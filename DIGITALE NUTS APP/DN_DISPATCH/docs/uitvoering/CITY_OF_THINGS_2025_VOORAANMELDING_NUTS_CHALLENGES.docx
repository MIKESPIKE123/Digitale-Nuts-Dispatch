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F896" w14:textId="77777777" w:rsidR="003828B2" w:rsidRDefault="003828B2" w:rsidP="009B52B1">
      <w:pPr>
        <w:shd w:val="clear" w:color="auto" w:fill="00B050"/>
        <w:spacing w:after="0" w:line="240" w:lineRule="auto"/>
        <w:jc w:val="center"/>
        <w:textAlignment w:val="baseline"/>
        <w:rPr>
          <w:ins w:id="0" w:author="Michel Gerits" w:date="2025-10-27T11:25:00Z" w16du:dateUtc="2025-10-27T10:25:00Z"/>
          <w:rFonts w:ascii="Calibri" w:eastAsia="Times New Roman" w:hAnsi="Calibri" w:cs="Calibri"/>
          <w:color w:val="FFFFFF"/>
          <w:lang w:eastAsia="nl-BE"/>
        </w:rPr>
      </w:pPr>
    </w:p>
    <w:p w14:paraId="780A26A8" w14:textId="3EAA3B73" w:rsidR="009B52B1" w:rsidRPr="003828B2" w:rsidRDefault="003828B2" w:rsidP="009B52B1">
      <w:pPr>
        <w:shd w:val="clear" w:color="auto" w:fill="00B050"/>
        <w:spacing w:after="0" w:line="240" w:lineRule="auto"/>
        <w:jc w:val="center"/>
        <w:textAlignment w:val="baseline"/>
        <w:rPr>
          <w:rFonts w:ascii="Segoe UI" w:eastAsia="Times New Roman" w:hAnsi="Segoe UI" w:cs="Segoe UI"/>
          <w:sz w:val="48"/>
          <w:szCs w:val="48"/>
          <w:lang w:eastAsia="nl-BE"/>
          <w:rPrChange w:id="1" w:author="Michel Gerits" w:date="2025-10-27T11:25:00Z" w16du:dateUtc="2025-10-27T10:25:00Z">
            <w:rPr>
              <w:rFonts w:ascii="Segoe UI" w:eastAsia="Times New Roman" w:hAnsi="Segoe UI" w:cs="Segoe UI"/>
              <w:sz w:val="18"/>
              <w:szCs w:val="18"/>
              <w:lang w:eastAsia="nl-BE"/>
            </w:rPr>
          </w:rPrChange>
        </w:rPr>
      </w:pPr>
      <w:ins w:id="2" w:author="Michel Gerits" w:date="2025-10-27T11:25:00Z" w16du:dateUtc="2025-10-27T10:25:00Z">
        <w:r w:rsidRPr="003828B2">
          <w:rPr>
            <w:rFonts w:ascii="Calibri" w:eastAsia="Times New Roman" w:hAnsi="Calibri" w:cs="Calibri"/>
            <w:color w:val="FFFFFF"/>
            <w:sz w:val="56"/>
            <w:szCs w:val="56"/>
            <w:lang w:eastAsia="nl-BE"/>
            <w:rPrChange w:id="3" w:author="Michel Gerits" w:date="2025-10-27T11:25:00Z" w16du:dateUtc="2025-10-27T10:25:00Z">
              <w:rPr>
                <w:rFonts w:ascii="Calibri" w:eastAsia="Times New Roman" w:hAnsi="Calibri" w:cs="Calibri"/>
                <w:color w:val="FFFFFF"/>
                <w:lang w:eastAsia="nl-BE"/>
              </w:rPr>
            </w:rPrChange>
          </w:rPr>
          <w:t xml:space="preserve">DIGITALE NUTS </w:t>
        </w:r>
        <w:r w:rsidR="00BD097E">
          <w:rPr>
            <w:rFonts w:ascii="Calibri" w:eastAsia="Times New Roman" w:hAnsi="Calibri" w:cs="Calibri"/>
            <w:color w:val="FFFFFF"/>
            <w:sz w:val="56"/>
            <w:szCs w:val="56"/>
            <w:lang w:eastAsia="nl-BE"/>
          </w:rPr>
          <w:t xml:space="preserve">- </w:t>
        </w:r>
        <w:r w:rsidRPr="003828B2">
          <w:rPr>
            <w:rFonts w:ascii="Calibri" w:eastAsia="Times New Roman" w:hAnsi="Calibri" w:cs="Calibri"/>
            <w:color w:val="FFFFFF"/>
            <w:sz w:val="56"/>
            <w:szCs w:val="56"/>
            <w:lang w:eastAsia="nl-BE"/>
            <w:rPrChange w:id="4" w:author="Michel Gerits" w:date="2025-10-27T11:25:00Z" w16du:dateUtc="2025-10-27T10:25:00Z">
              <w:rPr>
                <w:rFonts w:ascii="Calibri" w:eastAsia="Times New Roman" w:hAnsi="Calibri" w:cs="Calibri"/>
                <w:color w:val="FFFFFF"/>
                <w:lang w:eastAsia="nl-BE"/>
              </w:rPr>
            </w:rPrChange>
          </w:rPr>
          <w:t>LONG</w:t>
        </w:r>
      </w:ins>
      <w:r w:rsidR="009B52B1" w:rsidRPr="003828B2">
        <w:rPr>
          <w:rFonts w:ascii="Calibri" w:eastAsia="Times New Roman" w:hAnsi="Calibri" w:cs="Calibri"/>
          <w:color w:val="FFFFFF"/>
          <w:sz w:val="56"/>
          <w:szCs w:val="56"/>
          <w:lang w:eastAsia="nl-BE"/>
          <w:rPrChange w:id="5" w:author="Michel Gerits" w:date="2025-10-27T11:25:00Z" w16du:dateUtc="2025-10-27T10:25:00Z">
            <w:rPr>
              <w:rFonts w:ascii="Calibri" w:eastAsia="Times New Roman" w:hAnsi="Calibri" w:cs="Calibri"/>
              <w:color w:val="FFFFFF"/>
              <w:lang w:eastAsia="nl-BE"/>
            </w:rPr>
          </w:rPrChange>
        </w:rPr>
        <w:t> </w:t>
      </w:r>
      <w:ins w:id="6" w:author="Michel Gerits" w:date="2025-10-27T11:25:00Z" w16du:dateUtc="2025-10-27T10:25:00Z">
        <w:r w:rsidR="00BD097E">
          <w:rPr>
            <w:rFonts w:ascii="Calibri" w:eastAsia="Times New Roman" w:hAnsi="Calibri" w:cs="Calibri"/>
            <w:color w:val="FFFFFF"/>
            <w:sz w:val="56"/>
            <w:szCs w:val="56"/>
            <w:lang w:eastAsia="nl-BE"/>
          </w:rPr>
          <w:t xml:space="preserve">VERSION </w:t>
        </w:r>
      </w:ins>
    </w:p>
    <w:p w14:paraId="3879F6D0" w14:textId="141444A1" w:rsidR="009B52B1" w:rsidRPr="009B52B1" w:rsidRDefault="00964DD2" w:rsidP="00263CD3">
      <w:pPr>
        <w:pStyle w:val="grotetitel"/>
        <w:rPr>
          <w:lang w:val="nl-BE"/>
        </w:rPr>
      </w:pPr>
      <w:ins w:id="7" w:author="Michel Gerits" w:date="2025-10-27T11:24:00Z" w16du:dateUtc="2025-10-27T10:24:00Z">
        <w:r>
          <w:rPr>
            <w:lang w:val="nl-BE"/>
          </w:rPr>
          <w:t xml:space="preserve">DEEL 1  </w:t>
        </w:r>
        <w:r w:rsidR="003828B2">
          <w:rPr>
            <w:lang w:val="nl-BE"/>
          </w:rPr>
          <w:t>VOO</w:t>
        </w:r>
      </w:ins>
      <w:ins w:id="8" w:author="Michel Gerits" w:date="2025-10-27T11:25:00Z" w16du:dateUtc="2025-10-27T10:25:00Z">
        <w:r w:rsidR="003828B2">
          <w:rPr>
            <w:lang w:val="nl-BE"/>
          </w:rPr>
          <w:t>R</w:t>
        </w:r>
      </w:ins>
      <w:r w:rsidR="009B52B1" w:rsidRPr="009B52B1">
        <w:rPr>
          <w:lang w:val="nl-BE"/>
        </w:rPr>
        <w:t>Aanmelding shortlist projecten</w:t>
      </w:r>
      <w:r w:rsidR="00263CD3">
        <w:rPr>
          <w:lang w:val="nl-BE"/>
        </w:rPr>
        <w:t xml:space="preserve"> (DEF)</w:t>
      </w:r>
      <w:r w:rsidR="009B52B1" w:rsidRPr="009B52B1">
        <w:rPr>
          <w:lang w:val="nl-BE"/>
        </w:rPr>
        <w:t> </w:t>
      </w:r>
    </w:p>
    <w:p w14:paraId="39FE661A" w14:textId="77777777" w:rsidR="009B52B1" w:rsidRPr="009B52B1" w:rsidRDefault="009B52B1" w:rsidP="009B52B1">
      <w:pPr>
        <w:shd w:val="clear" w:color="auto" w:fill="00B050"/>
        <w:spacing w:after="0" w:line="240" w:lineRule="auto"/>
        <w:jc w:val="center"/>
        <w:textAlignment w:val="baseline"/>
        <w:rPr>
          <w:rFonts w:ascii="Segoe UI" w:eastAsia="Times New Roman" w:hAnsi="Segoe UI" w:cs="Segoe UI"/>
          <w:sz w:val="18"/>
          <w:szCs w:val="18"/>
          <w:lang w:eastAsia="nl-BE"/>
        </w:rPr>
      </w:pPr>
      <w:r w:rsidRPr="009B52B1">
        <w:rPr>
          <w:rFonts w:ascii="Calibri" w:eastAsia="Times New Roman" w:hAnsi="Calibri" w:cs="Calibri"/>
          <w:b/>
          <w:bCs/>
          <w:color w:val="FFFFFF"/>
          <w:lang w:val="en-GB" w:eastAsia="nl-BE"/>
        </w:rPr>
        <w:t>Oproep City of Things 2025</w:t>
      </w:r>
      <w:r w:rsidRPr="009B52B1">
        <w:rPr>
          <w:rFonts w:ascii="Calibri" w:eastAsia="Times New Roman" w:hAnsi="Calibri" w:cs="Calibri"/>
          <w:color w:val="FFFFFF"/>
          <w:lang w:eastAsia="nl-BE"/>
        </w:rPr>
        <w:t> </w:t>
      </w:r>
    </w:p>
    <w:p w14:paraId="6F9FB36E" w14:textId="77777777" w:rsidR="009B52B1" w:rsidRPr="009B52B1" w:rsidRDefault="009B52B1" w:rsidP="009B52B1">
      <w:pPr>
        <w:shd w:val="clear" w:color="auto" w:fill="00B050"/>
        <w:spacing w:after="0" w:line="240" w:lineRule="auto"/>
        <w:jc w:val="center"/>
        <w:textAlignment w:val="baseline"/>
        <w:rPr>
          <w:rFonts w:ascii="Segoe UI" w:eastAsia="Times New Roman" w:hAnsi="Segoe UI" w:cs="Segoe UI"/>
          <w:sz w:val="18"/>
          <w:szCs w:val="18"/>
          <w:lang w:eastAsia="nl-BE"/>
        </w:rPr>
      </w:pPr>
      <w:r w:rsidRPr="009B52B1">
        <w:rPr>
          <w:rFonts w:ascii="Calibri" w:eastAsia="Times New Roman" w:hAnsi="Calibri" w:cs="Calibri"/>
          <w:color w:val="FFFFFF"/>
          <w:lang w:eastAsia="nl-BE"/>
        </w:rPr>
        <w:t>Implementatie van data-gebaseerde innovatieve oplossingen  </w:t>
      </w:r>
    </w:p>
    <w:p w14:paraId="5CB387CF" w14:textId="77777777" w:rsidR="009B52B1" w:rsidRPr="009B52B1" w:rsidRDefault="009B52B1" w:rsidP="009B52B1">
      <w:pPr>
        <w:shd w:val="clear" w:color="auto" w:fill="00B050"/>
        <w:spacing w:after="0" w:line="240" w:lineRule="auto"/>
        <w:jc w:val="center"/>
        <w:textAlignment w:val="baseline"/>
        <w:rPr>
          <w:rFonts w:ascii="Segoe UI" w:eastAsia="Times New Roman" w:hAnsi="Segoe UI" w:cs="Segoe UI"/>
          <w:sz w:val="18"/>
          <w:szCs w:val="18"/>
          <w:lang w:eastAsia="nl-BE"/>
        </w:rPr>
      </w:pPr>
      <w:r w:rsidRPr="009B52B1">
        <w:rPr>
          <w:rFonts w:ascii="Calibri" w:eastAsia="Times New Roman" w:hAnsi="Calibri" w:cs="Calibri"/>
          <w:color w:val="FFFFFF"/>
          <w:lang w:eastAsia="nl-BE"/>
        </w:rPr>
        <w:t>voor gedeelde maatschappelijke uitdagingen </w:t>
      </w:r>
    </w:p>
    <w:p w14:paraId="6E6DEBFC" w14:textId="77777777" w:rsidR="009B52B1" w:rsidRPr="009B52B1" w:rsidRDefault="009B52B1" w:rsidP="009B52B1">
      <w:pPr>
        <w:shd w:val="clear" w:color="auto" w:fill="00B050"/>
        <w:spacing w:after="0" w:line="240" w:lineRule="auto"/>
        <w:jc w:val="center"/>
        <w:textAlignment w:val="baseline"/>
        <w:rPr>
          <w:rFonts w:ascii="Segoe UI" w:eastAsia="Times New Roman" w:hAnsi="Segoe UI" w:cs="Segoe UI"/>
          <w:sz w:val="18"/>
          <w:szCs w:val="18"/>
          <w:lang w:eastAsia="nl-BE"/>
        </w:rPr>
      </w:pPr>
      <w:r w:rsidRPr="009B52B1">
        <w:rPr>
          <w:rFonts w:ascii="Calibri" w:eastAsia="Times New Roman" w:hAnsi="Calibri" w:cs="Calibri"/>
          <w:color w:val="FFFFFF"/>
          <w:lang w:eastAsia="nl-BE"/>
        </w:rPr>
        <w:t> </w:t>
      </w:r>
    </w:p>
    <w:p w14:paraId="0A030FF2" w14:textId="77777777" w:rsidR="009B52B1" w:rsidRPr="009B52B1" w:rsidRDefault="009B52B1" w:rsidP="009B52B1">
      <w:pPr>
        <w:numPr>
          <w:ilvl w:val="0"/>
          <w:numId w:val="15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Contactgegevens: </w:t>
      </w:r>
      <w:r w:rsidRPr="009B52B1">
        <w:rPr>
          <w:rFonts w:ascii="Calibri" w:eastAsia="Times New Roman" w:hAnsi="Calibri" w:cs="Calibri"/>
          <w:color w:val="3A4891"/>
          <w:lang w:eastAsia="nl-BE"/>
        </w:rPr>
        <w:t> </w:t>
      </w:r>
    </w:p>
    <w:p w14:paraId="328771E2"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Stad Antwerpen  Stadsontwikkeling/Publieke ruimte </w:t>
      </w:r>
    </w:p>
    <w:p w14:paraId="1128C312"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Michel Gerits </w:t>
      </w:r>
      <w:hyperlink r:id="rId11" w:tgtFrame="_blank" w:history="1">
        <w:r w:rsidRPr="009B52B1">
          <w:rPr>
            <w:rFonts w:ascii="Calibri" w:eastAsia="Times New Roman" w:hAnsi="Calibri" w:cs="Calibri"/>
            <w:color w:val="0000FF"/>
            <w:u w:val="single"/>
            <w:lang w:eastAsia="nl-BE"/>
          </w:rPr>
          <w:t>michel.gerits@antwerpen.be</w:t>
        </w:r>
      </w:hyperlink>
      <w:r w:rsidRPr="009B52B1">
        <w:rPr>
          <w:rFonts w:ascii="Calibri" w:eastAsia="Times New Roman" w:hAnsi="Calibri" w:cs="Calibri"/>
          <w:lang w:eastAsia="nl-BE"/>
        </w:rPr>
        <w:t xml:space="preserve"> 0475 37 16 99 </w:t>
      </w:r>
    </w:p>
    <w:p w14:paraId="63D0467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Grote Markt 1 – 2000 Antwerpen </w:t>
      </w:r>
    </w:p>
    <w:p w14:paraId="482BC3D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5204873D"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Stad Antwerpen  CDO </w:t>
      </w:r>
    </w:p>
    <w:p w14:paraId="12C5063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Annik Schouteden </w:t>
      </w:r>
      <w:hyperlink r:id="rId12" w:tgtFrame="_blank" w:history="1">
        <w:r w:rsidRPr="009B52B1">
          <w:rPr>
            <w:rFonts w:ascii="Calibri" w:eastAsia="Times New Roman" w:hAnsi="Calibri" w:cs="Calibri"/>
            <w:color w:val="0000FF"/>
            <w:u w:val="single"/>
            <w:lang w:eastAsia="nl-BE"/>
          </w:rPr>
          <w:t>annik.schouteden@antwerpen.be</w:t>
        </w:r>
      </w:hyperlink>
      <w:r w:rsidRPr="009B52B1">
        <w:rPr>
          <w:rFonts w:ascii="Calibri" w:eastAsia="Times New Roman" w:hAnsi="Calibri" w:cs="Calibri"/>
          <w:lang w:eastAsia="nl-BE"/>
        </w:rPr>
        <w:t xml:space="preserve"> 0485 49 73 19 </w:t>
      </w:r>
    </w:p>
    <w:p w14:paraId="2B8CBB7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Grote Markt 1 – 2000 Antwerpen </w:t>
      </w:r>
    </w:p>
    <w:p w14:paraId="51004FE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1406D11A" w14:textId="77777777" w:rsidR="009B52B1" w:rsidRPr="009B52B1" w:rsidRDefault="009B52B1" w:rsidP="009B52B1">
      <w:pPr>
        <w:numPr>
          <w:ilvl w:val="0"/>
          <w:numId w:val="16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Kruis aan op welke van volgende domeinen je projectidee inspeelt: </w:t>
      </w:r>
      <w:r w:rsidRPr="009B52B1">
        <w:rPr>
          <w:rFonts w:ascii="Calibri" w:eastAsia="Times New Roman" w:hAnsi="Calibri" w:cs="Calibri"/>
          <w:color w:val="3A4891"/>
          <w:lang w:eastAsia="nl-BE"/>
        </w:rPr>
        <w:t> </w:t>
      </w:r>
    </w:p>
    <w:p w14:paraId="6490870B" w14:textId="76316C18"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en-GB" w:eastAsia="nl-BE"/>
        </w:rPr>
        <w:t>​​</w:t>
      </w:r>
      <w:r w:rsidR="00263CD3">
        <w:rPr>
          <w:rFonts w:ascii="Calibri" w:eastAsia="Times New Roman" w:hAnsi="Calibri" w:cs="Calibri"/>
          <w:lang w:val="en-GB" w:eastAsia="nl-BE"/>
        </w:rPr>
        <w:tab/>
      </w:r>
      <w:r w:rsidRPr="009B52B1">
        <w:rPr>
          <w:rFonts w:ascii="Segoe UI Symbol" w:eastAsia="Times New Roman" w:hAnsi="Segoe UI Symbol" w:cs="Segoe UI"/>
          <w:lang w:val="en-GB" w:eastAsia="nl-BE"/>
        </w:rPr>
        <w:t>☐</w:t>
      </w:r>
      <w:r w:rsidRPr="009B52B1">
        <w:rPr>
          <w:rFonts w:ascii="Calibri" w:eastAsia="Times New Roman" w:hAnsi="Calibri" w:cs="Calibri"/>
          <w:lang w:val="en-GB" w:eastAsia="nl-BE"/>
        </w:rPr>
        <w:t>​        Smart Economy (incl. smart ports)</w:t>
      </w:r>
      <w:r w:rsidRPr="009B52B1">
        <w:rPr>
          <w:rFonts w:ascii="Calibri" w:eastAsia="Times New Roman" w:hAnsi="Calibri" w:cs="Calibri"/>
          <w:lang w:eastAsia="nl-BE"/>
        </w:rPr>
        <w:t> </w:t>
      </w:r>
    </w:p>
    <w:p w14:paraId="17999E78" w14:textId="77777777" w:rsidR="009B52B1" w:rsidRPr="009B52B1" w:rsidRDefault="009B52B1" w:rsidP="009B52B1">
      <w:pPr>
        <w:spacing w:after="0" w:line="240" w:lineRule="auto"/>
        <w:ind w:firstLine="705"/>
        <w:textAlignment w:val="baseline"/>
        <w:rPr>
          <w:rFonts w:ascii="Segoe UI" w:eastAsia="Times New Roman" w:hAnsi="Segoe UI" w:cs="Segoe UI"/>
          <w:sz w:val="18"/>
          <w:szCs w:val="18"/>
          <w:lang w:eastAsia="nl-BE"/>
        </w:rPr>
      </w:pPr>
      <w:r w:rsidRPr="009B52B1">
        <w:rPr>
          <w:rFonts w:ascii="Calibri" w:eastAsia="Times New Roman" w:hAnsi="Calibri" w:cs="Calibri"/>
          <w:lang w:val="en-GB" w:eastAsia="nl-BE"/>
        </w:rPr>
        <w:t>​​</w:t>
      </w:r>
      <w:r w:rsidRPr="009B52B1">
        <w:rPr>
          <w:rFonts w:ascii="MS Gothic" w:eastAsia="MS Gothic" w:hAnsi="MS Gothic" w:cs="Segoe UI" w:hint="eastAsia"/>
          <w:lang w:val="en-GB" w:eastAsia="nl-BE"/>
        </w:rPr>
        <w:t>☒</w:t>
      </w:r>
      <w:r w:rsidRPr="009B52B1">
        <w:rPr>
          <w:rFonts w:ascii="Calibri" w:eastAsia="Times New Roman" w:hAnsi="Calibri" w:cs="Calibri"/>
          <w:lang w:val="en-GB" w:eastAsia="nl-BE"/>
        </w:rPr>
        <w:t>​Smart Government</w:t>
      </w:r>
      <w:r w:rsidRPr="009B52B1">
        <w:rPr>
          <w:rFonts w:ascii="Calibri" w:eastAsia="Times New Roman" w:hAnsi="Calibri" w:cs="Calibri"/>
          <w:color w:val="D13438"/>
          <w:lang w:eastAsia="nl-BE"/>
        </w:rPr>
        <w:t> </w:t>
      </w:r>
    </w:p>
    <w:p w14:paraId="7B612387" w14:textId="77777777" w:rsidR="009B52B1" w:rsidRPr="009B52B1" w:rsidRDefault="009B52B1" w:rsidP="009B52B1">
      <w:pPr>
        <w:spacing w:after="0" w:line="240" w:lineRule="auto"/>
        <w:ind w:firstLine="705"/>
        <w:textAlignment w:val="baseline"/>
        <w:rPr>
          <w:rFonts w:ascii="Segoe UI" w:eastAsia="Times New Roman" w:hAnsi="Segoe UI" w:cs="Segoe UI"/>
          <w:sz w:val="18"/>
          <w:szCs w:val="18"/>
          <w:lang w:eastAsia="nl-BE"/>
        </w:rPr>
      </w:pPr>
      <w:r w:rsidRPr="009B52B1">
        <w:rPr>
          <w:rFonts w:ascii="Calibri" w:eastAsia="Times New Roman" w:hAnsi="Calibri" w:cs="Calibri"/>
          <w:lang w:val="en-GB" w:eastAsia="nl-BE"/>
        </w:rPr>
        <w:t>​​</w:t>
      </w:r>
      <w:r w:rsidRPr="009B52B1">
        <w:rPr>
          <w:rFonts w:ascii="Segoe UI Symbol" w:eastAsia="Times New Roman" w:hAnsi="Segoe UI Symbol" w:cs="Segoe UI"/>
          <w:lang w:val="en-GB" w:eastAsia="nl-BE"/>
        </w:rPr>
        <w:t>☐</w:t>
      </w:r>
      <w:r w:rsidRPr="009B52B1">
        <w:rPr>
          <w:rFonts w:ascii="Calibri" w:eastAsia="Times New Roman" w:hAnsi="Calibri" w:cs="Calibri"/>
          <w:lang w:val="en-GB" w:eastAsia="nl-BE"/>
        </w:rPr>
        <w:t>​Smart People</w:t>
      </w:r>
      <w:r w:rsidRPr="009B52B1">
        <w:rPr>
          <w:rFonts w:ascii="Calibri" w:eastAsia="Times New Roman" w:hAnsi="Calibri" w:cs="Calibri"/>
          <w:color w:val="D13438"/>
          <w:lang w:eastAsia="nl-BE"/>
        </w:rPr>
        <w:t> </w:t>
      </w:r>
    </w:p>
    <w:p w14:paraId="589CEC40" w14:textId="77777777" w:rsidR="009B52B1" w:rsidRPr="009B52B1" w:rsidRDefault="009B52B1" w:rsidP="009B52B1">
      <w:pPr>
        <w:spacing w:after="0" w:line="240" w:lineRule="auto"/>
        <w:ind w:firstLine="705"/>
        <w:textAlignment w:val="baseline"/>
        <w:rPr>
          <w:rFonts w:ascii="Segoe UI" w:eastAsia="Times New Roman" w:hAnsi="Segoe UI" w:cs="Segoe UI"/>
          <w:sz w:val="18"/>
          <w:szCs w:val="18"/>
          <w:lang w:eastAsia="nl-BE"/>
        </w:rPr>
      </w:pPr>
      <w:r w:rsidRPr="009B52B1">
        <w:rPr>
          <w:rFonts w:ascii="Calibri" w:eastAsia="Times New Roman" w:hAnsi="Calibri" w:cs="Calibri"/>
          <w:lang w:val="en-GB" w:eastAsia="nl-BE"/>
        </w:rPr>
        <w:t>​​</w:t>
      </w:r>
      <w:r w:rsidRPr="009B52B1">
        <w:rPr>
          <w:rFonts w:ascii="Segoe UI Symbol" w:eastAsia="Times New Roman" w:hAnsi="Segoe UI Symbol" w:cs="Segoe UI"/>
          <w:lang w:val="en-GB" w:eastAsia="nl-BE"/>
        </w:rPr>
        <w:t>☐</w:t>
      </w:r>
      <w:r w:rsidRPr="009B52B1">
        <w:rPr>
          <w:rFonts w:ascii="Calibri" w:eastAsia="Times New Roman" w:hAnsi="Calibri" w:cs="Calibri"/>
          <w:lang w:val="en-GB" w:eastAsia="nl-BE"/>
        </w:rPr>
        <w:t>​Smart Living</w:t>
      </w:r>
      <w:r w:rsidRPr="009B52B1">
        <w:rPr>
          <w:rFonts w:ascii="Calibri" w:eastAsia="Times New Roman" w:hAnsi="Calibri" w:cs="Calibri"/>
          <w:color w:val="D13438"/>
          <w:lang w:eastAsia="nl-BE"/>
        </w:rPr>
        <w:t> </w:t>
      </w:r>
    </w:p>
    <w:p w14:paraId="172036FB" w14:textId="77777777" w:rsidR="009B52B1" w:rsidRPr="009B52B1" w:rsidRDefault="009B52B1" w:rsidP="009B52B1">
      <w:pPr>
        <w:spacing w:after="0" w:line="240" w:lineRule="auto"/>
        <w:ind w:firstLine="705"/>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w:t>
      </w:r>
      <w:r w:rsidRPr="009B52B1">
        <w:rPr>
          <w:rFonts w:ascii="Segoe UI Symbol" w:eastAsia="Times New Roman" w:hAnsi="Segoe UI Symbol" w:cs="Segoe UI"/>
          <w:lang w:eastAsia="nl-BE"/>
        </w:rPr>
        <w:t>☐</w:t>
      </w:r>
      <w:r w:rsidRPr="009B52B1">
        <w:rPr>
          <w:rFonts w:ascii="Calibri" w:eastAsia="Times New Roman" w:hAnsi="Calibri" w:cs="Calibri"/>
          <w:lang w:eastAsia="nl-BE"/>
        </w:rPr>
        <w:t>​Smart Mobility </w:t>
      </w:r>
    </w:p>
    <w:p w14:paraId="49EA0BF5" w14:textId="77777777" w:rsidR="009B52B1" w:rsidRPr="009B52B1" w:rsidRDefault="009B52B1" w:rsidP="009B52B1">
      <w:pPr>
        <w:spacing w:after="0" w:line="240" w:lineRule="auto"/>
        <w:ind w:firstLine="705"/>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w:t>
      </w:r>
      <w:r w:rsidRPr="009B52B1">
        <w:rPr>
          <w:rFonts w:ascii="Segoe UI Symbol" w:eastAsia="Times New Roman" w:hAnsi="Segoe UI Symbol" w:cs="Segoe UI"/>
          <w:lang w:eastAsia="nl-BE"/>
        </w:rPr>
        <w:t>☒</w:t>
      </w:r>
      <w:r w:rsidRPr="009B52B1">
        <w:rPr>
          <w:rFonts w:ascii="Calibri" w:eastAsia="Times New Roman" w:hAnsi="Calibri" w:cs="Calibri"/>
          <w:lang w:eastAsia="nl-BE"/>
        </w:rPr>
        <w:t>​Smart Environment </w:t>
      </w:r>
    </w:p>
    <w:p w14:paraId="32D98880"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5E566FD0" w14:textId="77777777" w:rsidR="009B52B1" w:rsidRPr="009B52B1" w:rsidRDefault="009B52B1" w:rsidP="009B52B1">
      <w:pPr>
        <w:numPr>
          <w:ilvl w:val="0"/>
          <w:numId w:val="16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 Welke maatschappelijke uitdaging zou je willen aanpakken? </w:t>
      </w:r>
      <w:r w:rsidRPr="009B52B1">
        <w:rPr>
          <w:rFonts w:ascii="Calibri" w:eastAsia="Times New Roman" w:hAnsi="Calibri" w:cs="Calibri"/>
          <w:color w:val="3A4891"/>
          <w:lang w:eastAsia="nl-BE"/>
        </w:rPr>
        <w:t> </w:t>
      </w:r>
    </w:p>
    <w:p w14:paraId="350C6C2F"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In heel Vlaanderen staan steden, gemeenten en nutsbedrijven voor dezelfde structurele uitdaging: het ontbreken van uniforme, actuele en controleerbare data over </w:t>
      </w:r>
      <w:r w:rsidRPr="009B52B1">
        <w:rPr>
          <w:rFonts w:ascii="Calibri" w:eastAsia="Times New Roman" w:hAnsi="Calibri" w:cs="Calibri"/>
          <w:b/>
          <w:bCs/>
          <w:lang w:eastAsia="nl-BE"/>
        </w:rPr>
        <w:t>nutswerken</w:t>
      </w:r>
      <w:r w:rsidRPr="009B52B1">
        <w:rPr>
          <w:rFonts w:ascii="Calibri" w:eastAsia="Times New Roman" w:hAnsi="Calibri" w:cs="Calibri"/>
          <w:lang w:eastAsia="nl-BE"/>
        </w:rPr>
        <w:t xml:space="preserve"> in de publieke ruimte. Dat tekort aan betrouwbare informatie leidt tot:  </w:t>
      </w:r>
    </w:p>
    <w:p w14:paraId="389F16F3" w14:textId="77777777" w:rsidR="009B52B1" w:rsidRPr="009B52B1" w:rsidRDefault="009B52B1" w:rsidP="009B52B1">
      <w:pPr>
        <w:numPr>
          <w:ilvl w:val="0"/>
          <w:numId w:val="16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kwaliteitsproblemen</w:t>
      </w:r>
      <w:r w:rsidRPr="009B52B1">
        <w:rPr>
          <w:rFonts w:ascii="Calibri" w:eastAsia="Times New Roman" w:hAnsi="Calibri" w:cs="Calibri"/>
          <w:lang w:eastAsia="nl-BE"/>
        </w:rPr>
        <w:t xml:space="preserve"> bij het herstel van straten; </w:t>
      </w:r>
    </w:p>
    <w:p w14:paraId="4A4033E1" w14:textId="77777777" w:rsidR="009B52B1" w:rsidRPr="009B52B1" w:rsidRDefault="009B52B1" w:rsidP="009B52B1">
      <w:pPr>
        <w:numPr>
          <w:ilvl w:val="0"/>
          <w:numId w:val="16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langere hinderperiodes voor bewoners en ondernemers; </w:t>
      </w:r>
    </w:p>
    <w:p w14:paraId="1C132325" w14:textId="77777777" w:rsidR="009B52B1" w:rsidRPr="009B52B1" w:rsidRDefault="009B52B1" w:rsidP="009B52B1">
      <w:pPr>
        <w:numPr>
          <w:ilvl w:val="0"/>
          <w:numId w:val="16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een inefficiënte inzet van toezichtcapaciteit; </w:t>
      </w:r>
    </w:p>
    <w:p w14:paraId="25380534" w14:textId="77777777" w:rsidR="009B52B1" w:rsidRPr="009B52B1" w:rsidRDefault="009B52B1" w:rsidP="009B52B1">
      <w:pPr>
        <w:numPr>
          <w:ilvl w:val="0"/>
          <w:numId w:val="16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slecht geïnformeerde beleidsmakers en stadsgebruikers; </w:t>
      </w:r>
    </w:p>
    <w:p w14:paraId="712C6FA8" w14:textId="77777777" w:rsidR="009B52B1" w:rsidRPr="009B52B1" w:rsidRDefault="009B52B1" w:rsidP="009B52B1">
      <w:pPr>
        <w:numPr>
          <w:ilvl w:val="0"/>
          <w:numId w:val="16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w:t>
      </w:r>
    </w:p>
    <w:p w14:paraId="50C4831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Het uitgebreide aantal actoren, het gebrek aan overzicht en de onduidelijke communicatie onderling, liggen aan de basis van deze uitdaging. Jaarlijks vinden er bijvoorbeeld in Antwerpen alleen al </w:t>
      </w:r>
      <w:r w:rsidRPr="009B52B1">
        <w:rPr>
          <w:rFonts w:ascii="Calibri" w:eastAsia="Times New Roman" w:hAnsi="Calibri" w:cs="Calibri"/>
          <w:b/>
          <w:bCs/>
          <w:lang w:eastAsia="nl-BE"/>
        </w:rPr>
        <w:t>meer dan 30.000 graafwerken</w:t>
      </w:r>
      <w:r w:rsidRPr="009B52B1">
        <w:rPr>
          <w:rFonts w:ascii="Calibri" w:eastAsia="Times New Roman" w:hAnsi="Calibri" w:cs="Calibri"/>
          <w:lang w:eastAsia="nl-BE"/>
        </w:rPr>
        <w:t xml:space="preserve"> plaats voor energie, telecom, water en andere nutsvoorzieningen. Deze werken veroorzaken niet alleen fysieke schade aan de infrastructuur, maar ook versnipperde communicatie, beperkte toezichtmogelijkheden en frustratie bij bewoners bezoekers en bedrijven.  </w:t>
      </w:r>
    </w:p>
    <w:p w14:paraId="1DE58AA2"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De maatschappelijke uitdaging is niet alleen lokaal, maar Vlaams breed. </w:t>
      </w:r>
      <w:r w:rsidRPr="009B52B1">
        <w:rPr>
          <w:rFonts w:ascii="Calibri" w:eastAsia="Times New Roman" w:hAnsi="Calibri" w:cs="Calibri"/>
          <w:b/>
          <w:bCs/>
          <w:lang w:eastAsia="nl-BE"/>
        </w:rPr>
        <w:t xml:space="preserve">Het Vlaams Regeerakkoord </w:t>
      </w:r>
      <w:r w:rsidRPr="009B52B1">
        <w:rPr>
          <w:rFonts w:ascii="Calibri" w:eastAsia="Times New Roman" w:hAnsi="Calibri" w:cs="Calibri"/>
          <w:lang w:eastAsia="nl-BE"/>
        </w:rPr>
        <w:t xml:space="preserve">legt de nadruk op </w:t>
      </w:r>
      <w:r w:rsidRPr="009B52B1">
        <w:rPr>
          <w:rFonts w:ascii="Calibri" w:eastAsia="Times New Roman" w:hAnsi="Calibri" w:cs="Calibri"/>
          <w:b/>
          <w:bCs/>
          <w:lang w:eastAsia="nl-BE"/>
        </w:rPr>
        <w:t>vereenvoudiging en digitalisering van graafwerken via GIPOD</w:t>
      </w:r>
      <w:r w:rsidRPr="009B52B1">
        <w:rPr>
          <w:rFonts w:ascii="Calibri" w:eastAsia="Times New Roman" w:hAnsi="Calibri" w:cs="Calibri"/>
          <w:lang w:eastAsia="nl-BE"/>
        </w:rPr>
        <w:t>, zodat nutswerken efficiënter gecoördineerd en opgevolgd worden. Vandaag blijft die data echter vaak onvolledig en versnipperd, waardoor kwaliteitsproblemen en hinder langer aanslepen.  </w:t>
      </w:r>
    </w:p>
    <w:p w14:paraId="0A041FB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Het </w:t>
      </w:r>
      <w:r w:rsidRPr="009B52B1">
        <w:rPr>
          <w:rFonts w:ascii="Calibri" w:eastAsia="Times New Roman" w:hAnsi="Calibri" w:cs="Calibri"/>
          <w:b/>
          <w:bCs/>
          <w:lang w:eastAsia="nl-BE"/>
        </w:rPr>
        <w:t>Vlaams Regeerakkoord</w:t>
      </w:r>
      <w:r w:rsidRPr="009B52B1">
        <w:rPr>
          <w:rFonts w:ascii="Calibri" w:eastAsia="Times New Roman" w:hAnsi="Calibri" w:cs="Calibri"/>
          <w:b/>
          <w:bCs/>
          <w:sz w:val="17"/>
          <w:szCs w:val="17"/>
          <w:vertAlign w:val="superscript"/>
          <w:lang w:eastAsia="nl-BE"/>
        </w:rPr>
        <w:t>1</w:t>
      </w:r>
      <w:r w:rsidRPr="009B52B1">
        <w:rPr>
          <w:rFonts w:ascii="Calibri" w:eastAsia="Times New Roman" w:hAnsi="Calibri" w:cs="Calibri"/>
          <w:lang w:eastAsia="nl-BE"/>
        </w:rPr>
        <w:t xml:space="preserve"> erkent dit probleem en schuift daarom </w:t>
      </w:r>
      <w:r w:rsidRPr="009B52B1">
        <w:rPr>
          <w:rFonts w:ascii="Calibri" w:eastAsia="Times New Roman" w:hAnsi="Calibri" w:cs="Calibri"/>
          <w:b/>
          <w:bCs/>
          <w:lang w:eastAsia="nl-BE"/>
        </w:rPr>
        <w:t>digitale transitie en artificiële intelligentie</w:t>
      </w:r>
      <w:r w:rsidRPr="009B52B1">
        <w:rPr>
          <w:rFonts w:ascii="Calibri" w:eastAsia="Times New Roman" w:hAnsi="Calibri" w:cs="Calibri"/>
          <w:lang w:eastAsia="nl-BE"/>
        </w:rPr>
        <w:t xml:space="preserve"> naar voren als speerpunten om productiviteit en maatschappelijke vooruitgang te </w:t>
      </w:r>
      <w:r w:rsidRPr="009B52B1">
        <w:rPr>
          <w:rFonts w:ascii="Calibri" w:eastAsia="Times New Roman" w:hAnsi="Calibri" w:cs="Calibri"/>
          <w:lang w:eastAsia="nl-BE"/>
        </w:rPr>
        <w:lastRenderedPageBreak/>
        <w:t>versterken. Zonder een uniforme, digitale opvolging van nutswerken blijven die ambities echter dode letter.   </w:t>
      </w:r>
    </w:p>
    <w:p w14:paraId="5B40EE5E"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Daarnaast benadrukt Vlaanderen dat oplossingen </w:t>
      </w:r>
      <w:r w:rsidRPr="009B52B1">
        <w:rPr>
          <w:rFonts w:ascii="Calibri" w:eastAsia="Times New Roman" w:hAnsi="Calibri" w:cs="Calibri"/>
          <w:b/>
          <w:bCs/>
          <w:lang w:eastAsia="nl-BE"/>
        </w:rPr>
        <w:t>schaalbaar en samenwerkingsgericht</w:t>
      </w:r>
      <w:r w:rsidRPr="009B52B1">
        <w:rPr>
          <w:rFonts w:ascii="Calibri" w:eastAsia="Times New Roman" w:hAnsi="Calibri" w:cs="Calibri"/>
          <w:lang w:eastAsia="nl-BE"/>
        </w:rPr>
        <w:t xml:space="preserve"> moeten zijn, zodat niet elk bestuur apart digitale tools ontwikkelt. Ook de rol van </w:t>
      </w:r>
      <w:r w:rsidRPr="009B52B1">
        <w:rPr>
          <w:rFonts w:ascii="Calibri" w:eastAsia="Times New Roman" w:hAnsi="Calibri" w:cs="Calibri"/>
          <w:b/>
          <w:bCs/>
          <w:lang w:eastAsia="nl-BE"/>
        </w:rPr>
        <w:t>Athumi</w:t>
      </w:r>
      <w:r w:rsidRPr="009B52B1">
        <w:rPr>
          <w:rFonts w:ascii="Calibri" w:eastAsia="Times New Roman" w:hAnsi="Calibri" w:cs="Calibri"/>
          <w:lang w:eastAsia="nl-BE"/>
        </w:rPr>
        <w:t xml:space="preserve"> als spil voor veilige en interoperabele datadeling toont aan dat er nood is aan een centrale partner om data-uitwisseling structureel en betrouwbaar te organiseren. </w:t>
      </w:r>
    </w:p>
    <w:p w14:paraId="65056BE8"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Kortom: er is een duidelijke beleidsmatige erkenning dat de huidige werking rond nutswerken tekortschiet. Het gebrek aan actuele, uniforme en gedeelde data maakt dat de kwaliteit van onze publieke ruimte, de efficiëntie van toezicht en het vertrouwen van burgers structureel onder druk staan. </w:t>
      </w:r>
    </w:p>
    <w:p w14:paraId="1C09825E"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Hoewel de principes van goed herstel juridisch zijn vastgelegd, blijft er in </w:t>
      </w:r>
      <w:r w:rsidRPr="009B52B1">
        <w:rPr>
          <w:rFonts w:ascii="Calibri" w:eastAsia="Times New Roman" w:hAnsi="Calibri" w:cs="Calibri"/>
          <w:b/>
          <w:bCs/>
          <w:lang w:eastAsia="nl-BE"/>
        </w:rPr>
        <w:t xml:space="preserve">de praktijk een grote kloof bestaan </w:t>
      </w:r>
      <w:r w:rsidRPr="009B52B1">
        <w:rPr>
          <w:rFonts w:ascii="Calibri" w:eastAsia="Times New Roman" w:hAnsi="Calibri" w:cs="Calibri"/>
          <w:lang w:eastAsia="nl-BE"/>
        </w:rPr>
        <w:t>tussen beleid en uitvoering. Onze toezichters merken ook op dat arbeiders op het terrein vaak niet vertrouwd zijn met de herstelrichtlijnen. Antwoorden als ‘een fundering in voetpaden, dat hoeft toch niet?’ of ‘zo doen wij dat nooit’ leiden tot verzakkingen, losliggende stenen en slordige legpatronen. </w:t>
      </w:r>
    </w:p>
    <w:p w14:paraId="33DB16E2"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Een belangrijke oorzaak van deze kloof is dat </w:t>
      </w:r>
      <w:r w:rsidRPr="009B52B1">
        <w:rPr>
          <w:rFonts w:ascii="Calibri" w:eastAsia="Times New Roman" w:hAnsi="Calibri" w:cs="Calibri"/>
          <w:b/>
          <w:bCs/>
          <w:lang w:eastAsia="nl-BE"/>
        </w:rPr>
        <w:t>de bestaande data-uitwisseling via GIPOD</w:t>
      </w:r>
      <w:r w:rsidRPr="009B52B1">
        <w:rPr>
          <w:rFonts w:ascii="Calibri" w:eastAsia="Times New Roman" w:hAnsi="Calibri" w:cs="Calibri"/>
          <w:sz w:val="17"/>
          <w:szCs w:val="17"/>
          <w:vertAlign w:val="superscript"/>
          <w:lang w:eastAsia="nl-BE"/>
        </w:rPr>
        <w:t>2</w:t>
      </w:r>
      <w:r w:rsidRPr="009B52B1">
        <w:rPr>
          <w:rFonts w:ascii="Calibri" w:eastAsia="Times New Roman" w:hAnsi="Calibri" w:cs="Calibri"/>
          <w:lang w:eastAsia="nl-BE"/>
        </w:rPr>
        <w:t xml:space="preserve"> </w:t>
      </w:r>
      <w:r w:rsidRPr="009B52B1">
        <w:rPr>
          <w:rFonts w:ascii="Calibri" w:eastAsia="Times New Roman" w:hAnsi="Calibri" w:cs="Calibri"/>
          <w:b/>
          <w:bCs/>
          <w:lang w:eastAsia="nl-BE"/>
        </w:rPr>
        <w:t>onvoldoende volledig en actueel</w:t>
      </w:r>
      <w:r w:rsidRPr="009B52B1">
        <w:rPr>
          <w:rFonts w:ascii="Calibri" w:eastAsia="Times New Roman" w:hAnsi="Calibri" w:cs="Calibri"/>
          <w:lang w:eastAsia="nl-BE"/>
        </w:rPr>
        <w:t xml:space="preserve"> is. Hierdoor wordt het moeilijk om proactieve, gerichte controles te plannen en afspraken met nutsmaatschappijen strikt op te volgen. Ook de nutsmaatschappijen staan voor dezelfde uitdaging in de opvolging van de werken en de aannemers. </w:t>
      </w:r>
    </w:p>
    <w:p w14:paraId="7709A18F" w14:textId="77777777"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 xml:space="preserve">De lokale overheden en nutsmaatschappijen delen heel wat van deze uitdagingen, ook de  </w:t>
      </w:r>
      <w:r w:rsidRPr="009B52B1">
        <w:rPr>
          <w:rFonts w:ascii="Calibri" w:eastAsia="Times New Roman" w:hAnsi="Calibri" w:cs="Calibri"/>
          <w:b/>
          <w:bCs/>
          <w:lang w:eastAsia="nl-BE"/>
        </w:rPr>
        <w:t>communicatie naar bewoners en ondernemers</w:t>
      </w:r>
      <w:r w:rsidRPr="009B52B1">
        <w:rPr>
          <w:rFonts w:ascii="Calibri" w:eastAsia="Times New Roman" w:hAnsi="Calibri" w:cs="Calibri"/>
          <w:lang w:eastAsia="nl-BE"/>
        </w:rPr>
        <w:t>.  </w:t>
      </w:r>
    </w:p>
    <w:p w14:paraId="3162B97B" w14:textId="77777777" w:rsidR="00216DA0" w:rsidRPr="009B52B1" w:rsidRDefault="00216DA0" w:rsidP="009B52B1">
      <w:pPr>
        <w:spacing w:after="0" w:line="240" w:lineRule="auto"/>
        <w:textAlignment w:val="baseline"/>
        <w:rPr>
          <w:rFonts w:ascii="Segoe UI" w:eastAsia="Times New Roman" w:hAnsi="Segoe UI" w:cs="Segoe UI"/>
          <w:sz w:val="18"/>
          <w:szCs w:val="18"/>
          <w:lang w:eastAsia="nl-BE"/>
        </w:rPr>
      </w:pPr>
    </w:p>
    <w:p w14:paraId="46219F13" w14:textId="77777777" w:rsidR="00216DA0"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Het gewenste antwoord op deze maatschappelijke uitdaging is helder voor het beleid en de betrokken actoren:</w:t>
      </w:r>
      <w:r w:rsidRPr="009B52B1">
        <w:rPr>
          <w:rFonts w:ascii="Calibri" w:eastAsia="Times New Roman" w:hAnsi="Calibri" w:cs="Calibri"/>
          <w:b/>
          <w:bCs/>
          <w:lang w:eastAsia="nl-BE"/>
        </w:rPr>
        <w:t xml:space="preserve"> het waarborgen van een kwalitatieve opvolging van nutswerken en hun impact op de publieke ruimte zodat hinder beperkt wordt en de leefbaarheid in de stad toeneemt. </w:t>
      </w:r>
      <w:r w:rsidRPr="009B52B1">
        <w:rPr>
          <w:rFonts w:ascii="Calibri" w:eastAsia="Times New Roman" w:hAnsi="Calibri" w:cs="Calibri"/>
          <w:lang w:eastAsia="nl-BE"/>
        </w:rPr>
        <w:t>Denk aan het vermijden van dagenlang afgesloten voetpaden zonder voortgang, gebrekkige communicatie naar bewoners  en ondernemers of herstellingen die snel opnieuw verzakken.</w:t>
      </w:r>
      <w:r w:rsidRPr="009B52B1">
        <w:rPr>
          <w:rFonts w:ascii="Calibri" w:eastAsia="Times New Roman" w:hAnsi="Calibri" w:cs="Calibri"/>
          <w:b/>
          <w:bCs/>
          <w:lang w:eastAsia="nl-BE"/>
        </w:rPr>
        <w:t xml:space="preserve"> </w:t>
      </w:r>
      <w:r w:rsidRPr="009B52B1">
        <w:rPr>
          <w:rFonts w:ascii="Calibri" w:eastAsia="Times New Roman" w:hAnsi="Calibri" w:cs="Calibri"/>
          <w:lang w:eastAsia="nl-BE"/>
        </w:rPr>
        <w:t>Dit vraagt om een combinatie van beter toezicht, efficiëntere communicatie naar stadsgebruikers en beleidsmakers, duidelijke werkafspraken en</w:t>
      </w:r>
      <w:r w:rsidRPr="009B52B1">
        <w:rPr>
          <w:rFonts w:ascii="Calibri" w:eastAsia="Times New Roman" w:hAnsi="Calibri" w:cs="Calibri"/>
          <w:b/>
          <w:bCs/>
          <w:lang w:eastAsia="nl-BE"/>
        </w:rPr>
        <w:t xml:space="preserve"> moderne digitale ondersteuning </w:t>
      </w:r>
      <w:r w:rsidRPr="009B52B1">
        <w:rPr>
          <w:rFonts w:ascii="Calibri" w:eastAsia="Times New Roman" w:hAnsi="Calibri" w:cs="Calibri"/>
          <w:lang w:eastAsia="nl-BE"/>
        </w:rPr>
        <w:t xml:space="preserve">voor alle betrokken partijen. Wat betreft de ondersteuning voor de terreinmedewerkers moet er specifiek voldoende aandacht gaan naar gebruiksvriendelijkheid en </w:t>
      </w:r>
      <w:r w:rsidRPr="009B52B1">
        <w:rPr>
          <w:rFonts w:ascii="Calibri" w:eastAsia="Times New Roman" w:hAnsi="Calibri" w:cs="Calibri"/>
          <w:b/>
          <w:bCs/>
          <w:lang w:eastAsia="nl-BE"/>
        </w:rPr>
        <w:t xml:space="preserve">digitaal inclusief ontwerp. </w:t>
      </w:r>
      <w:r w:rsidRPr="009B52B1">
        <w:rPr>
          <w:rFonts w:ascii="Calibri" w:eastAsia="Times New Roman" w:hAnsi="Calibri" w:cs="Calibri"/>
          <w:lang w:eastAsia="nl-BE"/>
        </w:rPr>
        <w:t> </w:t>
      </w:r>
    </w:p>
    <w:p w14:paraId="4787D366" w14:textId="337261E0"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br/>
        <w:t xml:space="preserve">Stad Antwerpen en de partners willen inzetten op </w:t>
      </w:r>
      <w:r w:rsidRPr="009B52B1">
        <w:rPr>
          <w:rFonts w:ascii="Calibri" w:eastAsia="Times New Roman" w:hAnsi="Calibri" w:cs="Calibri"/>
          <w:b/>
          <w:bCs/>
          <w:lang w:eastAsia="nl-BE"/>
        </w:rPr>
        <w:t>een schaalbare, slimme en gedragen aanpak die voor kwaliteitsvolle stuurcijfers zorgt, de administratieve druk verlaagt, de terreinwerking versterkt en de hinder voor burgers en bedrijven tot een minimum beperkt. </w:t>
      </w:r>
      <w:r w:rsidRPr="009B52B1">
        <w:rPr>
          <w:rFonts w:ascii="Calibri" w:eastAsia="Times New Roman" w:hAnsi="Calibri" w:cs="Calibri"/>
          <w:lang w:eastAsia="nl-BE"/>
        </w:rPr>
        <w:t> </w:t>
      </w:r>
    </w:p>
    <w:p w14:paraId="40C5D1FC"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Breder bekeken is de uitdaging om met dit project een </w:t>
      </w:r>
      <w:r w:rsidRPr="009B52B1">
        <w:rPr>
          <w:rFonts w:ascii="Calibri" w:eastAsia="Times New Roman" w:hAnsi="Calibri" w:cs="Calibri"/>
          <w:b/>
          <w:bCs/>
          <w:lang w:eastAsia="nl-BE"/>
        </w:rPr>
        <w:t>katalysator te vormen voor alle steden, gemeenten en nutsbedrijven om meer datagedreven en professioneel (samen) te werken</w:t>
      </w:r>
      <w:r w:rsidRPr="009B52B1">
        <w:rPr>
          <w:rFonts w:ascii="Calibri" w:eastAsia="Times New Roman" w:hAnsi="Calibri" w:cs="Calibri"/>
          <w:lang w:eastAsia="nl-BE"/>
        </w:rPr>
        <w:t>.    </w:t>
      </w:r>
    </w:p>
    <w:p w14:paraId="45ECC465" w14:textId="77777777" w:rsidR="00216DA0"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 xml:space="preserve">De investering in dit project, zal een </w:t>
      </w:r>
      <w:r w:rsidRPr="009B52B1">
        <w:rPr>
          <w:rFonts w:ascii="Calibri" w:eastAsia="Times New Roman" w:hAnsi="Calibri" w:cs="Calibri"/>
          <w:b/>
          <w:bCs/>
          <w:lang w:eastAsia="nl-BE"/>
        </w:rPr>
        <w:t>financieel terugverdieneffect hebben bij de steden en gemeenten én bij de nutsbedrijven en aannemers</w:t>
      </w:r>
      <w:r w:rsidRPr="009B52B1">
        <w:rPr>
          <w:rFonts w:ascii="Calibri" w:eastAsia="Times New Roman" w:hAnsi="Calibri" w:cs="Calibri"/>
          <w:lang w:eastAsia="nl-BE"/>
        </w:rPr>
        <w:t xml:space="preserve">.  Het financieel terugverdieneffect schuilt in drie concrete domeinen: (1) </w:t>
      </w:r>
      <w:r w:rsidRPr="009B52B1">
        <w:rPr>
          <w:rFonts w:ascii="Calibri" w:eastAsia="Times New Roman" w:hAnsi="Calibri" w:cs="Calibri"/>
          <w:b/>
          <w:bCs/>
          <w:lang w:eastAsia="nl-BE"/>
        </w:rPr>
        <w:t>lagere toezicht- en administratieve kosten</w:t>
      </w:r>
      <w:r w:rsidRPr="009B52B1">
        <w:rPr>
          <w:rFonts w:ascii="Calibri" w:eastAsia="Times New Roman" w:hAnsi="Calibri" w:cs="Calibri"/>
          <w:lang w:eastAsia="nl-BE"/>
        </w:rPr>
        <w:t xml:space="preserve"> doordat toezichters meer werken kunnen opvolgen binnen dezelfde capaciteit, (2) hogere en correctere inning van herstel- en retributiekosten door uniforme en gedocumenteerde vaststellingen, en (3) </w:t>
      </w:r>
      <w:r w:rsidRPr="009B52B1">
        <w:rPr>
          <w:rFonts w:ascii="Calibri" w:eastAsia="Times New Roman" w:hAnsi="Calibri" w:cs="Calibri"/>
          <w:b/>
          <w:bCs/>
          <w:lang w:eastAsia="nl-BE"/>
        </w:rPr>
        <w:t>vermeden herstel- en hinderkosten</w:t>
      </w:r>
      <w:r w:rsidRPr="009B52B1">
        <w:rPr>
          <w:rFonts w:ascii="Calibri" w:eastAsia="Times New Roman" w:hAnsi="Calibri" w:cs="Calibri"/>
          <w:lang w:eastAsia="nl-BE"/>
        </w:rPr>
        <w:t xml:space="preserve"> bij nutsbedrijven en aannemers dankzij voorspelbare planning en kwaliteitsbenchmarking. De piloot in Antwerpen met 1.900 digitale vaststellingen toonde reeds aan dat foutieve herstellingen sneller konden worden gedetecteerd en verhaald. Jaarlijks gaat het in Vlaanderen om honderdduizenden nutswerken: zelfs een efficiëntiewinst van 10% levert een besparing van miljoenen euro’s per jaar op, gespreid over steden, nutsbedrijven en aannemers.</w:t>
      </w:r>
    </w:p>
    <w:p w14:paraId="0E362196" w14:textId="77777777" w:rsidR="00216DA0" w:rsidRDefault="00216DA0" w:rsidP="009B52B1">
      <w:pPr>
        <w:spacing w:after="0" w:line="240" w:lineRule="auto"/>
        <w:textAlignment w:val="baseline"/>
        <w:rPr>
          <w:rFonts w:ascii="Calibri" w:eastAsia="Times New Roman" w:hAnsi="Calibri" w:cs="Calibri"/>
          <w:lang w:eastAsia="nl-BE"/>
        </w:rPr>
      </w:pPr>
    </w:p>
    <w:p w14:paraId="001599E6" w14:textId="273743F0"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 xml:space="preserve">Ook voor </w:t>
      </w:r>
      <w:r w:rsidRPr="009B52B1">
        <w:rPr>
          <w:rFonts w:ascii="Calibri" w:eastAsia="Times New Roman" w:hAnsi="Calibri" w:cs="Calibri"/>
          <w:b/>
          <w:bCs/>
          <w:lang w:eastAsia="nl-BE"/>
        </w:rPr>
        <w:t>VLAIO</w:t>
      </w:r>
      <w:r w:rsidRPr="009B52B1">
        <w:rPr>
          <w:rFonts w:ascii="Calibri" w:eastAsia="Times New Roman" w:hAnsi="Calibri" w:cs="Calibri"/>
          <w:lang w:eastAsia="nl-BE"/>
        </w:rPr>
        <w:t xml:space="preserve"> is er een financieel terugverdieneffect te verwachten. VLAIO voorziet immers middelen voor “de Hinderpremie en sluitingspremie bij hinder openbare werken”. We kunnen lagere </w:t>
      </w:r>
      <w:r w:rsidRPr="009B52B1">
        <w:rPr>
          <w:rFonts w:ascii="Calibri" w:eastAsia="Times New Roman" w:hAnsi="Calibri" w:cs="Calibri"/>
          <w:lang w:eastAsia="nl-BE"/>
        </w:rPr>
        <w:lastRenderedPageBreak/>
        <w:t>premies verwachten omdat de hinder beperkter in de tijd zal zijn dankzij de goede opvolging van de werken.  </w:t>
      </w:r>
    </w:p>
    <w:p w14:paraId="0C9AC389" w14:textId="77777777" w:rsidR="00983221" w:rsidRPr="009B52B1" w:rsidRDefault="00983221" w:rsidP="009B52B1">
      <w:pPr>
        <w:spacing w:after="0" w:line="240" w:lineRule="auto"/>
        <w:textAlignment w:val="baseline"/>
        <w:rPr>
          <w:rFonts w:ascii="Segoe UI" w:eastAsia="Times New Roman" w:hAnsi="Segoe UI" w:cs="Segoe UI"/>
          <w:sz w:val="18"/>
          <w:szCs w:val="18"/>
          <w:lang w:eastAsia="nl-BE"/>
        </w:rPr>
      </w:pPr>
    </w:p>
    <w:p w14:paraId="57BDCEDD" w14:textId="77777777" w:rsidR="009B52B1" w:rsidRPr="009B52B1" w:rsidRDefault="009B52B1" w:rsidP="009B52B1">
      <w:pPr>
        <w:numPr>
          <w:ilvl w:val="0"/>
          <w:numId w:val="16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Wat is er – voor zover je weet – al geprobeerd om een oplossing te vinden voor deze maatschappelijke uitdaging? </w:t>
      </w:r>
      <w:r w:rsidRPr="009B52B1">
        <w:rPr>
          <w:rFonts w:ascii="Calibri" w:eastAsia="Times New Roman" w:hAnsi="Calibri" w:cs="Calibri"/>
          <w:color w:val="3A4891"/>
          <w:lang w:eastAsia="nl-BE"/>
        </w:rPr>
        <w:t> </w:t>
      </w:r>
    </w:p>
    <w:p w14:paraId="27B5EAFA"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In Antwerpen zijn de afgelopen jaren verschillende initiatieven genomen om de kwaliteit van nutswerken en het toezicht erop te verbeteren. Enkele belangrijke stappen waren: </w:t>
      </w:r>
    </w:p>
    <w:p w14:paraId="09042F26" w14:textId="77777777" w:rsidR="009B52B1" w:rsidRPr="009B52B1" w:rsidRDefault="009B52B1" w:rsidP="009B52B1">
      <w:pPr>
        <w:numPr>
          <w:ilvl w:val="0"/>
          <w:numId w:val="16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Regelgeving en basisregistratie: </w:t>
      </w:r>
      <w:r w:rsidRPr="009B52B1">
        <w:rPr>
          <w:rFonts w:ascii="Calibri" w:eastAsia="Times New Roman" w:hAnsi="Calibri" w:cs="Calibri"/>
          <w:lang w:eastAsia="nl-BE"/>
        </w:rPr>
        <w:t>De invoering van de Code Nuts legde kwaliteitsnormen vast voor uitvoering en herstel, terwijl het gebruik van GIPOD de eerste stap zette naar een centrale registratie van werken. </w:t>
      </w:r>
    </w:p>
    <w:p w14:paraId="00916C5F" w14:textId="77777777" w:rsidR="009B52B1" w:rsidRPr="009B52B1" w:rsidRDefault="009B52B1" w:rsidP="009B52B1">
      <w:pPr>
        <w:numPr>
          <w:ilvl w:val="0"/>
          <w:numId w:val="16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Digitale opvolging en GIS-integratie: </w:t>
      </w:r>
      <w:r w:rsidRPr="009B52B1">
        <w:rPr>
          <w:rFonts w:ascii="Calibri" w:eastAsia="Times New Roman" w:hAnsi="Calibri" w:cs="Calibri"/>
          <w:lang w:eastAsia="nl-BE"/>
        </w:rPr>
        <w:t>Diverse steden, waaronder Antwerpen, hebben GIS-viewers en interne opvolgingstools ontwikkeld. Deze tonen potentieel voor betere terreinopvolging, maar zijn vaak lokaal opgezet en niet schaalbaar. De koppeling met bestaande Vlaamse databronnen zoals GIPOD verloopt eerder traag. </w:t>
      </w:r>
    </w:p>
    <w:p w14:paraId="65F72864" w14:textId="77777777" w:rsidR="009B52B1" w:rsidRPr="009B52B1" w:rsidRDefault="009B52B1" w:rsidP="009B52B1">
      <w:pPr>
        <w:numPr>
          <w:ilvl w:val="0"/>
          <w:numId w:val="17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Praktijktesten en proefprojecten: </w:t>
      </w:r>
      <w:r w:rsidRPr="009B52B1">
        <w:rPr>
          <w:rFonts w:ascii="Calibri" w:eastAsia="Times New Roman" w:hAnsi="Calibri" w:cs="Calibri"/>
          <w:lang w:eastAsia="nl-BE"/>
        </w:rPr>
        <w:t>In 2024 voerde Stad Antwerpen een proefproject uit waarbij meer dan 1.900 vaststellingen van nutswerken digitaal werden geregistreerd, inclusief fotologs en rapportage naar nutsmaatschappijen. Dit verbeterde de kwaliteit van herstellingen aantoonbaar, maar integratie met GIPOD en uniforme data-ontsluiting bleef nog achterwege. </w:t>
      </w:r>
    </w:p>
    <w:p w14:paraId="55D560CA" w14:textId="77777777" w:rsidR="009B52B1" w:rsidRPr="009B52B1" w:rsidRDefault="009B52B1" w:rsidP="009B52B1">
      <w:pPr>
        <w:numPr>
          <w:ilvl w:val="0"/>
          <w:numId w:val="17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Eigen systemen bij nutsbedrijven: </w:t>
      </w:r>
      <w:r w:rsidRPr="009B52B1">
        <w:rPr>
          <w:rFonts w:ascii="Calibri" w:eastAsia="Times New Roman" w:hAnsi="Calibri" w:cs="Calibri"/>
          <w:lang w:eastAsia="nl-BE"/>
        </w:rPr>
        <w:t>Nutsbedrijven en hun aannemers beschikken vaak over eigen portalen en fotoregistraties, maar deze zijn niet uniform ontsloten richting gemeenten, waardoor samenwerking gefragmenteerd blijft. </w:t>
      </w:r>
    </w:p>
    <w:p w14:paraId="75EF103A" w14:textId="77777777" w:rsidR="009B52B1" w:rsidRPr="009B52B1" w:rsidRDefault="009B52B1" w:rsidP="009B52B1">
      <w:pPr>
        <w:numPr>
          <w:ilvl w:val="0"/>
          <w:numId w:val="17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Mobiel Nuts (fase 1): </w:t>
      </w:r>
      <w:r w:rsidRPr="009B52B1">
        <w:rPr>
          <w:rFonts w:ascii="Calibri" w:eastAsia="Times New Roman" w:hAnsi="Calibri" w:cs="Calibri"/>
          <w:lang w:eastAsia="nl-BE"/>
        </w:rPr>
        <w:t>ontwikkeling van een mobiele toezichtstoepassing, stopgezet wegens gebrek aan ontwikkelingscapaciteit. </w:t>
      </w:r>
    </w:p>
    <w:p w14:paraId="6F4E8205" w14:textId="77777777" w:rsidR="009B52B1" w:rsidRPr="009B52B1" w:rsidRDefault="009B52B1" w:rsidP="009B52B1">
      <w:pPr>
        <w:numPr>
          <w:ilvl w:val="0"/>
          <w:numId w:val="17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Aanvraagportaal gekoppeld aan GIPOD:</w:t>
      </w:r>
      <w:r w:rsidRPr="009B52B1">
        <w:rPr>
          <w:rFonts w:ascii="Calibri" w:eastAsia="Times New Roman" w:hAnsi="Calibri" w:cs="Calibri"/>
          <w:lang w:eastAsia="nl-BE"/>
        </w:rPr>
        <w:t xml:space="preserve"> bedoeld om bijkomende gegevens op te vragen, maar stuitte op weerstand van nutsmaatschappijen omdat data manueel moest worden ingevoerd. </w:t>
      </w:r>
    </w:p>
    <w:p w14:paraId="31DEEAE2" w14:textId="77777777" w:rsidR="009B52B1" w:rsidRPr="009B52B1" w:rsidRDefault="009B52B1" w:rsidP="009B52B1">
      <w:pPr>
        <w:numPr>
          <w:ilvl w:val="0"/>
          <w:numId w:val="17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Procesanalyse intake–herstel–afrekening</w:t>
      </w:r>
      <w:r w:rsidRPr="009B52B1">
        <w:rPr>
          <w:rFonts w:ascii="Calibri" w:eastAsia="Times New Roman" w:hAnsi="Calibri" w:cs="Calibri"/>
          <w:lang w:eastAsia="nl-BE"/>
        </w:rPr>
        <w:t>: volledig in kaart gebracht, maar nog niet digitaal opvolgbaar. </w:t>
      </w:r>
    </w:p>
    <w:p w14:paraId="4FE5BDB0" w14:textId="77777777" w:rsidR="009B52B1" w:rsidRPr="009B52B1" w:rsidRDefault="009B52B1" w:rsidP="009B52B1">
      <w:pPr>
        <w:numPr>
          <w:ilvl w:val="0"/>
          <w:numId w:val="17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Retributiereglement inname en berekening</w:t>
      </w:r>
      <w:r w:rsidRPr="009B52B1">
        <w:rPr>
          <w:rFonts w:ascii="Calibri" w:eastAsia="Times New Roman" w:hAnsi="Calibri" w:cs="Calibri"/>
          <w:lang w:eastAsia="nl-BE"/>
        </w:rPr>
        <w:t>: ingevoerd maar juridisch betwist en complex in  uitvoering. </w:t>
      </w:r>
    </w:p>
    <w:p w14:paraId="3BAADDC2" w14:textId="77777777" w:rsidR="009B52B1" w:rsidRPr="009B52B1" w:rsidRDefault="009B52B1" w:rsidP="009B52B1">
      <w:pPr>
        <w:numPr>
          <w:ilvl w:val="0"/>
          <w:numId w:val="17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QR-codes in communicatie</w:t>
      </w:r>
      <w:r w:rsidRPr="009B52B1">
        <w:rPr>
          <w:rFonts w:ascii="Calibri" w:eastAsia="Times New Roman" w:hAnsi="Calibri" w:cs="Calibri"/>
          <w:lang w:eastAsia="nl-BE"/>
        </w:rPr>
        <w:t xml:space="preserve"> aan de bewoners en bedrijven gekoppeld aan www.parkeerverbod.info: stopgezet om veiligheidsredenen. </w:t>
      </w:r>
    </w:p>
    <w:p w14:paraId="250A26A2"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Onderzoek en strategische aanbevelingen</w:t>
      </w:r>
      <w:r w:rsidRPr="009B52B1">
        <w:rPr>
          <w:rFonts w:ascii="Calibri" w:eastAsia="Times New Roman" w:hAnsi="Calibri" w:cs="Calibri"/>
          <w:lang w:eastAsia="nl-BE"/>
        </w:rPr>
        <w:t> </w:t>
      </w:r>
    </w:p>
    <w:p w14:paraId="1178CF7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Het KPMG-onderzoek naar de knelpunten in de huidige nutswerking bevestigde de vastgestelde problemen en formuleerde vijf grote actiepunten: het verbeteren van data-uitwisseling, het uniformeren van kwaliteitsnormen, het versterken van toezicht en handhaving, het vereenvoudigen van processen, en het stimuleren van samenwerking tussen gemeenten en nutsbedrijven. </w:t>
      </w:r>
    </w:p>
    <w:p w14:paraId="62BB23E6"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Conclusie:</w:t>
      </w:r>
      <w:r w:rsidRPr="009B52B1">
        <w:rPr>
          <w:rFonts w:ascii="Calibri" w:eastAsia="Times New Roman" w:hAnsi="Calibri" w:cs="Calibri"/>
          <w:lang w:eastAsia="nl-BE"/>
        </w:rPr>
        <w:t> </w:t>
      </w:r>
    </w:p>
    <w:p w14:paraId="405D267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Hoewel er </w:t>
      </w:r>
      <w:r w:rsidRPr="009B52B1">
        <w:rPr>
          <w:rFonts w:ascii="Calibri" w:eastAsia="Times New Roman" w:hAnsi="Calibri" w:cs="Calibri"/>
          <w:b/>
          <w:bCs/>
          <w:lang w:eastAsia="nl-BE"/>
        </w:rPr>
        <w:t>veelbelovende onderdelen</w:t>
      </w:r>
      <w:r w:rsidRPr="009B52B1">
        <w:rPr>
          <w:rFonts w:ascii="Calibri" w:eastAsia="Times New Roman" w:hAnsi="Calibri" w:cs="Calibri"/>
          <w:lang w:eastAsia="nl-BE"/>
        </w:rPr>
        <w:t xml:space="preserve"> bestaan – van regelgeving en GIS-tools tot proefprojecten en procesanalyses – blijven ze </w:t>
      </w:r>
      <w:r w:rsidRPr="009B52B1">
        <w:rPr>
          <w:rFonts w:ascii="Calibri" w:eastAsia="Times New Roman" w:hAnsi="Calibri" w:cs="Calibri"/>
          <w:b/>
          <w:bCs/>
          <w:lang w:eastAsia="nl-BE"/>
        </w:rPr>
        <w:t>versnipperd</w:t>
      </w:r>
      <w:r w:rsidRPr="009B52B1">
        <w:rPr>
          <w:rFonts w:ascii="Calibri" w:eastAsia="Times New Roman" w:hAnsi="Calibri" w:cs="Calibri"/>
          <w:lang w:eastAsia="nl-BE"/>
        </w:rPr>
        <w:t xml:space="preserve">, lokaal ontwikkeld en </w:t>
      </w:r>
      <w:r w:rsidRPr="009B52B1">
        <w:rPr>
          <w:rFonts w:ascii="Calibri" w:eastAsia="Times New Roman" w:hAnsi="Calibri" w:cs="Calibri"/>
          <w:b/>
          <w:bCs/>
          <w:lang w:eastAsia="nl-BE"/>
        </w:rPr>
        <w:t>onvoldoende gekoppeld</w:t>
      </w:r>
      <w:r w:rsidRPr="009B52B1">
        <w:rPr>
          <w:rFonts w:ascii="Calibri" w:eastAsia="Times New Roman" w:hAnsi="Calibri" w:cs="Calibri"/>
          <w:lang w:eastAsia="nl-BE"/>
        </w:rPr>
        <w:t xml:space="preserve"> aan een </w:t>
      </w:r>
      <w:r w:rsidRPr="009B52B1">
        <w:rPr>
          <w:rFonts w:ascii="Calibri" w:eastAsia="Times New Roman" w:hAnsi="Calibri" w:cs="Calibri"/>
          <w:b/>
          <w:bCs/>
          <w:lang w:eastAsia="nl-BE"/>
        </w:rPr>
        <w:t>uniforme Vlaamse standaard</w:t>
      </w:r>
      <w:r w:rsidRPr="009B52B1">
        <w:rPr>
          <w:rFonts w:ascii="Calibri" w:eastAsia="Times New Roman" w:hAnsi="Calibri" w:cs="Calibri"/>
          <w:lang w:eastAsia="nl-BE"/>
        </w:rPr>
        <w:t>. Zonder integratie, schaalbaarheid en gedeelde data blijft de structurele verbetering van de nutswerking beperkt. </w:t>
      </w:r>
    </w:p>
    <w:p w14:paraId="5098888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06B99356" w14:textId="77777777" w:rsidR="009B52B1" w:rsidRPr="009B52B1" w:rsidRDefault="009B52B1" w:rsidP="009B52B1">
      <w:pPr>
        <w:numPr>
          <w:ilvl w:val="0"/>
          <w:numId w:val="17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Waarop zijn deze initiatieven – voor zover je weet – vastgelopen? Waarom zijn die niet (op grote schaal) geïmplementeerd?</w:t>
      </w:r>
      <w:r w:rsidRPr="009B52B1">
        <w:rPr>
          <w:rFonts w:ascii="Calibri" w:eastAsia="Times New Roman" w:hAnsi="Calibri" w:cs="Calibri"/>
          <w:color w:val="3A4891"/>
          <w:lang w:eastAsia="nl-BE"/>
        </w:rPr>
        <w:t> </w:t>
      </w:r>
    </w:p>
    <w:p w14:paraId="1855EEE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Hoewel afzonderlijke initiatieven veelbelovend waren, zijn ze tot nu toe niet op grote schaal geïmplementeerd door een combinatie van technologische, organisatorische en samenwerkingsproblemen. </w:t>
      </w:r>
    </w:p>
    <w:p w14:paraId="33BA2720"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077BB3FF" w14:textId="77777777" w:rsidR="009B52B1" w:rsidRPr="009B52B1" w:rsidRDefault="009B52B1" w:rsidP="009B52B1">
      <w:pPr>
        <w:numPr>
          <w:ilvl w:val="0"/>
          <w:numId w:val="17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lastRenderedPageBreak/>
        <w:t xml:space="preserve">Geen geïntegreerd technologisch landschap: </w:t>
      </w:r>
      <w:r w:rsidRPr="009B52B1">
        <w:rPr>
          <w:rFonts w:ascii="Calibri" w:eastAsia="Times New Roman" w:hAnsi="Calibri" w:cs="Calibri"/>
          <w:lang w:eastAsia="nl-BE"/>
        </w:rPr>
        <w:t>De bestaande tools en platforms werken los van elkaar, sluiten onvoldoende aan op de werkprocessen op het terrein en vereisen veel manuele tussenstappen. Hierdoor gaat de efficiëntiewinst grotendeels verloren. </w:t>
      </w:r>
    </w:p>
    <w:p w14:paraId="2FB4E80C" w14:textId="77777777" w:rsidR="009B52B1" w:rsidRPr="009B52B1" w:rsidRDefault="009B52B1" w:rsidP="009B52B1">
      <w:pPr>
        <w:numPr>
          <w:ilvl w:val="0"/>
          <w:numId w:val="17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Versnipperde en onvolledige data-uitwisseling: </w:t>
      </w:r>
      <w:r w:rsidRPr="009B52B1">
        <w:rPr>
          <w:rFonts w:ascii="Calibri" w:eastAsia="Times New Roman" w:hAnsi="Calibri" w:cs="Calibri"/>
          <w:lang w:eastAsia="nl-BE"/>
        </w:rPr>
        <w:t>De informatie-uitwisseling met nutsmaatschappijen is niet uniform, vaak onvolledig of verouderd. Elke nutsmaatschappij hanteert haar eigen registratiesysteem, zonder structurele koppeling aan GIPOD. Er bestaat geen breed gedragen uniforme datastandaard; het gebruik van OSLO blijft beperkt. </w:t>
      </w:r>
    </w:p>
    <w:p w14:paraId="4A36E6DB" w14:textId="77777777" w:rsidR="009B52B1" w:rsidRPr="009B52B1" w:rsidRDefault="009B52B1" w:rsidP="009B52B1">
      <w:pPr>
        <w:numPr>
          <w:ilvl w:val="0"/>
          <w:numId w:val="18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Lokale oplossingen zonder schaalbaarheid: </w:t>
      </w:r>
      <w:r w:rsidRPr="009B52B1">
        <w:rPr>
          <w:rFonts w:ascii="Calibri" w:eastAsia="Times New Roman" w:hAnsi="Calibri" w:cs="Calibri"/>
          <w:lang w:eastAsia="nl-BE"/>
        </w:rPr>
        <w:t>Verschillende steden en gemeenten hebben eigen, vaak waardevolle oplossingen ontwikkeld, maar deze zijn niet herbruikbaar voor anderen door het ontbreken van standaardisatie en gedeelde architectuur. </w:t>
      </w:r>
    </w:p>
    <w:p w14:paraId="374338E0" w14:textId="77777777" w:rsidR="009B52B1" w:rsidRPr="009B52B1" w:rsidRDefault="009B52B1" w:rsidP="009B52B1">
      <w:pPr>
        <w:numPr>
          <w:ilvl w:val="0"/>
          <w:numId w:val="18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Onvoldoende ontsluiting en real-time opvolging: </w:t>
      </w:r>
      <w:r w:rsidRPr="009B52B1">
        <w:rPr>
          <w:rFonts w:ascii="Calibri" w:eastAsia="Times New Roman" w:hAnsi="Calibri" w:cs="Calibri"/>
          <w:lang w:eastAsia="nl-BE"/>
        </w:rPr>
        <w:t>Correcte data vanuit nutsbedrijven wordt onvoldoende ontsloten, waardoor real-time controle en gerichte terreinopvolging nauwelijks mogelijk zijn. </w:t>
      </w:r>
    </w:p>
    <w:p w14:paraId="28E9B0A2" w14:textId="77777777" w:rsidR="009B52B1" w:rsidRPr="009B52B1" w:rsidRDefault="009B52B1" w:rsidP="009B52B1">
      <w:pPr>
        <w:numPr>
          <w:ilvl w:val="0"/>
          <w:numId w:val="18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Capaciteitsdruk en ontbrekende samenwerkingsstructuren: </w:t>
      </w:r>
      <w:r w:rsidRPr="009B52B1">
        <w:rPr>
          <w:rFonts w:ascii="Calibri" w:eastAsia="Times New Roman" w:hAnsi="Calibri" w:cs="Calibri"/>
          <w:lang w:eastAsia="nl-BE"/>
        </w:rPr>
        <w:t>Door capaciteitsbeperkingen bij Digipolis werd het Antwerpse programma begin 2025 tijdelijk ‘on hold’ gezet, ondanks een sterke business governance. Structurele samenwerking met strategische partners zoals Athumi of een nutsmaatschappij is nog niet opgestart. </w:t>
      </w:r>
    </w:p>
    <w:p w14:paraId="282A06BA" w14:textId="77777777" w:rsidR="009B52B1" w:rsidRPr="009B52B1" w:rsidRDefault="009B52B1" w:rsidP="009B52B1">
      <w:pPr>
        <w:numPr>
          <w:ilvl w:val="0"/>
          <w:numId w:val="18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Te brede scope zonder prioritering: </w:t>
      </w:r>
      <w:r w:rsidRPr="009B52B1">
        <w:rPr>
          <w:rFonts w:ascii="Calibri" w:eastAsia="Times New Roman" w:hAnsi="Calibri" w:cs="Calibri"/>
          <w:lang w:eastAsia="nl-BE"/>
        </w:rPr>
        <w:t>Projecten zijn vaak te omvangrijk om in één keer te realiseren. Er ontbreekt een duidelijke fasering en prioriteitenstelling, waardoor onderdelen blijven steken in concept- of testfase. </w:t>
      </w:r>
    </w:p>
    <w:p w14:paraId="6F50D92C"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0BA8516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5CC7BFFC" w14:textId="0978EBA8"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761D13A4" w14:textId="77777777" w:rsidR="009B52B1" w:rsidRPr="009B52B1" w:rsidRDefault="009B52B1" w:rsidP="009B52B1">
      <w:pPr>
        <w:numPr>
          <w:ilvl w:val="0"/>
          <w:numId w:val="18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Beschrijf het project. Wat denk je dat er nodig is om dit maatschappelijk probleem wel duurzaam en op basis van data aan te pakken? Geef een indicatie van de werkpakketten, deliverables, timing en budget die hiervoor nodig zouden zijn.</w:t>
      </w:r>
      <w:r w:rsidRPr="009B52B1">
        <w:rPr>
          <w:rFonts w:ascii="Calibri" w:eastAsia="Times New Roman" w:hAnsi="Calibri" w:cs="Calibri"/>
          <w:color w:val="3A4891"/>
          <w:lang w:eastAsia="nl-BE"/>
        </w:rPr>
        <w:t> </w:t>
      </w:r>
    </w:p>
    <w:p w14:paraId="54876666"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Projectbeschrijving</w:t>
      </w:r>
      <w:r w:rsidRPr="009B52B1">
        <w:rPr>
          <w:rFonts w:ascii="Calibri" w:eastAsia="Times New Roman" w:hAnsi="Calibri" w:cs="Calibri"/>
          <w:lang w:eastAsia="nl-BE"/>
        </w:rPr>
        <w:t> </w:t>
      </w:r>
    </w:p>
    <w:p w14:paraId="69703F9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Het project </w:t>
      </w:r>
      <w:r w:rsidRPr="009B52B1">
        <w:rPr>
          <w:rFonts w:ascii="Calibri" w:eastAsia="Times New Roman" w:hAnsi="Calibri" w:cs="Calibri"/>
          <w:b/>
          <w:bCs/>
          <w:lang w:eastAsia="nl-BE"/>
        </w:rPr>
        <w:t>Digitale Nuts</w:t>
      </w:r>
      <w:r w:rsidRPr="009B52B1">
        <w:rPr>
          <w:rFonts w:ascii="Calibri" w:eastAsia="Times New Roman" w:hAnsi="Calibri" w:cs="Calibri"/>
          <w:lang w:eastAsia="nl-BE"/>
        </w:rPr>
        <w:t xml:space="preserve"> ontwikkelt een geïntegreerd digitaal ecosysteem dat toezichters, administraties en nutsmaatschappijen verbindt via één gemeenschappelijke werkomgeving. De kern is een </w:t>
      </w:r>
      <w:r w:rsidRPr="009B52B1">
        <w:rPr>
          <w:rFonts w:ascii="Calibri" w:eastAsia="Times New Roman" w:hAnsi="Calibri" w:cs="Calibri"/>
          <w:b/>
          <w:bCs/>
          <w:lang w:eastAsia="nl-BE"/>
        </w:rPr>
        <w:t>mobiele terreinapplicatie – een “digitaal zakmes”</w:t>
      </w:r>
      <w:r w:rsidRPr="009B52B1">
        <w:rPr>
          <w:rFonts w:ascii="Calibri" w:eastAsia="Times New Roman" w:hAnsi="Calibri" w:cs="Calibri"/>
          <w:lang w:eastAsia="nl-BE"/>
        </w:rPr>
        <w:t xml:space="preserve"> – waarmee toezichters in real time toegang hebben tot GIPOD-data, eigen vaststellingen, communicatiekanalen en automatische rapportering. </w:t>
      </w:r>
    </w:p>
    <w:p w14:paraId="1243F98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Het doel is om een sluitende digitale keten te creëren tussen nutsbedrijven, GIPOD en steden/gemeenten, zodat </w:t>
      </w:r>
      <w:r w:rsidRPr="009B52B1">
        <w:rPr>
          <w:rFonts w:ascii="Calibri" w:eastAsia="Times New Roman" w:hAnsi="Calibri" w:cs="Calibri"/>
          <w:b/>
          <w:bCs/>
          <w:lang w:eastAsia="nl-BE"/>
        </w:rPr>
        <w:t>gestandaardiseerde, actuele en controleerbare data</w:t>
      </w:r>
      <w:r w:rsidRPr="009B52B1">
        <w:rPr>
          <w:rFonts w:ascii="Calibri" w:eastAsia="Times New Roman" w:hAnsi="Calibri" w:cs="Calibri"/>
          <w:lang w:eastAsia="nl-BE"/>
        </w:rPr>
        <w:t xml:space="preserve"> over nutswerken gedeeld en gebruikt kunnen worden voor kwaliteitsopvolging, procesverbetering en communicatie naar bewoners en bedrijven. Voor de communicatie onderzoekt het project een generiek, GDPR-conforme oplossing waarin burgers zich éénmalig registreren en toestemming geven om verwittigd te worden bij hinder in hun straat, ongeacht van welke nutsmaatschappij of gemeente zelf. Zo wordt de communicatie eenduidiger en betrouwbaarder, met respect voor de rechten van de burger. </w:t>
      </w:r>
    </w:p>
    <w:p w14:paraId="54C8143E"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Om de eerder geschetste impasse te doorbreken stellen we een </w:t>
      </w:r>
      <w:r w:rsidRPr="009B52B1">
        <w:rPr>
          <w:rFonts w:ascii="Calibri" w:eastAsia="Times New Roman" w:hAnsi="Calibri" w:cs="Calibri"/>
          <w:b/>
          <w:bCs/>
          <w:lang w:eastAsia="nl-BE"/>
        </w:rPr>
        <w:t xml:space="preserve">gefaseerde, modulaire aanpak </w:t>
      </w:r>
      <w:r w:rsidRPr="009B52B1">
        <w:rPr>
          <w:rFonts w:ascii="Calibri" w:eastAsia="Times New Roman" w:hAnsi="Calibri" w:cs="Calibri"/>
          <w:lang w:eastAsia="nl-BE"/>
        </w:rPr>
        <w:t xml:space="preserve">voor, gebaseerd op een schillenmodel. Daarbij starten we met een haalbare kernlaag (MVP1) en bouwen we </w:t>
      </w:r>
      <w:r w:rsidRPr="009B52B1">
        <w:rPr>
          <w:rFonts w:ascii="Calibri" w:eastAsia="Times New Roman" w:hAnsi="Calibri" w:cs="Calibri"/>
          <w:b/>
          <w:bCs/>
          <w:lang w:eastAsia="nl-BE"/>
        </w:rPr>
        <w:t>stapsgewijs</w:t>
      </w:r>
      <w:r w:rsidRPr="009B52B1">
        <w:rPr>
          <w:rFonts w:ascii="Calibri" w:eastAsia="Times New Roman" w:hAnsi="Calibri" w:cs="Calibri"/>
          <w:lang w:eastAsia="nl-BE"/>
        </w:rPr>
        <w:t xml:space="preserve"> verder naar een volledig geïntegreerd, schaalbaar systeem dat werkt voor alle Vlaamse gemeenten</w:t>
      </w:r>
      <w:r w:rsidRPr="009B52B1">
        <w:rPr>
          <w:rFonts w:ascii="Calibri" w:eastAsia="Times New Roman" w:hAnsi="Calibri" w:cs="Calibri"/>
          <w:lang w:val="nl-NL" w:eastAsia="nl-BE"/>
        </w:rPr>
        <w:t>. Deze aanpak neemt het risico van een te brede scope weg, verlaagt de instapdrempel voor nutsbedrijven en gemeenten en maakt een sneller leertraject mogelijk. Elk van de eerde opgesomde problemen – versnippering, verouderde data, juridische weerstand en capaciteitsdruk – wordt zo stapsgewijs aangepakt in behapbare bouwblokken. Dit maakt het project haalbaar binnen de City of Things-context en tegelijk schaalbaar naar Vlaanderen.</w:t>
      </w:r>
      <w:r w:rsidRPr="009B52B1">
        <w:rPr>
          <w:rFonts w:ascii="Calibri" w:eastAsia="Times New Roman" w:hAnsi="Calibri" w:cs="Calibri"/>
          <w:lang w:eastAsia="nl-BE"/>
        </w:rPr>
        <w:t> </w:t>
      </w:r>
    </w:p>
    <w:p w14:paraId="1ABD7FD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Schade aan de publieke ruimte zal altijd gemaakt worden, maar door uniforme afspraken en datastandaarden (via o.a. GIPOD) kan de afstemming tussen alle betrokkenen structureel verbeterd worden. Zo ontstaat er een win-win-win: nutsbedrijven kunnen hun beheer uitvoeren met minder </w:t>
      </w:r>
      <w:r w:rsidRPr="009B52B1">
        <w:rPr>
          <w:rFonts w:ascii="Calibri" w:eastAsia="Times New Roman" w:hAnsi="Calibri" w:cs="Calibri"/>
          <w:lang w:eastAsia="nl-BE"/>
        </w:rPr>
        <w:lastRenderedPageBreak/>
        <w:t>foutgevoelige informatie-uitwisseling, steden kunnen de staat van de publieke ruimte beter monitoren en bijsturen en burgers en bedrijven ondervinden minder hinder en genieten van de voordelen van een goed onderhouden publieke ruimte.  </w:t>
      </w:r>
    </w:p>
    <w:p w14:paraId="72DD40FA"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color w:val="000000"/>
          <w:lang w:val="nl-NL" w:eastAsia="nl-BE"/>
        </w:rPr>
        <w:t>Gefaseerde opbouw (schillenmodel)</w:t>
      </w:r>
      <w:r w:rsidRPr="009B52B1">
        <w:rPr>
          <w:rFonts w:ascii="Calibri" w:eastAsia="Times New Roman" w:hAnsi="Calibri" w:cs="Calibri"/>
          <w:color w:val="000000"/>
          <w:lang w:eastAsia="nl-BE"/>
        </w:rPr>
        <w:t> </w:t>
      </w:r>
    </w:p>
    <w:p w14:paraId="2D129EAC"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 xml:space="preserve">De ontwikkeling verloopt modulair, zodat snelle eerste resultaten worden geboekt en tegelijk een schaalbare architectuur ontstaat die inzetbaar is in andere steden. </w:t>
      </w:r>
      <w:r w:rsidRPr="009B52B1">
        <w:rPr>
          <w:rFonts w:ascii="Calibri" w:eastAsia="Times New Roman" w:hAnsi="Calibri" w:cs="Calibri"/>
          <w:b/>
          <w:bCs/>
          <w:lang w:val="nl-NL" w:eastAsia="nl-BE"/>
        </w:rPr>
        <w:t> </w:t>
      </w:r>
      <w:r w:rsidRPr="009B52B1">
        <w:rPr>
          <w:rFonts w:ascii="Calibri" w:eastAsia="Times New Roman" w:hAnsi="Calibri" w:cs="Calibri"/>
          <w:lang w:eastAsia="nl-BE"/>
        </w:rPr>
        <w:t> </w:t>
      </w:r>
    </w:p>
    <w:p w14:paraId="3E5DFD08"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De voordelen van het schillenmodel zijn :</w:t>
      </w:r>
      <w:r w:rsidRPr="009B52B1">
        <w:rPr>
          <w:rFonts w:ascii="Calibri" w:eastAsia="Times New Roman" w:hAnsi="Calibri" w:cs="Calibri"/>
          <w:lang w:eastAsia="nl-BE"/>
        </w:rPr>
        <w:t> </w:t>
      </w:r>
    </w:p>
    <w:p w14:paraId="36C0FFDD" w14:textId="77777777" w:rsidR="009B52B1" w:rsidRPr="009B52B1" w:rsidRDefault="009B52B1" w:rsidP="009B52B1">
      <w:pPr>
        <w:numPr>
          <w:ilvl w:val="0"/>
          <w:numId w:val="18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Geen alles-of-niets aanpak: </w:t>
      </w:r>
      <w:r w:rsidRPr="009B52B1">
        <w:rPr>
          <w:rFonts w:ascii="Calibri" w:eastAsia="Times New Roman" w:hAnsi="Calibri" w:cs="Calibri"/>
          <w:lang w:eastAsia="nl-BE"/>
        </w:rPr>
        <w:t>als je alles tegelijk wil digitaliseren (vergunningen, herstelbonnen, bewonerscommunicatie, beeldherkenning, retributie), bots je op te veel afhankelijkheden en te hoge complexiteit. Door te starten met een kernlaag (vaststellingen-app + basis GIPOD-koppeling) lever je meteen tastbare waarde en bewijs je het nut van de tool. </w:t>
      </w:r>
    </w:p>
    <w:p w14:paraId="2524809A" w14:textId="77777777" w:rsidR="009B52B1" w:rsidRPr="009B52B1" w:rsidRDefault="009B52B1" w:rsidP="009B52B1">
      <w:pPr>
        <w:numPr>
          <w:ilvl w:val="0"/>
          <w:numId w:val="18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Lagere drempel voor nutsbedrijven en steden</w:t>
      </w:r>
      <w:r w:rsidRPr="009B52B1">
        <w:rPr>
          <w:rFonts w:ascii="Calibri" w:eastAsia="Times New Roman" w:hAnsi="Calibri" w:cs="Calibri"/>
          <w:lang w:eastAsia="nl-BE"/>
        </w:rPr>
        <w:t>: Nutsbedrijven hoeven niet vanaf dag één hun interne processen open te breken. Gemeenten kunnen instappen in het MVP zonder meteen alle modules te moeten implementeren. Dat verlaagt de weerstand en verhoogt de kans op engagement. </w:t>
      </w:r>
    </w:p>
    <w:p w14:paraId="04665A15" w14:textId="77777777" w:rsidR="009B52B1" w:rsidRPr="009B52B1" w:rsidRDefault="009B52B1" w:rsidP="009B52B1">
      <w:pPr>
        <w:numPr>
          <w:ilvl w:val="0"/>
          <w:numId w:val="18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Beheersbaar juridisch en technisch traject</w:t>
      </w:r>
      <w:r w:rsidRPr="009B52B1">
        <w:rPr>
          <w:rFonts w:ascii="Calibri" w:eastAsia="Times New Roman" w:hAnsi="Calibri" w:cs="Calibri"/>
          <w:lang w:eastAsia="nl-BE"/>
        </w:rPr>
        <w:t>: Elke laag heeft zijn eigen aanbesteding. Zo vermijd je vertraging door te brede aanbestedingspakketten. Technische koppelingen (bv. GIPOD, KLM</w:t>
      </w:r>
      <w:r w:rsidRPr="009B52B1">
        <w:rPr>
          <w:rFonts w:ascii="Calibri" w:eastAsia="Times New Roman" w:hAnsi="Calibri" w:cs="Calibri"/>
          <w:sz w:val="17"/>
          <w:szCs w:val="17"/>
          <w:vertAlign w:val="superscript"/>
          <w:lang w:eastAsia="nl-BE"/>
        </w:rPr>
        <w:t>3</w:t>
      </w:r>
      <w:r w:rsidRPr="009B52B1">
        <w:rPr>
          <w:rFonts w:ascii="Calibri" w:eastAsia="Times New Roman" w:hAnsi="Calibri" w:cs="Calibri"/>
          <w:lang w:eastAsia="nl-BE"/>
        </w:rPr>
        <w:t>, WIS</w:t>
      </w:r>
      <w:r w:rsidRPr="009B52B1">
        <w:rPr>
          <w:rFonts w:ascii="Calibri" w:eastAsia="Times New Roman" w:hAnsi="Calibri" w:cs="Calibri"/>
          <w:sz w:val="17"/>
          <w:szCs w:val="17"/>
          <w:vertAlign w:val="superscript"/>
          <w:lang w:eastAsia="nl-BE"/>
        </w:rPr>
        <w:t>4</w:t>
      </w:r>
      <w:r w:rsidRPr="009B52B1">
        <w:rPr>
          <w:rFonts w:ascii="Calibri" w:eastAsia="Times New Roman" w:hAnsi="Calibri" w:cs="Calibri"/>
          <w:lang w:eastAsia="nl-BE"/>
        </w:rPr>
        <w:t>) worden gefaseerd ingebouwd en getest, zodat bugs en juridische knelpunten sneller zichtbaar en oplosbaar zijn. </w:t>
      </w:r>
    </w:p>
    <w:p w14:paraId="659A8BB4" w14:textId="77777777" w:rsidR="009B52B1" w:rsidRPr="009B52B1" w:rsidRDefault="009B52B1" w:rsidP="009B52B1">
      <w:pPr>
        <w:numPr>
          <w:ilvl w:val="0"/>
          <w:numId w:val="18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Versnelde leer- en verbetercyclus</w:t>
      </w:r>
      <w:r w:rsidRPr="009B52B1">
        <w:rPr>
          <w:rFonts w:ascii="Calibri" w:eastAsia="Times New Roman" w:hAnsi="Calibri" w:cs="Calibri"/>
          <w:lang w:eastAsia="nl-BE"/>
        </w:rPr>
        <w:t>: Een MVP met beperkte scope laat toe om feedback van toezichters en nutsmaatschappijen in te bouwen voor de uitbreiding. </w:t>
      </w:r>
      <w:r w:rsidRPr="009B52B1">
        <w:rPr>
          <w:rFonts w:ascii="Calibri" w:eastAsia="Times New Roman" w:hAnsi="Calibri" w:cs="Calibri"/>
          <w:lang w:eastAsia="nl-BE"/>
        </w:rPr>
        <w:br/>
        <w:t>Fouten of weerstand worden in een vroeg stadium opgespoord en bijgestuurd. </w:t>
      </w:r>
    </w:p>
    <w:p w14:paraId="74EE5B71" w14:textId="77777777" w:rsidR="009B52B1" w:rsidRPr="009B52B1" w:rsidRDefault="009B52B1" w:rsidP="009B52B1">
      <w:pPr>
        <w:numPr>
          <w:ilvl w:val="0"/>
          <w:numId w:val="18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Schaalbaarheid en overdraagbaarheid</w:t>
      </w:r>
      <w:r w:rsidRPr="009B52B1">
        <w:rPr>
          <w:rFonts w:ascii="Calibri" w:eastAsia="Times New Roman" w:hAnsi="Calibri" w:cs="Calibri"/>
          <w:lang w:eastAsia="nl-BE"/>
        </w:rPr>
        <w:t>: Het modulair ontwerp is makkelijker herbruikbaar in andere Vlaamse steden. Kleine besturen kunnen starten met de kernlaag en later opschalen. Grote steden kunnen sneller de geavanceerde lagen integreren waarbij de schaalkeuze telkens invloed heeft op de inspanningen, de noodzakelijke organisatorische en procesmatige aanpassingen én de kostprijs. </w:t>
      </w:r>
    </w:p>
    <w:p w14:paraId="77370332" w14:textId="77777777" w:rsidR="009B52B1" w:rsidRPr="009B52B1" w:rsidRDefault="009B52B1" w:rsidP="009B52B1">
      <w:pPr>
        <w:numPr>
          <w:ilvl w:val="0"/>
          <w:numId w:val="19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Duurzame verankering: </w:t>
      </w:r>
      <w:r w:rsidRPr="009B52B1">
        <w:rPr>
          <w:rFonts w:ascii="Calibri" w:eastAsia="Times New Roman" w:hAnsi="Calibri" w:cs="Calibri"/>
          <w:lang w:eastAsia="nl-BE"/>
        </w:rPr>
        <w:t>Door de gelaagde aanpak sluit elke module apart aan bij bestaande Vlaamse standaarden (OSLO, GIPOD-API). Dat garandeert dat het systeem niet lokaal verankerd blijft maar generiek toepasbaar wordt. </w:t>
      </w:r>
    </w:p>
    <w:p w14:paraId="14828CD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6F6157A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Werkpakketten en deliverables</w:t>
      </w:r>
      <w:r w:rsidRPr="009B52B1">
        <w:rPr>
          <w:rFonts w:ascii="Calibri" w:eastAsia="Times New Roman" w:hAnsi="Calibri" w:cs="Calibri"/>
          <w:lang w:eastAsia="nl-BE"/>
        </w:rPr>
        <w:t> </w:t>
      </w:r>
    </w:p>
    <w:p w14:paraId="046BF204" w14:textId="77777777"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De gelaagde opbouw van het project resulteert in drie hoofdwerkpakketten (lagen). Onderstaande tabel koppelt de werkpakketten rechtstreeks aan hun activiteiten en deliverables.  </w:t>
      </w:r>
    </w:p>
    <w:p w14:paraId="3CE8A8C1" w14:textId="77777777" w:rsidR="00C60095" w:rsidRPr="009B52B1" w:rsidRDefault="00C60095" w:rsidP="009B52B1">
      <w:pPr>
        <w:spacing w:after="0" w:line="240" w:lineRule="auto"/>
        <w:textAlignment w:val="baseline"/>
        <w:rPr>
          <w:rFonts w:ascii="Segoe UI" w:eastAsia="Times New Roman" w:hAnsi="Segoe UI" w:cs="Segoe UI"/>
          <w:sz w:val="18"/>
          <w:szCs w:val="18"/>
          <w:lang w:eastAsia="nl-BE"/>
        </w:rPr>
      </w:pPr>
    </w:p>
    <w:tbl>
      <w:tblPr>
        <w:tblW w:w="9071"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1"/>
        <w:gridCol w:w="3346"/>
        <w:gridCol w:w="4104"/>
      </w:tblGrid>
      <w:tr w:rsidR="009B52B1" w:rsidRPr="009B52B1" w14:paraId="40EEAFB9" w14:textId="77777777" w:rsidTr="00C60095">
        <w:trPr>
          <w:trHeight w:val="300"/>
        </w:trPr>
        <w:tc>
          <w:tcPr>
            <w:tcW w:w="1621" w:type="dxa"/>
            <w:tcBorders>
              <w:top w:val="single" w:sz="6" w:space="0" w:color="4F81BD"/>
              <w:left w:val="single" w:sz="6" w:space="0" w:color="4F81BD"/>
              <w:bottom w:val="single" w:sz="18" w:space="0" w:color="4F81BD"/>
              <w:right w:val="single" w:sz="6" w:space="0" w:color="4F81BD"/>
            </w:tcBorders>
            <w:hideMark/>
          </w:tcPr>
          <w:p w14:paraId="3C304936"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t>Laag </w:t>
            </w:r>
          </w:p>
        </w:tc>
        <w:tc>
          <w:tcPr>
            <w:tcW w:w="4765" w:type="dxa"/>
            <w:tcBorders>
              <w:top w:val="single" w:sz="6" w:space="0" w:color="4F81BD"/>
              <w:left w:val="single" w:sz="6" w:space="0" w:color="4F81BD"/>
              <w:bottom w:val="single" w:sz="18" w:space="0" w:color="4F81BD"/>
              <w:right w:val="single" w:sz="6" w:space="0" w:color="4F81BD"/>
            </w:tcBorders>
            <w:hideMark/>
          </w:tcPr>
          <w:p w14:paraId="23757A94"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t>Activiteiten en werkpakketten (WP) </w:t>
            </w:r>
          </w:p>
        </w:tc>
        <w:tc>
          <w:tcPr>
            <w:tcW w:w="2685" w:type="dxa"/>
            <w:tcBorders>
              <w:top w:val="single" w:sz="6" w:space="0" w:color="4F81BD"/>
              <w:left w:val="single" w:sz="6" w:space="0" w:color="4F81BD"/>
              <w:bottom w:val="single" w:sz="18" w:space="0" w:color="4F81BD"/>
              <w:right w:val="single" w:sz="6" w:space="0" w:color="4F81BD"/>
            </w:tcBorders>
            <w:hideMark/>
          </w:tcPr>
          <w:p w14:paraId="6CEC510F"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t>Deliverables / Resultaten </w:t>
            </w:r>
          </w:p>
        </w:tc>
      </w:tr>
      <w:tr w:rsidR="009B52B1" w:rsidRPr="009B52B1" w14:paraId="613DF53F" w14:textId="77777777" w:rsidTr="00C60095">
        <w:trPr>
          <w:trHeight w:val="300"/>
        </w:trPr>
        <w:tc>
          <w:tcPr>
            <w:tcW w:w="1621" w:type="dxa"/>
            <w:tcBorders>
              <w:top w:val="single" w:sz="6" w:space="0" w:color="4F81BD"/>
              <w:left w:val="single" w:sz="6" w:space="0" w:color="4F81BD"/>
              <w:bottom w:val="single" w:sz="6" w:space="0" w:color="4F81BD"/>
              <w:right w:val="single" w:sz="6" w:space="0" w:color="4F81BD"/>
            </w:tcBorders>
            <w:shd w:val="clear" w:color="auto" w:fill="D3DFEE"/>
            <w:hideMark/>
          </w:tcPr>
          <w:p w14:paraId="1FD82F0A"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t>Laag 1 – Kern  </w:t>
            </w:r>
          </w:p>
        </w:tc>
        <w:tc>
          <w:tcPr>
            <w:tcW w:w="4765" w:type="dxa"/>
            <w:tcBorders>
              <w:top w:val="single" w:sz="6" w:space="0" w:color="4F81BD"/>
              <w:left w:val="single" w:sz="6" w:space="0" w:color="4F81BD"/>
              <w:bottom w:val="single" w:sz="6" w:space="0" w:color="4F81BD"/>
              <w:right w:val="single" w:sz="6" w:space="0" w:color="4F81BD"/>
            </w:tcBorders>
            <w:shd w:val="clear" w:color="auto" w:fill="D3DFEE"/>
            <w:hideMark/>
          </w:tcPr>
          <w:p w14:paraId="43915C83" w14:textId="77777777" w:rsidR="009B52B1" w:rsidRPr="009B52B1" w:rsidRDefault="009B52B1" w:rsidP="009B52B1">
            <w:pPr>
              <w:numPr>
                <w:ilvl w:val="0"/>
                <w:numId w:val="191"/>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mobiele tool om op het terrein vaststellingen te kunnen doen d.m.v. van locatiebepaling, koppeling van foto’s, aanvullende beschrijving en commentaar en van daaruit data doorsturen naar centrale databank</w:t>
            </w:r>
            <w:r w:rsidRPr="009B52B1">
              <w:rPr>
                <w:rFonts w:ascii="Calibri" w:eastAsia="Times New Roman" w:hAnsi="Calibri" w:cs="Calibri"/>
                <w:sz w:val="24"/>
                <w:szCs w:val="24"/>
                <w:lang w:eastAsia="nl-BE"/>
              </w:rPr>
              <w:t>  </w:t>
            </w:r>
          </w:p>
          <w:p w14:paraId="3A96EB2D" w14:textId="77777777" w:rsidR="009B52B1" w:rsidRPr="009B52B1" w:rsidRDefault="009B52B1" w:rsidP="009B52B1">
            <w:pPr>
              <w:numPr>
                <w:ilvl w:val="0"/>
                <w:numId w:val="192"/>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Platform (Gebruikersinterface én API integratie) voor nutsmaatschappijen en aannemers voor herstelregistratie en statusupdates. </w:t>
            </w:r>
          </w:p>
          <w:p w14:paraId="4AC8F22B" w14:textId="77777777" w:rsidR="009B52B1" w:rsidRPr="009B52B1" w:rsidRDefault="009B52B1" w:rsidP="009B52B1">
            <w:pPr>
              <w:numPr>
                <w:ilvl w:val="0"/>
                <w:numId w:val="193"/>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Uitbreiding Gisview functionaliteit </w:t>
            </w:r>
            <w:r w:rsidRPr="009B52B1">
              <w:rPr>
                <w:rFonts w:ascii="Calibri" w:eastAsia="Times New Roman" w:hAnsi="Calibri" w:cs="Calibri"/>
                <w:sz w:val="24"/>
                <w:szCs w:val="24"/>
                <w:lang w:eastAsia="nl-BE"/>
              </w:rPr>
              <w:t> </w:t>
            </w:r>
          </w:p>
          <w:p w14:paraId="19FF26C7" w14:textId="77777777" w:rsidR="009B52B1" w:rsidRPr="009B52B1" w:rsidRDefault="009B52B1" w:rsidP="009B52B1">
            <w:pPr>
              <w:numPr>
                <w:ilvl w:val="0"/>
                <w:numId w:val="194"/>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koppeling interne data met OSLO-profiel </w:t>
            </w:r>
          </w:p>
          <w:p w14:paraId="6C7F5AE2" w14:textId="77777777" w:rsidR="009B52B1" w:rsidRPr="009B52B1" w:rsidRDefault="009B52B1" w:rsidP="009B52B1">
            <w:pPr>
              <w:numPr>
                <w:ilvl w:val="0"/>
                <w:numId w:val="195"/>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verrijking van de fotodatabase met referentiegegevens</w:t>
            </w:r>
            <w:r w:rsidRPr="009B52B1">
              <w:rPr>
                <w:rFonts w:ascii="Calibri" w:eastAsia="Times New Roman" w:hAnsi="Calibri" w:cs="Calibri"/>
                <w:sz w:val="24"/>
                <w:szCs w:val="24"/>
                <w:lang w:eastAsia="nl-BE"/>
              </w:rPr>
              <w:t>  </w:t>
            </w:r>
          </w:p>
          <w:p w14:paraId="6CCE91F3" w14:textId="77777777" w:rsidR="009B52B1" w:rsidRPr="009B52B1" w:rsidRDefault="009B52B1" w:rsidP="009B52B1">
            <w:pPr>
              <w:numPr>
                <w:ilvl w:val="0"/>
                <w:numId w:val="196"/>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Meetbare KPI’s bepalen en calculatiemodule om resultaten (kwaliteit) te kunnen berekenen</w:t>
            </w:r>
            <w:r w:rsidRPr="009B52B1">
              <w:rPr>
                <w:rFonts w:ascii="Calibri" w:eastAsia="Times New Roman" w:hAnsi="Calibri" w:cs="Calibri"/>
                <w:sz w:val="24"/>
                <w:szCs w:val="24"/>
                <w:lang w:eastAsia="nl-BE"/>
              </w:rPr>
              <w:t>  </w:t>
            </w:r>
          </w:p>
          <w:p w14:paraId="4BC20F3D" w14:textId="77777777" w:rsidR="009B52B1" w:rsidRPr="009B52B1" w:rsidRDefault="009B52B1" w:rsidP="009B52B1">
            <w:pPr>
              <w:numPr>
                <w:ilvl w:val="0"/>
                <w:numId w:val="197"/>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Backoffice module gemeentelijke administratieve tools  </w:t>
            </w:r>
          </w:p>
          <w:p w14:paraId="6ECF69A7" w14:textId="77777777" w:rsidR="009B52B1" w:rsidRPr="009B52B1" w:rsidRDefault="009B52B1" w:rsidP="009B52B1">
            <w:pPr>
              <w:numPr>
                <w:ilvl w:val="0"/>
                <w:numId w:val="198"/>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Portaal voor nuts en stadsaannemer  </w:t>
            </w:r>
          </w:p>
        </w:tc>
        <w:tc>
          <w:tcPr>
            <w:tcW w:w="2685" w:type="dxa"/>
            <w:tcBorders>
              <w:top w:val="single" w:sz="6" w:space="0" w:color="4F81BD"/>
              <w:left w:val="single" w:sz="6" w:space="0" w:color="4F81BD"/>
              <w:bottom w:val="single" w:sz="6" w:space="0" w:color="4F81BD"/>
              <w:right w:val="single" w:sz="6" w:space="0" w:color="4F81BD"/>
            </w:tcBorders>
            <w:shd w:val="clear" w:color="auto" w:fill="D3DFEE"/>
            <w:hideMark/>
          </w:tcPr>
          <w:p w14:paraId="26152B59" w14:textId="77777777" w:rsidR="009B52B1" w:rsidRPr="009B52B1" w:rsidRDefault="009B52B1" w:rsidP="009B52B1">
            <w:pPr>
              <w:numPr>
                <w:ilvl w:val="0"/>
                <w:numId w:val="199"/>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 xml:space="preserve">Werkende mobile first MVP-app met </w:t>
            </w:r>
            <w:r w:rsidRPr="009B52B1">
              <w:rPr>
                <w:rFonts w:ascii="Calibri" w:eastAsia="Times New Roman" w:hAnsi="Calibri" w:cs="Calibri"/>
                <w:sz w:val="24"/>
                <w:szCs w:val="24"/>
                <w:lang w:val="nl-NL" w:eastAsia="nl-BE"/>
              </w:rPr>
              <w:t xml:space="preserve">Integratie GIPOD-API (categoriedetectie, GIS-overlays) </w:t>
            </w:r>
            <w:r w:rsidRPr="009B52B1">
              <w:rPr>
                <w:rFonts w:ascii="Calibri" w:eastAsia="Times New Roman" w:hAnsi="Calibri" w:cs="Calibri"/>
                <w:sz w:val="24"/>
                <w:szCs w:val="24"/>
                <w:lang w:eastAsia="nl-BE"/>
              </w:rPr>
              <w:t>en geotagged fotolog </w:t>
            </w:r>
          </w:p>
          <w:p w14:paraId="152CBC97" w14:textId="77777777" w:rsidR="009B52B1" w:rsidRPr="009B52B1" w:rsidRDefault="009B52B1" w:rsidP="009B52B1">
            <w:pPr>
              <w:numPr>
                <w:ilvl w:val="0"/>
                <w:numId w:val="200"/>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 xml:space="preserve">Uniform OSLO-datamodel </w:t>
            </w:r>
            <w:r w:rsidRPr="009B52B1">
              <w:rPr>
                <w:rFonts w:ascii="Calibri" w:eastAsia="Times New Roman" w:hAnsi="Calibri" w:cs="Calibri"/>
                <w:sz w:val="24"/>
                <w:szCs w:val="24"/>
                <w:lang w:val="nl-NL" w:eastAsia="nl-BE"/>
              </w:rPr>
              <w:t>Beleidsafspraken (SLA’s, datastandaarden, afsprakenkaders</w:t>
            </w:r>
            <w:r w:rsidRPr="009B52B1">
              <w:rPr>
                <w:rFonts w:ascii="Calibri" w:eastAsia="Times New Roman" w:hAnsi="Calibri" w:cs="Calibri"/>
                <w:sz w:val="24"/>
                <w:szCs w:val="24"/>
                <w:lang w:eastAsia="nl-BE"/>
              </w:rPr>
              <w:t> </w:t>
            </w:r>
          </w:p>
          <w:p w14:paraId="704BBCBA" w14:textId="77777777" w:rsidR="009B52B1" w:rsidRPr="009B52B1" w:rsidRDefault="009B52B1" w:rsidP="009B52B1">
            <w:pPr>
              <w:numPr>
                <w:ilvl w:val="0"/>
                <w:numId w:val="201"/>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KPI-calculatiemodule voor kwaliteitcontrole </w:t>
            </w:r>
          </w:p>
          <w:p w14:paraId="24941D8A" w14:textId="77777777" w:rsidR="009B52B1" w:rsidRPr="009B52B1" w:rsidRDefault="009B52B1" w:rsidP="009B52B1">
            <w:pPr>
              <w:numPr>
                <w:ilvl w:val="0"/>
                <w:numId w:val="202"/>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Handleidingen en opleidingen eerste gebruikers </w:t>
            </w:r>
          </w:p>
        </w:tc>
      </w:tr>
      <w:tr w:rsidR="009B52B1" w:rsidRPr="009B52B1" w14:paraId="1924CB5C" w14:textId="77777777" w:rsidTr="00C60095">
        <w:trPr>
          <w:trHeight w:val="300"/>
        </w:trPr>
        <w:tc>
          <w:tcPr>
            <w:tcW w:w="1621" w:type="dxa"/>
            <w:tcBorders>
              <w:top w:val="single" w:sz="6" w:space="0" w:color="4F81BD"/>
              <w:left w:val="single" w:sz="6" w:space="0" w:color="4F81BD"/>
              <w:bottom w:val="single" w:sz="6" w:space="0" w:color="4F81BD"/>
              <w:right w:val="single" w:sz="6" w:space="0" w:color="4F81BD"/>
            </w:tcBorders>
            <w:hideMark/>
          </w:tcPr>
          <w:p w14:paraId="20F661FB"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lastRenderedPageBreak/>
              <w:t>Laag 2 – Functionele uitbreiding </w:t>
            </w:r>
          </w:p>
        </w:tc>
        <w:tc>
          <w:tcPr>
            <w:tcW w:w="4765" w:type="dxa"/>
            <w:tcBorders>
              <w:top w:val="single" w:sz="6" w:space="0" w:color="4F81BD"/>
              <w:left w:val="single" w:sz="6" w:space="0" w:color="4F81BD"/>
              <w:bottom w:val="single" w:sz="6" w:space="0" w:color="4F81BD"/>
              <w:right w:val="single" w:sz="6" w:space="0" w:color="4F81BD"/>
            </w:tcBorders>
            <w:hideMark/>
          </w:tcPr>
          <w:p w14:paraId="2719A9D6" w14:textId="77777777" w:rsidR="009B52B1" w:rsidRPr="009B52B1" w:rsidRDefault="009B52B1" w:rsidP="009B52B1">
            <w:pPr>
              <w:numPr>
                <w:ilvl w:val="0"/>
                <w:numId w:val="203"/>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 xml:space="preserve">Automatische validatie t.o.v. Code nuts bv </w:t>
            </w:r>
            <w:r w:rsidRPr="009B52B1">
              <w:rPr>
                <w:rFonts w:ascii="Calibri" w:eastAsia="Times New Roman" w:hAnsi="Calibri" w:cs="Calibri"/>
                <w:sz w:val="24"/>
                <w:szCs w:val="24"/>
                <w:lang w:eastAsia="nl-BE"/>
              </w:rPr>
              <w:t>integratie Vergunning  </w:t>
            </w:r>
          </w:p>
          <w:p w14:paraId="1E952D71" w14:textId="77777777" w:rsidR="009B52B1" w:rsidRPr="009B52B1" w:rsidRDefault="009B52B1" w:rsidP="009B52B1">
            <w:pPr>
              <w:numPr>
                <w:ilvl w:val="0"/>
                <w:numId w:val="204"/>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BI-rapportering en dashboard met kwaliteits-KPI’s, hersteltermijnen en retributieoverzicht </w:t>
            </w:r>
          </w:p>
          <w:p w14:paraId="5BFD1274" w14:textId="77777777" w:rsidR="009B52B1" w:rsidRPr="009B52B1" w:rsidRDefault="009B52B1" w:rsidP="009B52B1">
            <w:pPr>
              <w:numPr>
                <w:ilvl w:val="0"/>
                <w:numId w:val="205"/>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val="nl-NL" w:eastAsia="nl-BE"/>
              </w:rPr>
              <w:t>Koppeling met KLM (klachten), A-sign (signalisatie) en WIS (materialen) </w:t>
            </w:r>
            <w:r w:rsidRPr="009B52B1">
              <w:rPr>
                <w:rFonts w:ascii="Calibri" w:eastAsia="Times New Roman" w:hAnsi="Calibri" w:cs="Calibri"/>
                <w:sz w:val="24"/>
                <w:szCs w:val="24"/>
                <w:lang w:eastAsia="nl-BE"/>
              </w:rPr>
              <w:t> </w:t>
            </w:r>
          </w:p>
          <w:p w14:paraId="16B9D425" w14:textId="77777777" w:rsidR="009B52B1" w:rsidRPr="009B52B1" w:rsidRDefault="009B52B1" w:rsidP="009B52B1">
            <w:pPr>
              <w:numPr>
                <w:ilvl w:val="0"/>
                <w:numId w:val="206"/>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AI-beeldherkenning herstelcontrole  </w:t>
            </w:r>
          </w:p>
          <w:p w14:paraId="720C4769" w14:textId="77777777" w:rsidR="009B52B1" w:rsidRPr="009B52B1" w:rsidRDefault="009B52B1" w:rsidP="009B52B1">
            <w:pPr>
              <w:numPr>
                <w:ilvl w:val="0"/>
                <w:numId w:val="207"/>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Geïntegreerde bewonerscommunicatie  </w:t>
            </w:r>
          </w:p>
        </w:tc>
        <w:tc>
          <w:tcPr>
            <w:tcW w:w="2685" w:type="dxa"/>
            <w:tcBorders>
              <w:top w:val="single" w:sz="6" w:space="0" w:color="4F81BD"/>
              <w:left w:val="single" w:sz="6" w:space="0" w:color="4F81BD"/>
              <w:bottom w:val="single" w:sz="6" w:space="0" w:color="4F81BD"/>
              <w:right w:val="single" w:sz="6" w:space="0" w:color="4F81BD"/>
            </w:tcBorders>
            <w:hideMark/>
          </w:tcPr>
          <w:p w14:paraId="5C1C7B48" w14:textId="77777777" w:rsidR="009B52B1" w:rsidRPr="009B52B1" w:rsidRDefault="009B52B1" w:rsidP="009B52B1">
            <w:pPr>
              <w:numPr>
                <w:ilvl w:val="0"/>
                <w:numId w:val="208"/>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AI-module (beeldherkenning pilotfase) </w:t>
            </w:r>
          </w:p>
          <w:p w14:paraId="4BB267FA" w14:textId="77777777" w:rsidR="009B52B1" w:rsidRPr="009B52B1" w:rsidRDefault="009B52B1" w:rsidP="009B52B1">
            <w:pPr>
              <w:numPr>
                <w:ilvl w:val="0"/>
                <w:numId w:val="209"/>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Rapportering &amp; BI-dashboard voor kwaliteitsopvolging en retributie  </w:t>
            </w:r>
          </w:p>
          <w:p w14:paraId="164BAE1A" w14:textId="77777777" w:rsidR="009B52B1" w:rsidRPr="009B52B1" w:rsidRDefault="009B52B1" w:rsidP="009B52B1">
            <w:pPr>
              <w:numPr>
                <w:ilvl w:val="0"/>
                <w:numId w:val="210"/>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Validatieflow Code Nuts ifv vergunningen en retributieoverzicht </w:t>
            </w:r>
          </w:p>
          <w:p w14:paraId="7062CB79" w14:textId="77777777" w:rsidR="009B52B1" w:rsidRPr="009B52B1" w:rsidRDefault="009B52B1" w:rsidP="009B52B1">
            <w:pPr>
              <w:numPr>
                <w:ilvl w:val="0"/>
                <w:numId w:val="211"/>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Geïntegreerde en verbeterde communicatiemodule naar bewoner en handelaars </w:t>
            </w:r>
          </w:p>
        </w:tc>
      </w:tr>
      <w:tr w:rsidR="009B52B1" w:rsidRPr="009B52B1" w14:paraId="1E7762DE" w14:textId="77777777" w:rsidTr="00C60095">
        <w:trPr>
          <w:trHeight w:val="300"/>
        </w:trPr>
        <w:tc>
          <w:tcPr>
            <w:tcW w:w="1621" w:type="dxa"/>
            <w:tcBorders>
              <w:top w:val="single" w:sz="6" w:space="0" w:color="4F81BD"/>
              <w:left w:val="single" w:sz="6" w:space="0" w:color="4F81BD"/>
              <w:bottom w:val="single" w:sz="6" w:space="0" w:color="4F81BD"/>
              <w:right w:val="single" w:sz="6" w:space="0" w:color="4F81BD"/>
            </w:tcBorders>
            <w:shd w:val="clear" w:color="auto" w:fill="D3DFEE"/>
            <w:hideMark/>
          </w:tcPr>
          <w:p w14:paraId="339A3934" w14:textId="77777777" w:rsidR="009B52B1" w:rsidRPr="009B52B1" w:rsidRDefault="009B52B1" w:rsidP="009B52B1">
            <w:pPr>
              <w:spacing w:after="0" w:line="240" w:lineRule="auto"/>
              <w:textAlignment w:val="baseline"/>
              <w:rPr>
                <w:rFonts w:ascii="Times New Roman" w:eastAsia="Times New Roman" w:hAnsi="Times New Roman" w:cs="Times New Roman"/>
                <w:b/>
                <w:bCs/>
                <w:sz w:val="24"/>
                <w:szCs w:val="24"/>
                <w:lang w:eastAsia="nl-BE"/>
              </w:rPr>
            </w:pPr>
            <w:r w:rsidRPr="009B52B1">
              <w:rPr>
                <w:rFonts w:ascii="Calibri" w:eastAsia="Times New Roman" w:hAnsi="Calibri" w:cs="Calibri"/>
                <w:b/>
                <w:bCs/>
                <w:sz w:val="24"/>
                <w:szCs w:val="24"/>
                <w:lang w:eastAsia="nl-BE"/>
              </w:rPr>
              <w:t>Laag 3 – Geavanceerde functionaliteiten </w:t>
            </w:r>
          </w:p>
        </w:tc>
        <w:tc>
          <w:tcPr>
            <w:tcW w:w="4765" w:type="dxa"/>
            <w:tcBorders>
              <w:top w:val="single" w:sz="6" w:space="0" w:color="4F81BD"/>
              <w:left w:val="single" w:sz="6" w:space="0" w:color="4F81BD"/>
              <w:bottom w:val="single" w:sz="6" w:space="0" w:color="4F81BD"/>
              <w:right w:val="single" w:sz="6" w:space="0" w:color="4F81BD"/>
            </w:tcBorders>
            <w:shd w:val="clear" w:color="auto" w:fill="D3DFEE"/>
            <w:hideMark/>
          </w:tcPr>
          <w:p w14:paraId="3E913CE2" w14:textId="77777777" w:rsidR="009B52B1" w:rsidRPr="009B52B1" w:rsidRDefault="009B52B1" w:rsidP="009B52B1">
            <w:pPr>
              <w:numPr>
                <w:ilvl w:val="0"/>
                <w:numId w:val="212"/>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Predictieve planning  </w:t>
            </w:r>
          </w:p>
          <w:p w14:paraId="64D97E65" w14:textId="77777777" w:rsidR="009B52B1" w:rsidRPr="009B52B1" w:rsidRDefault="009B52B1" w:rsidP="009B52B1">
            <w:pPr>
              <w:numPr>
                <w:ilvl w:val="0"/>
                <w:numId w:val="213"/>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Geautomatiseerde retributieberekening  </w:t>
            </w:r>
          </w:p>
          <w:p w14:paraId="06D2CFCC" w14:textId="77777777" w:rsidR="009B52B1" w:rsidRPr="009B52B1" w:rsidRDefault="009B52B1" w:rsidP="009B52B1">
            <w:pPr>
              <w:numPr>
                <w:ilvl w:val="0"/>
                <w:numId w:val="214"/>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Volledige Vlaamse data-uitwisseling </w:t>
            </w:r>
          </w:p>
          <w:p w14:paraId="607A7630" w14:textId="77777777" w:rsidR="009B52B1" w:rsidRPr="009B52B1" w:rsidRDefault="009B52B1" w:rsidP="009B52B1">
            <w:pPr>
              <w:numPr>
                <w:ilvl w:val="0"/>
                <w:numId w:val="215"/>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Samenwerkingsmodel rond hergebruik </w:t>
            </w:r>
          </w:p>
        </w:tc>
        <w:tc>
          <w:tcPr>
            <w:tcW w:w="2685" w:type="dxa"/>
            <w:tcBorders>
              <w:top w:val="single" w:sz="6" w:space="0" w:color="4F81BD"/>
              <w:left w:val="single" w:sz="6" w:space="0" w:color="4F81BD"/>
              <w:bottom w:val="single" w:sz="6" w:space="0" w:color="4F81BD"/>
              <w:right w:val="single" w:sz="6" w:space="0" w:color="4F81BD"/>
            </w:tcBorders>
            <w:shd w:val="clear" w:color="auto" w:fill="D3DFEE"/>
            <w:hideMark/>
          </w:tcPr>
          <w:p w14:paraId="5514E84D" w14:textId="77777777" w:rsidR="009B52B1" w:rsidRPr="009B52B1" w:rsidRDefault="009B52B1" w:rsidP="009B52B1">
            <w:pPr>
              <w:numPr>
                <w:ilvl w:val="0"/>
                <w:numId w:val="216"/>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Predictieve planningstool </w:t>
            </w:r>
          </w:p>
          <w:p w14:paraId="1E20BC26" w14:textId="77777777" w:rsidR="009B52B1" w:rsidRPr="009B52B1" w:rsidRDefault="009B52B1" w:rsidP="009B52B1">
            <w:pPr>
              <w:numPr>
                <w:ilvl w:val="0"/>
                <w:numId w:val="217"/>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Retributieberekeningsmodule </w:t>
            </w:r>
          </w:p>
          <w:p w14:paraId="68DEC00A" w14:textId="77777777" w:rsidR="009B52B1" w:rsidRPr="009B52B1" w:rsidRDefault="009B52B1" w:rsidP="009B52B1">
            <w:pPr>
              <w:numPr>
                <w:ilvl w:val="0"/>
                <w:numId w:val="218"/>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t>afsprakenkaders voor uniforme werking en KPI’s voor nutsbedrijven/gemeente </w:t>
            </w:r>
          </w:p>
          <w:p w14:paraId="447A2F5A" w14:textId="77777777" w:rsidR="009B52B1" w:rsidRPr="009B52B1" w:rsidRDefault="009B52B1" w:rsidP="009B52B1">
            <w:pPr>
              <w:numPr>
                <w:ilvl w:val="0"/>
                <w:numId w:val="219"/>
              </w:numPr>
              <w:spacing w:after="0" w:line="240" w:lineRule="auto"/>
              <w:ind w:firstLine="0"/>
              <w:textAlignment w:val="baseline"/>
              <w:rPr>
                <w:rFonts w:ascii="Calibri" w:eastAsia="Times New Roman" w:hAnsi="Calibri" w:cs="Calibri"/>
                <w:sz w:val="24"/>
                <w:szCs w:val="24"/>
                <w:lang w:eastAsia="nl-BE"/>
              </w:rPr>
            </w:pPr>
            <w:r w:rsidRPr="009B52B1">
              <w:rPr>
                <w:rFonts w:ascii="Calibri" w:eastAsia="Times New Roman" w:hAnsi="Calibri" w:cs="Calibri"/>
                <w:sz w:val="24"/>
                <w:szCs w:val="24"/>
                <w:lang w:eastAsia="nl-BE"/>
              </w:rPr>
              <w:lastRenderedPageBreak/>
              <w:t>Samenwerkingsmodel overdraagbaarheid, inclusief disseminatie- en opleidingsmateriaal voor kwaliteitsvolle implementatie bij andere gebruikers (steden, nutsmaatschappijen, …) </w:t>
            </w:r>
          </w:p>
        </w:tc>
      </w:tr>
    </w:tbl>
    <w:p w14:paraId="6518A9F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lastRenderedPageBreak/>
        <w:t> </w:t>
      </w:r>
    </w:p>
    <w:p w14:paraId="7E3CBE2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i/>
          <w:iCs/>
          <w:u w:val="single"/>
          <w:lang w:eastAsia="nl-BE"/>
        </w:rPr>
        <w:t>Inzoomen op enkele deliverables</w:t>
      </w:r>
      <w:r w:rsidRPr="009B52B1">
        <w:rPr>
          <w:rFonts w:ascii="Calibri" w:eastAsia="Times New Roman" w:hAnsi="Calibri" w:cs="Calibri"/>
          <w:lang w:eastAsia="nl-BE"/>
        </w:rPr>
        <w:t> </w:t>
      </w:r>
    </w:p>
    <w:p w14:paraId="7B58713A" w14:textId="77777777"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b/>
          <w:bCs/>
          <w:lang w:eastAsia="nl-BE"/>
        </w:rPr>
        <w:t xml:space="preserve">Objectieve KPI’s voor nutswerken: </w:t>
      </w:r>
      <w:r w:rsidRPr="009B52B1">
        <w:rPr>
          <w:rFonts w:ascii="Calibri" w:eastAsia="Times New Roman" w:hAnsi="Calibri" w:cs="Calibri"/>
          <w:lang w:eastAsia="nl-BE"/>
        </w:rPr>
        <w:t xml:space="preserve">Het project maakt de kwaliteit, doorlooptijd en hinder van nutswerken voor het eerst </w:t>
      </w:r>
      <w:r w:rsidRPr="009B52B1">
        <w:rPr>
          <w:rFonts w:ascii="Calibri" w:eastAsia="Times New Roman" w:hAnsi="Calibri" w:cs="Calibri"/>
          <w:b/>
          <w:bCs/>
          <w:lang w:eastAsia="nl-BE"/>
        </w:rPr>
        <w:t>objectief en automatisch meetbaar</w:t>
      </w:r>
      <w:r w:rsidRPr="009B52B1">
        <w:rPr>
          <w:rFonts w:ascii="Calibri" w:eastAsia="Times New Roman" w:hAnsi="Calibri" w:cs="Calibri"/>
          <w:lang w:eastAsia="nl-BE"/>
        </w:rPr>
        <w:t xml:space="preserve">. Via de app worden foto’s, GPS-data, herstelbonnen, GIPOD-updates en klachtenregistraties samengebracht tot </w:t>
      </w:r>
      <w:r w:rsidRPr="009B52B1">
        <w:rPr>
          <w:rFonts w:ascii="Calibri" w:eastAsia="Times New Roman" w:hAnsi="Calibri" w:cs="Calibri"/>
          <w:b/>
          <w:bCs/>
          <w:lang w:eastAsia="nl-BE"/>
        </w:rPr>
        <w:t>uniforme KPI’s</w:t>
      </w:r>
      <w:r w:rsidRPr="009B52B1">
        <w:rPr>
          <w:rFonts w:ascii="Calibri" w:eastAsia="Times New Roman" w:hAnsi="Calibri" w:cs="Calibri"/>
          <w:lang w:eastAsia="nl-BE"/>
        </w:rPr>
        <w:t xml:space="preserve">. Zo volgen we o.a. het % correcte herstellingen, de mediane hersteltijd, het aantal klachten door bewoners en bedrijven, de OSLO-conformiteit van dossiers en de efficiëntie van nutsmaatschappijen. Alle indicatoren worden </w:t>
      </w:r>
      <w:r w:rsidRPr="009B52B1">
        <w:rPr>
          <w:rFonts w:ascii="Calibri" w:eastAsia="Times New Roman" w:hAnsi="Calibri" w:cs="Calibri"/>
          <w:b/>
          <w:bCs/>
          <w:lang w:eastAsia="nl-BE"/>
        </w:rPr>
        <w:t>real-time gegenereerd</w:t>
      </w:r>
      <w:r w:rsidRPr="009B52B1">
        <w:rPr>
          <w:rFonts w:ascii="Calibri" w:eastAsia="Times New Roman" w:hAnsi="Calibri" w:cs="Calibri"/>
          <w:lang w:eastAsia="nl-BE"/>
        </w:rPr>
        <w:t xml:space="preserve">, zonder manuele rapportage. Dit maakt het mogelijk om prestaties van nutsbedrijven en gemeenten transparant te vergelijken en vormt de basis voor een </w:t>
      </w:r>
      <w:r w:rsidRPr="009B52B1">
        <w:rPr>
          <w:rFonts w:ascii="Calibri" w:eastAsia="Times New Roman" w:hAnsi="Calibri" w:cs="Calibri"/>
          <w:b/>
          <w:bCs/>
          <w:lang w:eastAsia="nl-BE"/>
        </w:rPr>
        <w:t>Vlaamse benchmark</w:t>
      </w:r>
      <w:r w:rsidRPr="009B52B1">
        <w:rPr>
          <w:rFonts w:ascii="Calibri" w:eastAsia="Times New Roman" w:hAnsi="Calibri" w:cs="Calibri"/>
          <w:lang w:eastAsia="nl-BE"/>
        </w:rPr>
        <w:t xml:space="preserve"> en meer datagedreven lokaal en Vlaams Beleid. </w:t>
      </w:r>
    </w:p>
    <w:p w14:paraId="135727CB" w14:textId="77777777" w:rsidR="008244AC" w:rsidRPr="009B52B1" w:rsidRDefault="008244AC" w:rsidP="009B52B1">
      <w:pPr>
        <w:spacing w:after="0" w:line="240" w:lineRule="auto"/>
        <w:textAlignment w:val="baseline"/>
        <w:rPr>
          <w:rFonts w:ascii="Segoe UI" w:eastAsia="Times New Roman" w:hAnsi="Segoe UI" w:cs="Segoe UI"/>
          <w:sz w:val="18"/>
          <w:szCs w:val="18"/>
          <w:lang w:eastAsia="nl-BE"/>
        </w:rPr>
      </w:pPr>
    </w:p>
    <w:p w14:paraId="0AFCB6C9"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 xml:space="preserve">Samenwerkingsmodel </w:t>
      </w:r>
      <w:r w:rsidRPr="009B52B1">
        <w:rPr>
          <w:rFonts w:ascii="Calibri" w:eastAsia="Times New Roman" w:hAnsi="Calibri" w:cs="Calibri"/>
          <w:lang w:eastAsia="nl-BE"/>
        </w:rPr>
        <w:t>om de oplossing overdraagbaar te maken naar andere steden en gemeenten en modaliteiten rond updates</w:t>
      </w:r>
      <w:r w:rsidRPr="009B52B1">
        <w:rPr>
          <w:rFonts w:ascii="Calibri" w:eastAsia="Times New Roman" w:hAnsi="Calibri" w:cs="Calibri"/>
          <w:b/>
          <w:bCs/>
          <w:lang w:eastAsia="nl-BE"/>
        </w:rPr>
        <w:t>.</w:t>
      </w:r>
      <w:r w:rsidRPr="009B52B1">
        <w:rPr>
          <w:rFonts w:ascii="Calibri" w:eastAsia="Times New Roman" w:hAnsi="Calibri" w:cs="Calibri"/>
          <w:lang w:eastAsia="nl-BE"/>
        </w:rPr>
        <w:t>  </w:t>
      </w:r>
    </w:p>
    <w:p w14:paraId="1BFCE21D" w14:textId="77777777"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 xml:space="preserve">De kern van het project (laag 1)  focust op het </w:t>
      </w:r>
      <w:r w:rsidRPr="009B52B1">
        <w:rPr>
          <w:rFonts w:ascii="Calibri" w:eastAsia="Times New Roman" w:hAnsi="Calibri" w:cs="Calibri"/>
          <w:b/>
          <w:bCs/>
          <w:lang w:eastAsia="nl-BE"/>
        </w:rPr>
        <w:t>realiseren van uniforme, actuele data-uitwisseling</w:t>
      </w:r>
      <w:r w:rsidRPr="009B52B1">
        <w:rPr>
          <w:rFonts w:ascii="Calibri" w:eastAsia="Times New Roman" w:hAnsi="Calibri" w:cs="Calibri"/>
          <w:lang w:eastAsia="nl-BE"/>
        </w:rPr>
        <w:t>. Dit is noodzakelijk om de structurele samenwerking tussen lokale besturen en nutsbedrijven te verbeteren. Hierbij wordt bewust een evenwicht gezocht: enkel stabiele, procesrelevante data (zoals locatie, timing en status van werken) worden via GIPOD gestandaardiseerd. Dit vermijdt dat steden of nutsbedrijven onnodig complexe of concurrentiegevoelige data moeten vrijgeven, terwijl de essentiële informatie voor planning en opvolging wél gedeeld wordt. </w:t>
      </w:r>
    </w:p>
    <w:p w14:paraId="78F8C4D8" w14:textId="77777777" w:rsidR="008244AC" w:rsidRPr="009B52B1" w:rsidRDefault="008244AC" w:rsidP="009B52B1">
      <w:pPr>
        <w:spacing w:after="0" w:line="240" w:lineRule="auto"/>
        <w:textAlignment w:val="baseline"/>
        <w:rPr>
          <w:rFonts w:ascii="Segoe UI" w:eastAsia="Times New Roman" w:hAnsi="Segoe UI" w:cs="Segoe UI"/>
          <w:sz w:val="18"/>
          <w:szCs w:val="18"/>
          <w:lang w:eastAsia="nl-BE"/>
        </w:rPr>
      </w:pPr>
    </w:p>
    <w:p w14:paraId="4F7B22A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val="nl-NL" w:eastAsia="nl-BE"/>
        </w:rPr>
        <w:t>Indicatieve timing (nog verder te verfijnen)</w:t>
      </w:r>
      <w:r w:rsidRPr="009B52B1">
        <w:rPr>
          <w:rFonts w:ascii="Calibri" w:eastAsia="Times New Roman" w:hAnsi="Calibri" w:cs="Calibri"/>
          <w:lang w:eastAsia="nl-BE"/>
        </w:rPr>
        <w:t> </w:t>
      </w:r>
    </w:p>
    <w:p w14:paraId="41ECB89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We benutten niet de volledige subsidieperiode van 3 jaar. Dit is een bewuste keuze: de urgentie op het terrein vraagt snelle implementatie en testresultaten, terwijl projecten van deze omvang vaak vertraging oplopen. Door een kortere kernplanning te hanteren, houden we ruimte vrij voor eventuele vertraging én voor bredere uitrol en verfijnde testing binnen de voorziene termijn.</w:t>
      </w:r>
      <w:r w:rsidRPr="009B52B1">
        <w:rPr>
          <w:rFonts w:ascii="Calibri" w:eastAsia="Times New Roman" w:hAnsi="Calibri" w:cs="Calibri"/>
          <w:lang w:eastAsia="nl-BE"/>
        </w:rPr>
        <w:t> </w:t>
      </w:r>
    </w:p>
    <w:p w14:paraId="3171FF27" w14:textId="77777777" w:rsidR="009B52B1" w:rsidRPr="009B52B1" w:rsidRDefault="009B52B1" w:rsidP="009B52B1">
      <w:pPr>
        <w:numPr>
          <w:ilvl w:val="0"/>
          <w:numId w:val="22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val="nl-NL" w:eastAsia="nl-BE"/>
        </w:rPr>
        <w:t>2026 Q2 – 2027 Q2:</w:t>
      </w:r>
      <w:r w:rsidRPr="009B52B1">
        <w:rPr>
          <w:rFonts w:ascii="Calibri" w:eastAsia="Times New Roman" w:hAnsi="Calibri" w:cs="Calibri"/>
          <w:lang w:val="nl-NL" w:eastAsia="nl-BE"/>
        </w:rPr>
        <w:t xml:space="preserve"> Ontwikkeling MVP (laag 1) en eerste veldtesten</w:t>
      </w:r>
      <w:r w:rsidRPr="009B52B1">
        <w:rPr>
          <w:rFonts w:ascii="Calibri" w:eastAsia="Times New Roman" w:hAnsi="Calibri" w:cs="Calibri"/>
          <w:lang w:eastAsia="nl-BE"/>
        </w:rPr>
        <w:t> </w:t>
      </w:r>
    </w:p>
    <w:p w14:paraId="7D563888" w14:textId="77777777" w:rsidR="009B52B1" w:rsidRPr="009B52B1" w:rsidRDefault="009B52B1" w:rsidP="009B52B1">
      <w:pPr>
        <w:numPr>
          <w:ilvl w:val="0"/>
          <w:numId w:val="22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val="nl-NL" w:eastAsia="nl-BE"/>
        </w:rPr>
        <w:t>2027 Q2 – 2028 Q1:</w:t>
      </w:r>
      <w:r w:rsidRPr="009B52B1">
        <w:rPr>
          <w:rFonts w:ascii="Calibri" w:eastAsia="Times New Roman" w:hAnsi="Calibri" w:cs="Calibri"/>
          <w:lang w:val="nl-NL" w:eastAsia="nl-BE"/>
        </w:rPr>
        <w:t xml:space="preserve"> Uitbreiding naar laag 2-functionaliteiten</w:t>
      </w:r>
      <w:r w:rsidRPr="009B52B1">
        <w:rPr>
          <w:rFonts w:ascii="Calibri" w:eastAsia="Times New Roman" w:hAnsi="Calibri" w:cs="Calibri"/>
          <w:lang w:eastAsia="nl-BE"/>
        </w:rPr>
        <w:t> </w:t>
      </w:r>
    </w:p>
    <w:p w14:paraId="6FC3B08A" w14:textId="77777777" w:rsidR="009B52B1" w:rsidRDefault="009B52B1" w:rsidP="009B52B1">
      <w:pPr>
        <w:numPr>
          <w:ilvl w:val="0"/>
          <w:numId w:val="22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val="nl-NL" w:eastAsia="nl-BE"/>
        </w:rPr>
        <w:t>2028 Q1 – 2028 Q3:</w:t>
      </w:r>
      <w:r w:rsidRPr="009B52B1">
        <w:rPr>
          <w:rFonts w:ascii="Calibri" w:eastAsia="Times New Roman" w:hAnsi="Calibri" w:cs="Calibri"/>
          <w:lang w:val="nl-NL" w:eastAsia="nl-BE"/>
        </w:rPr>
        <w:t xml:space="preserve"> Integratie laag 3 en ter beschikking stellen van de oplossing aan andere steden/gemeenten die geen deel uitmaken van dit project</w:t>
      </w:r>
      <w:r w:rsidRPr="009B52B1">
        <w:rPr>
          <w:rFonts w:ascii="Calibri" w:eastAsia="Times New Roman" w:hAnsi="Calibri" w:cs="Calibri"/>
          <w:lang w:eastAsia="nl-BE"/>
        </w:rPr>
        <w:t> </w:t>
      </w:r>
    </w:p>
    <w:p w14:paraId="02022DD4" w14:textId="77777777" w:rsidR="008244AC" w:rsidRPr="009B52B1" w:rsidRDefault="008244AC" w:rsidP="008244AC">
      <w:pPr>
        <w:spacing w:after="0" w:line="240" w:lineRule="auto"/>
        <w:ind w:left="720"/>
        <w:textAlignment w:val="baseline"/>
        <w:rPr>
          <w:rFonts w:ascii="Calibri" w:eastAsia="Times New Roman" w:hAnsi="Calibri" w:cs="Calibri"/>
          <w:lang w:eastAsia="nl-BE"/>
        </w:rPr>
      </w:pPr>
    </w:p>
    <w:p w14:paraId="4158972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Indicatief budget</w:t>
      </w:r>
      <w:r w:rsidRPr="009B52B1">
        <w:rPr>
          <w:rFonts w:ascii="Calibri" w:eastAsia="Times New Roman" w:hAnsi="Calibri" w:cs="Calibri"/>
          <w:lang w:eastAsia="nl-BE"/>
        </w:rPr>
        <w:t> </w:t>
      </w:r>
    </w:p>
    <w:p w14:paraId="7EAB2767"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 xml:space="preserve">Voor dit project voorzien we een indicatief totaalbudget van </w:t>
      </w:r>
      <w:r w:rsidRPr="009B52B1">
        <w:rPr>
          <w:rFonts w:ascii="Calibri" w:eastAsia="Times New Roman" w:hAnsi="Calibri" w:cs="Calibri"/>
          <w:b/>
          <w:bCs/>
          <w:lang w:eastAsia="nl-BE"/>
        </w:rPr>
        <w:t>2,4 miljoen euro</w:t>
      </w:r>
      <w:r w:rsidRPr="009B52B1">
        <w:rPr>
          <w:rFonts w:ascii="Calibri" w:eastAsia="Times New Roman" w:hAnsi="Calibri" w:cs="Calibri"/>
          <w:lang w:val="nl-NL" w:eastAsia="nl-BE"/>
        </w:rPr>
        <w:t>, opgesplitst tussen programmacoördinatie en business-werk (1,0 miljoen euro) en de technische analyse en implementatie van de drie lagen (1,4 miljoen euro). </w:t>
      </w:r>
      <w:r w:rsidRPr="009B52B1">
        <w:rPr>
          <w:rFonts w:ascii="Calibri" w:eastAsia="Times New Roman" w:hAnsi="Calibri" w:cs="Calibri"/>
          <w:lang w:eastAsia="nl-BE"/>
        </w:rPr>
        <w:t> </w:t>
      </w:r>
    </w:p>
    <w:p w14:paraId="071386C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i/>
          <w:iCs/>
          <w:lang w:eastAsia="nl-BE"/>
        </w:rPr>
        <w:t xml:space="preserve">Programma coördinatie, stakeholder management, business werk – </w:t>
      </w:r>
      <w:r w:rsidRPr="009B52B1">
        <w:rPr>
          <w:rFonts w:ascii="Calibri" w:eastAsia="Times New Roman" w:hAnsi="Calibri" w:cs="Calibri"/>
          <w:b/>
          <w:bCs/>
          <w:i/>
          <w:iCs/>
          <w:lang w:eastAsia="nl-BE"/>
        </w:rPr>
        <w:t>1 mio euro</w:t>
      </w:r>
      <w:r w:rsidRPr="009B52B1">
        <w:rPr>
          <w:rFonts w:ascii="Calibri" w:eastAsia="Times New Roman" w:hAnsi="Calibri" w:cs="Calibri"/>
          <w:lang w:eastAsia="nl-BE"/>
        </w:rPr>
        <w:t> </w:t>
      </w:r>
    </w:p>
    <w:p w14:paraId="1325D9DC" w14:textId="77777777" w:rsidR="009B52B1" w:rsidRPr="009B52B1" w:rsidRDefault="009B52B1" w:rsidP="009B52B1">
      <w:pPr>
        <w:numPr>
          <w:ilvl w:val="0"/>
          <w:numId w:val="22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Wie? business partners (steden, nutsbedrijven, Athumi, …) en mogelijk externe projectleiding   </w:t>
      </w:r>
    </w:p>
    <w:p w14:paraId="2E23796E" w14:textId="77777777" w:rsidR="009B52B1" w:rsidRPr="009B52B1" w:rsidRDefault="009B52B1" w:rsidP="009B52B1">
      <w:pPr>
        <w:numPr>
          <w:ilvl w:val="0"/>
          <w:numId w:val="22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Wat?</w:t>
      </w:r>
      <w:r w:rsidRPr="009B52B1">
        <w:rPr>
          <w:rFonts w:ascii="Calibri" w:eastAsia="Times New Roman" w:hAnsi="Calibri" w:cs="Calibri"/>
          <w:lang w:eastAsia="nl-BE"/>
        </w:rPr>
        <w:t> </w:t>
      </w:r>
    </w:p>
    <w:p w14:paraId="21F646C2" w14:textId="77777777" w:rsidR="009B52B1" w:rsidRPr="009B52B1" w:rsidRDefault="009B52B1" w:rsidP="009B52B1">
      <w:pPr>
        <w:numPr>
          <w:ilvl w:val="0"/>
          <w:numId w:val="225"/>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Personeelsinzet en consultancy (projectmanagement, business analyse, veldwerk)</w:t>
      </w:r>
      <w:r w:rsidRPr="009B52B1">
        <w:rPr>
          <w:rFonts w:ascii="Calibri" w:eastAsia="Times New Roman" w:hAnsi="Calibri" w:cs="Calibri"/>
          <w:lang w:eastAsia="nl-BE"/>
        </w:rPr>
        <w:t> </w:t>
      </w:r>
    </w:p>
    <w:p w14:paraId="00053322" w14:textId="77777777" w:rsidR="009B52B1" w:rsidRPr="009B52B1" w:rsidRDefault="009B52B1" w:rsidP="009B52B1">
      <w:pPr>
        <w:numPr>
          <w:ilvl w:val="0"/>
          <w:numId w:val="226"/>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Ontwikkelen van gebruikersreizen voor de verschillende betrokken spelers</w:t>
      </w:r>
      <w:r w:rsidRPr="009B52B1">
        <w:rPr>
          <w:rFonts w:ascii="Calibri" w:eastAsia="Times New Roman" w:hAnsi="Calibri" w:cs="Calibri"/>
          <w:lang w:eastAsia="nl-BE"/>
        </w:rPr>
        <w:t> </w:t>
      </w:r>
    </w:p>
    <w:p w14:paraId="62874ABC" w14:textId="77777777" w:rsidR="009B52B1" w:rsidRPr="009B52B1" w:rsidRDefault="009B52B1" w:rsidP="009B52B1">
      <w:pPr>
        <w:numPr>
          <w:ilvl w:val="0"/>
          <w:numId w:val="227"/>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Data-definiëring</w:t>
      </w:r>
      <w:r w:rsidRPr="009B52B1">
        <w:rPr>
          <w:rFonts w:ascii="Calibri" w:eastAsia="Times New Roman" w:hAnsi="Calibri" w:cs="Calibri"/>
          <w:lang w:eastAsia="nl-BE"/>
        </w:rPr>
        <w:t> </w:t>
      </w:r>
    </w:p>
    <w:p w14:paraId="7B4AEEA7" w14:textId="77777777" w:rsidR="009B52B1" w:rsidRPr="009B52B1" w:rsidRDefault="009B52B1" w:rsidP="009B52B1">
      <w:pPr>
        <w:numPr>
          <w:ilvl w:val="0"/>
          <w:numId w:val="228"/>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lastRenderedPageBreak/>
        <w:t>Onderzoek naar efficiëntiewinsten dankzij inzet van beeldmateriaal en AI.</w:t>
      </w:r>
      <w:r w:rsidRPr="009B52B1">
        <w:rPr>
          <w:rFonts w:ascii="Calibri" w:eastAsia="Times New Roman" w:hAnsi="Calibri" w:cs="Calibri"/>
          <w:lang w:eastAsia="nl-BE"/>
        </w:rPr>
        <w:t> </w:t>
      </w:r>
    </w:p>
    <w:p w14:paraId="04B27B00" w14:textId="77777777" w:rsidR="009B52B1" w:rsidRPr="009B52B1" w:rsidRDefault="009B52B1" w:rsidP="009B52B1">
      <w:pPr>
        <w:numPr>
          <w:ilvl w:val="0"/>
          <w:numId w:val="229"/>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Communicatie &amp; opleiding</w:t>
      </w:r>
      <w:r w:rsidRPr="009B52B1">
        <w:rPr>
          <w:rFonts w:ascii="Calibri" w:eastAsia="Times New Roman" w:hAnsi="Calibri" w:cs="Calibri"/>
          <w:lang w:eastAsia="nl-BE"/>
        </w:rPr>
        <w:t> </w:t>
      </w:r>
    </w:p>
    <w:p w14:paraId="4E256C11" w14:textId="77777777" w:rsidR="009B52B1" w:rsidRPr="009B52B1" w:rsidRDefault="009B52B1" w:rsidP="009B52B1">
      <w:pPr>
        <w:numPr>
          <w:ilvl w:val="0"/>
          <w:numId w:val="230"/>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Coördinatie van de test- en evaluatiefases in meerdere steden</w:t>
      </w:r>
      <w:r w:rsidRPr="009B52B1">
        <w:rPr>
          <w:rFonts w:ascii="Calibri" w:eastAsia="Times New Roman" w:hAnsi="Calibri" w:cs="Calibri"/>
          <w:lang w:eastAsia="nl-BE"/>
        </w:rPr>
        <w:t> </w:t>
      </w:r>
    </w:p>
    <w:p w14:paraId="0CAFA371" w14:textId="77777777" w:rsidR="009B52B1" w:rsidRPr="009B52B1" w:rsidRDefault="009B52B1" w:rsidP="009B52B1">
      <w:pPr>
        <w:numPr>
          <w:ilvl w:val="0"/>
          <w:numId w:val="231"/>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Juridisch kader </w:t>
      </w:r>
      <w:r w:rsidRPr="009B52B1">
        <w:rPr>
          <w:rFonts w:ascii="Calibri" w:eastAsia="Times New Roman" w:hAnsi="Calibri" w:cs="Calibri"/>
          <w:lang w:eastAsia="nl-BE"/>
        </w:rPr>
        <w:t> </w:t>
      </w:r>
    </w:p>
    <w:p w14:paraId="491DE2AB" w14:textId="77777777" w:rsidR="009B52B1" w:rsidRDefault="009B52B1" w:rsidP="009B52B1">
      <w:pPr>
        <w:numPr>
          <w:ilvl w:val="0"/>
          <w:numId w:val="232"/>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Samenwerkingsmodel en – modaliteiten vastleggen rond hergebruik van de oplossing en toekomstige aanpassingen</w:t>
      </w:r>
      <w:r w:rsidRPr="009B52B1">
        <w:rPr>
          <w:rFonts w:ascii="Calibri" w:eastAsia="Times New Roman" w:hAnsi="Calibri" w:cs="Calibri"/>
          <w:lang w:eastAsia="nl-BE"/>
        </w:rPr>
        <w:t> </w:t>
      </w:r>
    </w:p>
    <w:p w14:paraId="576450AB" w14:textId="77777777" w:rsidR="008244AC" w:rsidRPr="009B52B1" w:rsidRDefault="008244AC" w:rsidP="008244AC">
      <w:pPr>
        <w:spacing w:after="0" w:line="240" w:lineRule="auto"/>
        <w:ind w:left="1440"/>
        <w:textAlignment w:val="baseline"/>
        <w:rPr>
          <w:rFonts w:ascii="Calibri" w:eastAsia="Times New Roman" w:hAnsi="Calibri" w:cs="Calibri"/>
          <w:lang w:eastAsia="nl-BE"/>
        </w:rPr>
      </w:pPr>
    </w:p>
    <w:p w14:paraId="1A8D91F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i/>
          <w:iCs/>
          <w:lang w:eastAsia="nl-BE"/>
        </w:rPr>
        <w:t>Technische analyse en implementatie van de respectievelijk lagen </w:t>
      </w:r>
      <w:r w:rsidRPr="009B52B1">
        <w:rPr>
          <w:rFonts w:ascii="Calibri" w:eastAsia="Times New Roman" w:hAnsi="Calibri" w:cs="Calibri"/>
          <w:lang w:eastAsia="nl-BE"/>
        </w:rPr>
        <w:t> </w:t>
      </w:r>
    </w:p>
    <w:p w14:paraId="44247988" w14:textId="77777777" w:rsidR="009B52B1" w:rsidRPr="009B52B1" w:rsidRDefault="009B52B1" w:rsidP="009B52B1">
      <w:pPr>
        <w:numPr>
          <w:ilvl w:val="0"/>
          <w:numId w:val="23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Laag 1: 750k euro  - Laag 2: 400k euro - Laag 3: 250k euro – totaal: </w:t>
      </w:r>
      <w:r w:rsidRPr="009B52B1">
        <w:rPr>
          <w:rFonts w:ascii="Calibri" w:eastAsia="Times New Roman" w:hAnsi="Calibri" w:cs="Calibri"/>
          <w:b/>
          <w:bCs/>
          <w:lang w:eastAsia="nl-BE"/>
        </w:rPr>
        <w:t>1,4 mio euro</w:t>
      </w:r>
      <w:r w:rsidRPr="009B52B1">
        <w:rPr>
          <w:rFonts w:ascii="Calibri" w:eastAsia="Times New Roman" w:hAnsi="Calibri" w:cs="Calibri"/>
          <w:lang w:eastAsia="nl-BE"/>
        </w:rPr>
        <w:t> </w:t>
      </w:r>
    </w:p>
    <w:p w14:paraId="46572BF9" w14:textId="77777777" w:rsidR="009B52B1" w:rsidRPr="009B52B1" w:rsidRDefault="009B52B1" w:rsidP="009B52B1">
      <w:pPr>
        <w:numPr>
          <w:ilvl w:val="0"/>
          <w:numId w:val="23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Wie? Digipolis Antwerpen, Athumi en externe ontwikkelaar/leverancier  </w:t>
      </w:r>
    </w:p>
    <w:p w14:paraId="193ED9EF" w14:textId="77777777" w:rsidR="009B52B1" w:rsidRPr="009B52B1" w:rsidRDefault="009B52B1" w:rsidP="009B52B1">
      <w:pPr>
        <w:numPr>
          <w:ilvl w:val="0"/>
          <w:numId w:val="23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Wat?  </w:t>
      </w:r>
    </w:p>
    <w:p w14:paraId="1B3B5D93" w14:textId="77777777" w:rsidR="009B52B1" w:rsidRPr="009B52B1" w:rsidRDefault="009B52B1" w:rsidP="009B52B1">
      <w:pPr>
        <w:numPr>
          <w:ilvl w:val="0"/>
          <w:numId w:val="236"/>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Personeelsinzet en consultancy (projectmanagement, technische analyse)</w:t>
      </w:r>
      <w:r w:rsidRPr="009B52B1">
        <w:rPr>
          <w:rFonts w:ascii="Calibri" w:eastAsia="Times New Roman" w:hAnsi="Calibri" w:cs="Calibri"/>
          <w:lang w:eastAsia="nl-BE"/>
        </w:rPr>
        <w:t> </w:t>
      </w:r>
    </w:p>
    <w:p w14:paraId="4F818946" w14:textId="77777777" w:rsidR="009B52B1" w:rsidRPr="009B52B1" w:rsidRDefault="009B52B1" w:rsidP="009B52B1">
      <w:pPr>
        <w:numPr>
          <w:ilvl w:val="0"/>
          <w:numId w:val="237"/>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Technische data-definiëring, - opzet en integraties</w:t>
      </w:r>
      <w:r w:rsidRPr="009B52B1">
        <w:rPr>
          <w:rFonts w:ascii="Calibri" w:eastAsia="Times New Roman" w:hAnsi="Calibri" w:cs="Calibri"/>
          <w:lang w:eastAsia="nl-BE"/>
        </w:rPr>
        <w:t> </w:t>
      </w:r>
    </w:p>
    <w:p w14:paraId="377C1719" w14:textId="77777777" w:rsidR="009B52B1" w:rsidRPr="009B52B1" w:rsidRDefault="009B52B1" w:rsidP="009B52B1">
      <w:pPr>
        <w:numPr>
          <w:ilvl w:val="0"/>
          <w:numId w:val="238"/>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Onderzoek naar efficiëntiewinsten dankzij inzet van beeldmateriaal en AI.</w:t>
      </w:r>
      <w:r w:rsidRPr="009B52B1">
        <w:rPr>
          <w:rFonts w:ascii="Calibri" w:eastAsia="Times New Roman" w:hAnsi="Calibri" w:cs="Calibri"/>
          <w:lang w:eastAsia="nl-BE"/>
        </w:rPr>
        <w:t> </w:t>
      </w:r>
    </w:p>
    <w:p w14:paraId="2E8EFDAA" w14:textId="77777777" w:rsidR="009B52B1" w:rsidRDefault="009B52B1" w:rsidP="009B52B1">
      <w:pPr>
        <w:numPr>
          <w:ilvl w:val="0"/>
          <w:numId w:val="239"/>
        </w:numPr>
        <w:spacing w:after="0" w:line="240" w:lineRule="auto"/>
        <w:ind w:left="1440"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Ontwikkeling van standaarden en oplossingen, inclusief test- en evaluatiesessies</w:t>
      </w:r>
      <w:r w:rsidRPr="009B52B1">
        <w:rPr>
          <w:rFonts w:ascii="Calibri" w:eastAsia="Times New Roman" w:hAnsi="Calibri" w:cs="Calibri"/>
          <w:lang w:eastAsia="nl-BE"/>
        </w:rPr>
        <w:t> </w:t>
      </w:r>
    </w:p>
    <w:p w14:paraId="0DBA7419" w14:textId="77777777" w:rsidR="008244AC" w:rsidRPr="009B52B1" w:rsidRDefault="008244AC" w:rsidP="008244AC">
      <w:pPr>
        <w:spacing w:after="0" w:line="240" w:lineRule="auto"/>
        <w:ind w:left="1440"/>
        <w:textAlignment w:val="baseline"/>
        <w:rPr>
          <w:rFonts w:ascii="Calibri" w:eastAsia="Times New Roman" w:hAnsi="Calibri" w:cs="Calibri"/>
          <w:lang w:eastAsia="nl-BE"/>
        </w:rPr>
      </w:pPr>
    </w:p>
    <w:p w14:paraId="3EA62598" w14:textId="002D76FF"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Segoe UI" w:eastAsia="Times New Roman" w:hAnsi="Segoe UI" w:cs="Segoe UI"/>
          <w:noProof/>
          <w:sz w:val="18"/>
          <w:szCs w:val="18"/>
          <w:lang w:eastAsia="nl-BE"/>
        </w:rPr>
        <w:drawing>
          <wp:inline distT="0" distB="0" distL="0" distR="0" wp14:anchorId="227EDDA7" wp14:editId="7E61C12D">
            <wp:extent cx="5760720" cy="3135630"/>
            <wp:effectExtent l="0" t="0" r="0" b="7620"/>
            <wp:docPr id="1084475791" name="Afbeelding 2" descr="Afbeelding met lijn, schermopname, zwart,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5791" name="Afbeelding 2" descr="Afbeelding met lijn, schermopname, zwart, Parallel&#10;&#10;Door AI gegenereerde inhoud is mogelijk onju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135630"/>
                    </a:xfrm>
                    <a:prstGeom prst="rect">
                      <a:avLst/>
                    </a:prstGeom>
                    <a:noFill/>
                    <a:ln>
                      <a:noFill/>
                    </a:ln>
                  </pic:spPr>
                </pic:pic>
              </a:graphicData>
            </a:graphic>
          </wp:inline>
        </w:drawing>
      </w:r>
      <w:r w:rsidRPr="009B52B1">
        <w:rPr>
          <w:rFonts w:ascii="Calibri" w:eastAsia="Times New Roman" w:hAnsi="Calibri" w:cs="Calibri"/>
          <w:lang w:eastAsia="nl-BE"/>
        </w:rPr>
        <w:t> </w:t>
      </w:r>
    </w:p>
    <w:p w14:paraId="06FD12F6"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Aandachtspunten: </w:t>
      </w:r>
    </w:p>
    <w:p w14:paraId="35CD1992" w14:textId="77777777" w:rsidR="009B52B1" w:rsidRPr="009B52B1" w:rsidRDefault="009B52B1" w:rsidP="009B52B1">
      <w:pPr>
        <w:numPr>
          <w:ilvl w:val="0"/>
          <w:numId w:val="240"/>
        </w:numPr>
        <w:spacing w:after="0" w:line="240" w:lineRule="auto"/>
        <w:ind w:left="1080" w:firstLine="0"/>
        <w:textAlignment w:val="baseline"/>
        <w:rPr>
          <w:rFonts w:ascii="Calibri" w:eastAsia="Times New Roman" w:hAnsi="Calibri" w:cs="Calibri"/>
          <w:lang w:eastAsia="nl-BE"/>
        </w:rPr>
      </w:pPr>
      <w:r w:rsidRPr="009B52B1">
        <w:rPr>
          <w:rFonts w:ascii="Calibri" w:eastAsia="Times New Roman" w:hAnsi="Calibri" w:cs="Calibri"/>
          <w:lang w:eastAsia="nl-BE"/>
        </w:rPr>
        <w:t>Athumi zal maximaal 15% van het totale budget toegekend krijgen.  </w:t>
      </w:r>
    </w:p>
    <w:p w14:paraId="185AC458" w14:textId="77777777" w:rsidR="009B52B1" w:rsidRPr="009B52B1" w:rsidRDefault="009B52B1" w:rsidP="009B52B1">
      <w:pPr>
        <w:numPr>
          <w:ilvl w:val="0"/>
          <w:numId w:val="241"/>
        </w:numPr>
        <w:spacing w:after="0" w:line="240" w:lineRule="auto"/>
        <w:ind w:left="1080" w:firstLine="0"/>
        <w:textAlignment w:val="baseline"/>
        <w:rPr>
          <w:rFonts w:ascii="Calibri" w:eastAsia="Times New Roman" w:hAnsi="Calibri" w:cs="Calibri"/>
          <w:lang w:eastAsia="nl-BE"/>
        </w:rPr>
      </w:pPr>
      <w:r w:rsidRPr="009B52B1">
        <w:rPr>
          <w:rFonts w:ascii="Calibri" w:eastAsia="Times New Roman" w:hAnsi="Calibri" w:cs="Calibri"/>
          <w:lang w:eastAsia="nl-BE"/>
        </w:rPr>
        <w:t>Budgetverdeling over stad Antwerpen, andere steden en partners wordt uitgewerkt in de volgende fase. </w:t>
      </w:r>
    </w:p>
    <w:p w14:paraId="6D2B105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281E2E60" w14:textId="77777777" w:rsidR="009B52B1" w:rsidRPr="009B52B1" w:rsidRDefault="009B52B1" w:rsidP="009B52B1">
      <w:pPr>
        <w:numPr>
          <w:ilvl w:val="0"/>
          <w:numId w:val="24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Welke partners heb je al gesproken en is er engagement om betrokken te worden bij het project? Dit kunnen andere lokale besturen zijn, intercommunales, provincies, entiteiten van de Vlaamse overheid, enzovoort.</w:t>
      </w:r>
      <w:r w:rsidRPr="009B52B1">
        <w:rPr>
          <w:rFonts w:ascii="Calibri" w:eastAsia="Times New Roman" w:hAnsi="Calibri" w:cs="Calibri"/>
          <w:color w:val="3A4891"/>
          <w:lang w:eastAsia="nl-BE"/>
        </w:rPr>
        <w:t> </w:t>
      </w:r>
    </w:p>
    <w:p w14:paraId="28E5D3D8"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Stad Antwerpen</w:t>
      </w:r>
      <w:r w:rsidRPr="009B52B1">
        <w:rPr>
          <w:rFonts w:ascii="Calibri" w:eastAsia="Times New Roman" w:hAnsi="Calibri" w:cs="Calibri"/>
          <w:lang w:eastAsia="nl-BE"/>
        </w:rPr>
        <w:t xml:space="preserve"> stelt in haar bestuursakkoord de kwaliteit en leefbaarheid van de publieke ruimte centraal:  </w:t>
      </w:r>
    </w:p>
    <w:p w14:paraId="13FCDD70" w14:textId="77777777" w:rsidR="009B52B1" w:rsidRPr="009B52B1" w:rsidRDefault="009B52B1" w:rsidP="009B52B1">
      <w:pPr>
        <w:numPr>
          <w:ilvl w:val="0"/>
          <w:numId w:val="24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i/>
          <w:iCs/>
          <w:lang w:eastAsia="nl-BE"/>
        </w:rPr>
        <w:t>“De publieke ruimte is de plek die we met zijn allen delen. De kwaliteit van ons openbaar domein is van uitzonderlijk groot belang”</w:t>
      </w:r>
      <w:r w:rsidRPr="009B52B1">
        <w:rPr>
          <w:rFonts w:ascii="Calibri" w:eastAsia="Times New Roman" w:hAnsi="Calibri" w:cs="Calibri"/>
          <w:lang w:eastAsia="nl-BE"/>
        </w:rPr>
        <w:t> </w:t>
      </w:r>
    </w:p>
    <w:p w14:paraId="66C7CE9A" w14:textId="77777777" w:rsidR="009B52B1" w:rsidRPr="009B52B1" w:rsidRDefault="009B52B1" w:rsidP="009B52B1">
      <w:pPr>
        <w:numPr>
          <w:ilvl w:val="0"/>
          <w:numId w:val="24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i/>
          <w:iCs/>
          <w:lang w:eastAsia="nl-BE"/>
        </w:rPr>
        <w:t xml:space="preserve">“Aannemers van nutswerken worden verplicht om inbreuken meteen definitief te herstellen om de straat ook tijdens de werken proper en veilig te houden. We zetten verder in </w:t>
      </w:r>
      <w:r w:rsidRPr="009B52B1">
        <w:rPr>
          <w:rFonts w:ascii="Calibri" w:eastAsia="Times New Roman" w:hAnsi="Calibri" w:cs="Calibri"/>
          <w:i/>
          <w:iCs/>
          <w:lang w:eastAsia="nl-BE"/>
        </w:rPr>
        <w:lastRenderedPageBreak/>
        <w:t xml:space="preserve">op de </w:t>
      </w:r>
      <w:r w:rsidRPr="009B52B1">
        <w:rPr>
          <w:rFonts w:ascii="Calibri" w:eastAsia="Times New Roman" w:hAnsi="Calibri" w:cs="Calibri"/>
          <w:b/>
          <w:bCs/>
          <w:i/>
          <w:iCs/>
          <w:lang w:eastAsia="nl-BE"/>
        </w:rPr>
        <w:t>verbetering van de coördinatie en communicatie van nutswerken</w:t>
      </w:r>
      <w:r w:rsidRPr="009B52B1">
        <w:rPr>
          <w:rFonts w:ascii="Calibri" w:eastAsia="Times New Roman" w:hAnsi="Calibri" w:cs="Calibri"/>
          <w:i/>
          <w:iCs/>
          <w:lang w:eastAsia="nl-BE"/>
        </w:rPr>
        <w:t xml:space="preserve"> op het grondgebied van de stad …” </w:t>
      </w:r>
      <w:r w:rsidRPr="009B52B1">
        <w:rPr>
          <w:rFonts w:ascii="Calibri" w:eastAsia="Times New Roman" w:hAnsi="Calibri" w:cs="Calibri"/>
          <w:lang w:eastAsia="nl-BE"/>
        </w:rPr>
        <w:t> </w:t>
      </w:r>
    </w:p>
    <w:p w14:paraId="1A4DDDA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Dit project beantwoordt aan deze doelstellingen door nutswerken systematisch digitaal op te volgen, de hinder voor bewoners, bezoekers en handelaars te beperken en de samenwerking met nutsbedrijven en districten te structureren. </w:t>
      </w:r>
    </w:p>
    <w:p w14:paraId="383C7B1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 xml:space="preserve">Digipolis Antwerpen </w:t>
      </w:r>
      <w:r w:rsidRPr="009B52B1">
        <w:rPr>
          <w:rFonts w:ascii="Calibri" w:eastAsia="Times New Roman" w:hAnsi="Calibri" w:cs="Calibri"/>
          <w:lang w:eastAsia="nl-BE"/>
        </w:rPr>
        <w:t>is de partner voor de digitale ontwikkeling. </w:t>
      </w:r>
    </w:p>
    <w:p w14:paraId="034A5EF9"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Stad Vilvoorde</w:t>
      </w:r>
      <w:r w:rsidRPr="009B52B1">
        <w:rPr>
          <w:rFonts w:ascii="Calibri" w:eastAsia="Times New Roman" w:hAnsi="Calibri" w:cs="Calibri"/>
          <w:lang w:eastAsia="nl-BE"/>
        </w:rPr>
        <w:t xml:space="preserve"> stapt mee in het verhaal vanuit hun eigen zoektocht naar een gedragen terreinoplossing en vernieuwde nutswerking.  Het bestuursakkoord van de stad geeft aan dat werken door aannemers van nutsbedrijven beter moeten worden opgevolgd en dat boetes worden gebruikt als stok achter de deur. Ook stelt de stad dat een werfopvolger aangesteld moet worden die actief moet optreden indien het openbaar domein niet in de oorspronkelijke staat wordt achtergelaten door aannemers en nutsmaatschappijen. </w:t>
      </w:r>
    </w:p>
    <w:p w14:paraId="572A2C7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Nutsmaatschappij of intercommunale</w:t>
      </w:r>
      <w:r w:rsidRPr="009B52B1">
        <w:rPr>
          <w:rFonts w:ascii="Calibri" w:eastAsia="Times New Roman" w:hAnsi="Calibri" w:cs="Calibri"/>
          <w:b/>
          <w:bCs/>
          <w:sz w:val="17"/>
          <w:szCs w:val="17"/>
          <w:vertAlign w:val="superscript"/>
          <w:lang w:eastAsia="nl-BE"/>
        </w:rPr>
        <w:t>5</w:t>
      </w:r>
      <w:r w:rsidRPr="009B52B1">
        <w:rPr>
          <w:rFonts w:ascii="Calibri" w:eastAsia="Times New Roman" w:hAnsi="Calibri" w:cs="Calibri"/>
          <w:lang w:eastAsia="nl-BE"/>
        </w:rPr>
        <w:t>: praktijkpartner voor datakoppeling en testopvolging op terrein. In een overleg met verantwoordelijken uit de hoofdzetel en uit het regiokantoor Antwerpen, geeft Fluvius aan de problematiek te herkennen en achter de voorgestelde oplossing te staan. In verdere gesprekken verfijnen we de samenwerking met hen in dit dossier. </w:t>
      </w:r>
    </w:p>
    <w:p w14:paraId="07F9431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Er is ook een gesprek met </w:t>
      </w:r>
      <w:r w:rsidRPr="009B52B1">
        <w:rPr>
          <w:rFonts w:ascii="Calibri" w:eastAsia="Times New Roman" w:hAnsi="Calibri" w:cs="Calibri"/>
          <w:b/>
          <w:bCs/>
          <w:lang w:eastAsia="nl-BE"/>
        </w:rPr>
        <w:t>Wyre</w:t>
      </w:r>
      <w:r w:rsidRPr="009B52B1">
        <w:rPr>
          <w:rFonts w:ascii="Calibri" w:eastAsia="Times New Roman" w:hAnsi="Calibri" w:cs="Calibri"/>
          <w:lang w:eastAsia="nl-BE"/>
        </w:rPr>
        <w:t xml:space="preserve"> opgestart. </w:t>
      </w:r>
    </w:p>
    <w:p w14:paraId="009013D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Athumi</w:t>
      </w:r>
      <w:r w:rsidRPr="009B52B1">
        <w:rPr>
          <w:rFonts w:ascii="Calibri" w:eastAsia="Times New Roman" w:hAnsi="Calibri" w:cs="Calibri"/>
          <w:lang w:eastAsia="nl-BE"/>
        </w:rPr>
        <w:t xml:space="preserve"> (Vlaamse Datadelingsautoriteit): bevestigde haar rol als partner vanuit hun rol in het bestaande ecosysteem met de nutssector. Hun inbreng verzekert de schaalbaarheid naar andere steden en gemeenten, de standaarden en API’s en eventuele decretale verankering voor ontsluiting van GIPOD-gegevens.  </w:t>
      </w:r>
    </w:p>
    <w:p w14:paraId="3254E476"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 xml:space="preserve">De </w:t>
      </w:r>
      <w:r w:rsidRPr="009B52B1">
        <w:rPr>
          <w:rFonts w:ascii="Calibri" w:eastAsia="Times New Roman" w:hAnsi="Calibri" w:cs="Calibri"/>
          <w:b/>
          <w:bCs/>
          <w:lang w:val="nl-NL" w:eastAsia="nl-BE"/>
        </w:rPr>
        <w:t>Vlaamse Regering</w:t>
      </w:r>
      <w:r w:rsidRPr="009B52B1">
        <w:rPr>
          <w:rFonts w:ascii="Calibri" w:eastAsia="Times New Roman" w:hAnsi="Calibri" w:cs="Calibri"/>
          <w:lang w:val="nl-NL" w:eastAsia="nl-BE"/>
        </w:rPr>
        <w:t xml:space="preserve"> ziet </w:t>
      </w:r>
      <w:r w:rsidRPr="009B52B1">
        <w:rPr>
          <w:rFonts w:ascii="Calibri" w:eastAsia="Times New Roman" w:hAnsi="Calibri" w:cs="Calibri"/>
          <w:b/>
          <w:bCs/>
          <w:lang w:val="nl-NL" w:eastAsia="nl-BE"/>
        </w:rPr>
        <w:t>digitalisering en innovatie</w:t>
      </w:r>
      <w:r w:rsidRPr="009B52B1">
        <w:rPr>
          <w:rFonts w:ascii="Calibri" w:eastAsia="Times New Roman" w:hAnsi="Calibri" w:cs="Calibri"/>
          <w:lang w:val="nl-NL" w:eastAsia="nl-BE"/>
        </w:rPr>
        <w:t xml:space="preserve"> als een van de vier strategische speerpunten van haar economisch beleid. Binnen dit kader wordt </w:t>
      </w:r>
      <w:r w:rsidRPr="009B52B1">
        <w:rPr>
          <w:rFonts w:ascii="Calibri" w:eastAsia="Times New Roman" w:hAnsi="Calibri" w:cs="Calibri"/>
          <w:b/>
          <w:bCs/>
          <w:lang w:val="nl-NL" w:eastAsia="nl-BE"/>
        </w:rPr>
        <w:t>Athumi</w:t>
      </w:r>
      <w:r w:rsidRPr="009B52B1">
        <w:rPr>
          <w:rFonts w:ascii="Calibri" w:eastAsia="Times New Roman" w:hAnsi="Calibri" w:cs="Calibri"/>
          <w:lang w:val="nl-NL" w:eastAsia="nl-BE"/>
        </w:rPr>
        <w:t xml:space="preserve"> expliciet aangeduid als spilorganisatie voor de </w:t>
      </w:r>
      <w:r w:rsidRPr="009B52B1">
        <w:rPr>
          <w:rFonts w:ascii="Calibri" w:eastAsia="Times New Roman" w:hAnsi="Calibri" w:cs="Calibri"/>
          <w:b/>
          <w:bCs/>
          <w:lang w:val="nl-NL" w:eastAsia="nl-BE"/>
        </w:rPr>
        <w:t>ontwikkeling van datakluizen, digitale identiteit en veilige datadeling</w:t>
      </w:r>
      <w:r w:rsidRPr="009B52B1">
        <w:rPr>
          <w:rFonts w:ascii="Calibri" w:eastAsia="Times New Roman" w:hAnsi="Calibri" w:cs="Calibri"/>
          <w:lang w:val="nl-NL" w:eastAsia="nl-BE"/>
        </w:rPr>
        <w:t xml:space="preserve">. Athumi garandeert dat nieuwe toepassingen niet lokaal verankerd blijven, maar aansluiten bij Vlaamse en Europese standaarden voor </w:t>
      </w:r>
      <w:r w:rsidRPr="009B52B1">
        <w:rPr>
          <w:rFonts w:ascii="Calibri" w:eastAsia="Times New Roman" w:hAnsi="Calibri" w:cs="Calibri"/>
          <w:b/>
          <w:bCs/>
          <w:lang w:val="nl-NL" w:eastAsia="nl-BE"/>
        </w:rPr>
        <w:t>openheid en interoperabiliteit</w:t>
      </w:r>
      <w:r w:rsidRPr="009B52B1">
        <w:rPr>
          <w:rFonts w:ascii="Calibri" w:eastAsia="Times New Roman" w:hAnsi="Calibri" w:cs="Calibri"/>
          <w:lang w:val="nl-NL" w:eastAsia="nl-BE"/>
        </w:rPr>
        <w:t>.</w:t>
      </w:r>
      <w:r w:rsidRPr="009B52B1">
        <w:rPr>
          <w:rFonts w:ascii="Calibri" w:eastAsia="Times New Roman" w:hAnsi="Calibri" w:cs="Calibri"/>
          <w:lang w:eastAsia="nl-BE"/>
        </w:rPr>
        <w:t> </w:t>
      </w:r>
    </w:p>
    <w:p w14:paraId="7DCD4ACC"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Voor het project digitale nuts is de rol van Athumi cruciaal:</w:t>
      </w:r>
      <w:r w:rsidRPr="009B52B1">
        <w:rPr>
          <w:rFonts w:ascii="Calibri" w:eastAsia="Times New Roman" w:hAnsi="Calibri" w:cs="Calibri"/>
          <w:lang w:eastAsia="nl-BE"/>
        </w:rPr>
        <w:t> </w:t>
      </w:r>
    </w:p>
    <w:p w14:paraId="47BB67D6" w14:textId="77777777" w:rsidR="009B52B1" w:rsidRPr="009B52B1" w:rsidRDefault="009B52B1" w:rsidP="009B52B1">
      <w:pPr>
        <w:numPr>
          <w:ilvl w:val="0"/>
          <w:numId w:val="24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 xml:space="preserve">Verzekeren dat de data-uitwisseling tussen steden, nutsmaatschappijen en Vlaamse platformen (zoals GIPOD) gebeurt volgens </w:t>
      </w:r>
      <w:r w:rsidRPr="009B52B1">
        <w:rPr>
          <w:rFonts w:ascii="Calibri" w:eastAsia="Times New Roman" w:hAnsi="Calibri" w:cs="Calibri"/>
          <w:b/>
          <w:bCs/>
          <w:lang w:val="nl-NL" w:eastAsia="nl-BE"/>
        </w:rPr>
        <w:t>OSLO-standaarden</w:t>
      </w:r>
      <w:r w:rsidRPr="009B52B1">
        <w:rPr>
          <w:rFonts w:ascii="Calibri" w:eastAsia="Times New Roman" w:hAnsi="Calibri" w:cs="Calibri"/>
          <w:lang w:val="nl-NL" w:eastAsia="nl-BE"/>
        </w:rPr>
        <w:t xml:space="preserve"> en met respect voor </w:t>
      </w:r>
      <w:r w:rsidRPr="009B52B1">
        <w:rPr>
          <w:rFonts w:ascii="Calibri" w:eastAsia="Times New Roman" w:hAnsi="Calibri" w:cs="Calibri"/>
          <w:b/>
          <w:bCs/>
          <w:lang w:val="nl-NL" w:eastAsia="nl-BE"/>
        </w:rPr>
        <w:t>GDPR en data-soevereiniteit</w:t>
      </w:r>
      <w:r w:rsidRPr="009B52B1">
        <w:rPr>
          <w:rFonts w:ascii="Calibri" w:eastAsia="Times New Roman" w:hAnsi="Calibri" w:cs="Calibri"/>
          <w:lang w:val="nl-NL" w:eastAsia="nl-BE"/>
        </w:rPr>
        <w:t>.</w:t>
      </w:r>
      <w:r w:rsidRPr="009B52B1">
        <w:rPr>
          <w:rFonts w:ascii="Calibri" w:eastAsia="Times New Roman" w:hAnsi="Calibri" w:cs="Calibri"/>
          <w:lang w:eastAsia="nl-BE"/>
        </w:rPr>
        <w:t> </w:t>
      </w:r>
    </w:p>
    <w:p w14:paraId="7B8B5860" w14:textId="77777777" w:rsidR="009B52B1" w:rsidRPr="009B52B1" w:rsidRDefault="009B52B1" w:rsidP="009B52B1">
      <w:pPr>
        <w:numPr>
          <w:ilvl w:val="0"/>
          <w:numId w:val="24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 xml:space="preserve">Zorgen voor een </w:t>
      </w:r>
      <w:r w:rsidRPr="009B52B1">
        <w:rPr>
          <w:rFonts w:ascii="Calibri" w:eastAsia="Times New Roman" w:hAnsi="Calibri" w:cs="Calibri"/>
          <w:b/>
          <w:bCs/>
          <w:lang w:val="nl-NL" w:eastAsia="nl-BE"/>
        </w:rPr>
        <w:t xml:space="preserve">repliceerbare en schaalbare oplossing </w:t>
      </w:r>
      <w:r w:rsidRPr="009B52B1">
        <w:rPr>
          <w:rFonts w:ascii="Calibri" w:eastAsia="Times New Roman" w:hAnsi="Calibri" w:cs="Calibri"/>
          <w:lang w:val="nl-NL" w:eastAsia="nl-BE"/>
        </w:rPr>
        <w:t>naar andere Vlaamse steden en gemeenten.</w:t>
      </w:r>
      <w:r w:rsidRPr="009B52B1">
        <w:rPr>
          <w:rFonts w:ascii="Calibri" w:eastAsia="Times New Roman" w:hAnsi="Calibri" w:cs="Calibri"/>
          <w:lang w:eastAsia="nl-BE"/>
        </w:rPr>
        <w:t> </w:t>
      </w:r>
    </w:p>
    <w:p w14:paraId="2BCA60B3" w14:textId="77777777" w:rsidR="009B52B1" w:rsidRPr="009B52B1" w:rsidRDefault="009B52B1" w:rsidP="009B52B1">
      <w:pPr>
        <w:numPr>
          <w:ilvl w:val="0"/>
          <w:numId w:val="24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val="nl-NL" w:eastAsia="nl-BE"/>
        </w:rPr>
        <w:t xml:space="preserve">Voldoen aan de Vlaamse beleidslijn dat innovatieprojecten structureel bijdragen tot </w:t>
      </w:r>
      <w:r w:rsidRPr="009B52B1">
        <w:rPr>
          <w:rFonts w:ascii="Calibri" w:eastAsia="Times New Roman" w:hAnsi="Calibri" w:cs="Calibri"/>
          <w:b/>
          <w:bCs/>
          <w:lang w:val="nl-NL" w:eastAsia="nl-BE"/>
        </w:rPr>
        <w:t>interoperabiliteit en gedeelde digitale infrastructuur</w:t>
      </w:r>
      <w:r w:rsidRPr="009B52B1">
        <w:rPr>
          <w:rFonts w:ascii="Calibri" w:eastAsia="Times New Roman" w:hAnsi="Calibri" w:cs="Calibri"/>
          <w:lang w:val="nl-NL" w:eastAsia="nl-BE"/>
        </w:rPr>
        <w:t>.</w:t>
      </w:r>
      <w:r w:rsidRPr="009B52B1">
        <w:rPr>
          <w:rFonts w:ascii="Calibri" w:eastAsia="Times New Roman" w:hAnsi="Calibri" w:cs="Calibri"/>
          <w:lang w:eastAsia="nl-BE"/>
        </w:rPr>
        <w:t> </w:t>
      </w:r>
    </w:p>
    <w:p w14:paraId="0DEC7664"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val="nl-NL" w:eastAsia="nl-BE"/>
        </w:rPr>
        <w:t xml:space="preserve">De inzet op </w:t>
      </w:r>
      <w:r w:rsidRPr="009B52B1">
        <w:rPr>
          <w:rFonts w:ascii="Calibri" w:eastAsia="Times New Roman" w:hAnsi="Calibri" w:cs="Calibri"/>
          <w:b/>
          <w:bCs/>
          <w:lang w:val="nl-NL" w:eastAsia="nl-BE"/>
        </w:rPr>
        <w:t>digitalisering en innovatie</w:t>
      </w:r>
      <w:r w:rsidRPr="009B52B1">
        <w:rPr>
          <w:rFonts w:ascii="Calibri" w:eastAsia="Times New Roman" w:hAnsi="Calibri" w:cs="Calibri"/>
          <w:lang w:val="nl-NL" w:eastAsia="nl-BE"/>
        </w:rPr>
        <w:t xml:space="preserve"> is niet alleen een technologische meerwaarde, maar ook een structureel beleidsantwoord dat steden en nutsmaatschappijen helpt om de kloof tussen beleid en uitvoering duurzaam te dichten.</w:t>
      </w:r>
      <w:r w:rsidRPr="009B52B1">
        <w:rPr>
          <w:rFonts w:ascii="Calibri" w:eastAsia="Times New Roman" w:hAnsi="Calibri" w:cs="Calibri"/>
          <w:lang w:eastAsia="nl-BE"/>
        </w:rPr>
        <w:t> </w:t>
      </w:r>
    </w:p>
    <w:p w14:paraId="4386991E"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Agentschap Wegen &amp; Verkeer</w:t>
      </w:r>
      <w:r w:rsidRPr="009B52B1">
        <w:rPr>
          <w:rFonts w:ascii="Calibri" w:eastAsia="Times New Roman" w:hAnsi="Calibri" w:cs="Calibri"/>
          <w:lang w:eastAsia="nl-BE"/>
        </w:rPr>
        <w:t xml:space="preserve"> (AVW): potentieel partner i.v.m. gewestwegen (GIS-koppeling en uitzonderingen); </w:t>
      </w:r>
    </w:p>
    <w:p w14:paraId="1DACF5F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Vlaamse stedennetwerken</w:t>
      </w:r>
      <w:r w:rsidRPr="009B52B1">
        <w:rPr>
          <w:rFonts w:ascii="Calibri" w:eastAsia="Times New Roman" w:hAnsi="Calibri" w:cs="Calibri"/>
          <w:lang w:eastAsia="nl-BE"/>
        </w:rPr>
        <w:t xml:space="preserve"> (kennisnetwerk, VVSG, VVSG Smart Region Hub): voor kennisdeling en schaalvergroting. Gesprekken over hun mogelijke rol worden gevoerd. </w:t>
      </w:r>
    </w:p>
    <w:p w14:paraId="0F656F1C"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41643F3E" w14:textId="77777777" w:rsidR="009B52B1" w:rsidRPr="009B52B1" w:rsidRDefault="009B52B1" w:rsidP="009B52B1">
      <w:pPr>
        <w:numPr>
          <w:ilvl w:val="0"/>
          <w:numId w:val="24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3A4891"/>
          <w:lang w:eastAsia="nl-BE"/>
        </w:rPr>
        <w:t xml:space="preserve">Welke eindresultaten heeft het project voor ogen? Wat is de beoogde meerwaarde voor de partners binnen én buiten het project? Hoe kunnen de resultaten verduurzaamd worden na afloop van het project? </w:t>
      </w:r>
      <w:r w:rsidRPr="009B52B1">
        <w:rPr>
          <w:rFonts w:ascii="Calibri" w:eastAsia="Times New Roman" w:hAnsi="Calibri" w:cs="Calibri"/>
          <w:color w:val="3A4891"/>
          <w:lang w:eastAsia="nl-BE"/>
        </w:rPr>
        <w:tab/>
      </w:r>
      <w:r w:rsidRPr="009B52B1">
        <w:rPr>
          <w:rFonts w:ascii="Calibri" w:eastAsia="Times New Roman" w:hAnsi="Calibri" w:cs="Calibri"/>
          <w:lang w:eastAsia="nl-BE"/>
        </w:rPr>
        <w:t> </w:t>
      </w:r>
    </w:p>
    <w:p w14:paraId="3DDAFE99"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 xml:space="preserve">Meerwaarde in termen van deliverables: </w:t>
      </w:r>
      <w:r w:rsidRPr="009B52B1">
        <w:rPr>
          <w:rFonts w:ascii="Calibri" w:eastAsia="Times New Roman" w:hAnsi="Calibri" w:cs="Calibri"/>
          <w:lang w:eastAsia="nl-BE"/>
        </w:rPr>
        <w:t>zie boven </w:t>
      </w:r>
    </w:p>
    <w:p w14:paraId="1565FB97"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lang w:eastAsia="nl-BE"/>
        </w:rPr>
        <w:t>Meerwaarde op het vlak van impact</w:t>
      </w:r>
      <w:r w:rsidRPr="009B52B1">
        <w:rPr>
          <w:rFonts w:ascii="Calibri" w:eastAsia="Times New Roman" w:hAnsi="Calibri" w:cs="Calibri"/>
          <w:lang w:eastAsia="nl-BE"/>
        </w:rPr>
        <w:t> </w:t>
      </w:r>
    </w:p>
    <w:p w14:paraId="047198B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Betere communicatie</w:t>
      </w:r>
      <w:r w:rsidRPr="009B52B1">
        <w:rPr>
          <w:rFonts w:ascii="Calibri" w:eastAsia="Times New Roman" w:hAnsi="Calibri" w:cs="Calibri"/>
          <w:lang w:eastAsia="nl-BE"/>
        </w:rPr>
        <w:t> </w:t>
      </w:r>
    </w:p>
    <w:p w14:paraId="14FB60B2" w14:textId="77777777" w:rsidR="009B52B1" w:rsidRPr="009B52B1" w:rsidRDefault="009B52B1" w:rsidP="009B52B1">
      <w:pPr>
        <w:numPr>
          <w:ilvl w:val="0"/>
          <w:numId w:val="24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Duidelijke </w:t>
      </w:r>
      <w:r w:rsidRPr="009B52B1">
        <w:rPr>
          <w:rFonts w:ascii="Calibri" w:eastAsia="Times New Roman" w:hAnsi="Calibri" w:cs="Calibri"/>
          <w:b/>
          <w:bCs/>
          <w:lang w:eastAsia="nl-BE"/>
        </w:rPr>
        <w:t>communicatie naar bewoners en handelaars</w:t>
      </w:r>
      <w:r w:rsidRPr="009B52B1">
        <w:rPr>
          <w:rFonts w:ascii="Calibri" w:eastAsia="Times New Roman" w:hAnsi="Calibri" w:cs="Calibri"/>
          <w:lang w:eastAsia="nl-BE"/>
        </w:rPr>
        <w:t xml:space="preserve"> via digitale kanalen; </w:t>
      </w:r>
    </w:p>
    <w:p w14:paraId="0AB94E74" w14:textId="77777777" w:rsidR="009B52B1" w:rsidRPr="009B52B1" w:rsidRDefault="009B52B1" w:rsidP="009B52B1">
      <w:pPr>
        <w:numPr>
          <w:ilvl w:val="0"/>
          <w:numId w:val="25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Vermindering van hinder voor bewoners en ondernemers; </w:t>
      </w:r>
    </w:p>
    <w:p w14:paraId="02037E0E" w14:textId="77777777" w:rsidR="009B52B1" w:rsidRPr="009B52B1" w:rsidRDefault="009B52B1" w:rsidP="009B52B1">
      <w:pPr>
        <w:numPr>
          <w:ilvl w:val="0"/>
          <w:numId w:val="25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lastRenderedPageBreak/>
        <w:t>Betere inzet van toezicht en handhaving. </w:t>
      </w:r>
    </w:p>
    <w:p w14:paraId="5B077E4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Betere data</w:t>
      </w:r>
      <w:r w:rsidRPr="009B52B1">
        <w:rPr>
          <w:rFonts w:ascii="Calibri" w:eastAsia="Times New Roman" w:hAnsi="Calibri" w:cs="Calibri"/>
          <w:lang w:eastAsia="nl-BE"/>
        </w:rPr>
        <w:t> </w:t>
      </w:r>
    </w:p>
    <w:p w14:paraId="49837309" w14:textId="77777777" w:rsidR="009B52B1" w:rsidRPr="009B52B1" w:rsidRDefault="009B52B1" w:rsidP="009B52B1">
      <w:pPr>
        <w:numPr>
          <w:ilvl w:val="0"/>
          <w:numId w:val="25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Alle werken lopen via één</w:t>
      </w:r>
      <w:r w:rsidRPr="009B52B1">
        <w:rPr>
          <w:rFonts w:ascii="Calibri" w:eastAsia="Times New Roman" w:hAnsi="Calibri" w:cs="Calibri"/>
          <w:b/>
          <w:bCs/>
          <w:lang w:eastAsia="nl-BE"/>
        </w:rPr>
        <w:t xml:space="preserve"> efficiënte, digitale workflow</w:t>
      </w:r>
      <w:r w:rsidRPr="009B52B1">
        <w:rPr>
          <w:rFonts w:ascii="Calibri" w:eastAsia="Times New Roman" w:hAnsi="Calibri" w:cs="Calibri"/>
          <w:lang w:eastAsia="nl-BE"/>
        </w:rPr>
        <w:t xml:space="preserve"> van intake tot nazorg van nutswerken; </w:t>
      </w:r>
    </w:p>
    <w:p w14:paraId="52E0EE92" w14:textId="77777777" w:rsidR="009B52B1" w:rsidRPr="009B52B1" w:rsidRDefault="009B52B1" w:rsidP="009B52B1">
      <w:pPr>
        <w:numPr>
          <w:ilvl w:val="0"/>
          <w:numId w:val="25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OSLO-conform datamodel</w:t>
      </w:r>
      <w:r w:rsidRPr="009B52B1">
        <w:rPr>
          <w:rFonts w:ascii="Calibri" w:eastAsia="Times New Roman" w:hAnsi="Calibri" w:cs="Calibri"/>
          <w:lang w:eastAsia="nl-BE"/>
        </w:rPr>
        <w:t xml:space="preserve"> als Vlaamse standaard; </w:t>
      </w:r>
    </w:p>
    <w:p w14:paraId="1A2D29C3" w14:textId="77777777" w:rsidR="009B52B1" w:rsidRPr="009B52B1" w:rsidRDefault="009B52B1" w:rsidP="009B52B1">
      <w:pPr>
        <w:numPr>
          <w:ilvl w:val="0"/>
          <w:numId w:val="25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Uniforme en </w:t>
      </w:r>
      <w:r w:rsidRPr="009B52B1">
        <w:rPr>
          <w:rFonts w:ascii="Calibri" w:eastAsia="Times New Roman" w:hAnsi="Calibri" w:cs="Calibri"/>
          <w:b/>
          <w:bCs/>
          <w:lang w:eastAsia="nl-BE"/>
        </w:rPr>
        <w:t>actuele data</w:t>
      </w:r>
      <w:r w:rsidRPr="009B52B1">
        <w:rPr>
          <w:rFonts w:ascii="Calibri" w:eastAsia="Times New Roman" w:hAnsi="Calibri" w:cs="Calibri"/>
          <w:lang w:eastAsia="nl-BE"/>
        </w:rPr>
        <w:t>-uitwisseling in Vlaanderen; </w:t>
      </w:r>
    </w:p>
    <w:p w14:paraId="51A7E5B2" w14:textId="77777777" w:rsidR="009B52B1" w:rsidRPr="009B52B1" w:rsidRDefault="009B52B1" w:rsidP="009B52B1">
      <w:pPr>
        <w:numPr>
          <w:ilvl w:val="0"/>
          <w:numId w:val="25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Een werkbare, </w:t>
      </w:r>
      <w:r w:rsidRPr="009B52B1">
        <w:rPr>
          <w:rFonts w:ascii="Calibri" w:eastAsia="Times New Roman" w:hAnsi="Calibri" w:cs="Calibri"/>
          <w:b/>
          <w:bCs/>
          <w:lang w:eastAsia="nl-BE"/>
        </w:rPr>
        <w:t>schaalbare terreinapplicatie</w:t>
      </w:r>
      <w:r w:rsidRPr="009B52B1">
        <w:rPr>
          <w:rFonts w:ascii="Calibri" w:eastAsia="Times New Roman" w:hAnsi="Calibri" w:cs="Calibri"/>
          <w:lang w:eastAsia="nl-BE"/>
        </w:rPr>
        <w:t xml:space="preserve"> voor toezichters met realtime GIPOD-data; </w:t>
      </w:r>
    </w:p>
    <w:p w14:paraId="3123BEEC" w14:textId="77777777" w:rsidR="009B52B1" w:rsidRPr="009B52B1" w:rsidRDefault="009B52B1" w:rsidP="009B52B1">
      <w:pPr>
        <w:numPr>
          <w:ilvl w:val="0"/>
          <w:numId w:val="25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Een </w:t>
      </w:r>
      <w:r w:rsidRPr="009B52B1">
        <w:rPr>
          <w:rFonts w:ascii="Calibri" w:eastAsia="Times New Roman" w:hAnsi="Calibri" w:cs="Calibri"/>
          <w:b/>
          <w:bCs/>
          <w:lang w:eastAsia="nl-BE"/>
        </w:rPr>
        <w:t>gedeeld dataplatform</w:t>
      </w:r>
      <w:r w:rsidRPr="009B52B1">
        <w:rPr>
          <w:rFonts w:ascii="Calibri" w:eastAsia="Times New Roman" w:hAnsi="Calibri" w:cs="Calibri"/>
          <w:lang w:eastAsia="nl-BE"/>
        </w:rPr>
        <w:t xml:space="preserve"> met slimme filters voor herstel, toezicht en retributie. </w:t>
      </w:r>
    </w:p>
    <w:p w14:paraId="436034B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Beter herstel</w:t>
      </w:r>
      <w:r w:rsidRPr="009B52B1">
        <w:rPr>
          <w:rFonts w:ascii="Calibri" w:eastAsia="Times New Roman" w:hAnsi="Calibri" w:cs="Calibri"/>
          <w:lang w:eastAsia="nl-BE"/>
        </w:rPr>
        <w:t> </w:t>
      </w:r>
    </w:p>
    <w:p w14:paraId="5CD3D155" w14:textId="77777777" w:rsidR="009B52B1" w:rsidRPr="009B52B1" w:rsidRDefault="009B52B1" w:rsidP="009B52B1">
      <w:pPr>
        <w:numPr>
          <w:ilvl w:val="0"/>
          <w:numId w:val="25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Hogere kwaliteit en kortere doorlooptijd van herstellingen</w:t>
      </w:r>
      <w:r w:rsidRPr="009B52B1">
        <w:rPr>
          <w:rFonts w:ascii="Calibri" w:eastAsia="Times New Roman" w:hAnsi="Calibri" w:cs="Calibri"/>
          <w:b/>
          <w:bCs/>
          <w:lang w:eastAsia="nl-BE"/>
        </w:rPr>
        <w:t>;</w:t>
      </w:r>
      <w:r w:rsidRPr="009B52B1">
        <w:rPr>
          <w:rFonts w:ascii="Calibri" w:eastAsia="Times New Roman" w:hAnsi="Calibri" w:cs="Calibri"/>
          <w:lang w:eastAsia="nl-BE"/>
        </w:rPr>
        <w:t> </w:t>
      </w:r>
    </w:p>
    <w:p w14:paraId="45129D32" w14:textId="77777777" w:rsidR="009B52B1" w:rsidRPr="009B52B1" w:rsidRDefault="009B52B1" w:rsidP="009B52B1">
      <w:pPr>
        <w:numPr>
          <w:ilvl w:val="0"/>
          <w:numId w:val="25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Bewezen daling van hersteltermijnen</w:t>
      </w:r>
      <w:r w:rsidRPr="009B52B1">
        <w:rPr>
          <w:rFonts w:ascii="Calibri" w:eastAsia="Times New Roman" w:hAnsi="Calibri" w:cs="Calibri"/>
          <w:lang w:eastAsia="nl-BE"/>
        </w:rPr>
        <w:t xml:space="preserve">, </w:t>
      </w:r>
      <w:r w:rsidRPr="009B52B1">
        <w:rPr>
          <w:rFonts w:ascii="Calibri" w:eastAsia="Times New Roman" w:hAnsi="Calibri" w:cs="Calibri"/>
          <w:b/>
          <w:bCs/>
          <w:lang w:eastAsia="nl-BE"/>
        </w:rPr>
        <w:t>klachten en foutieve innames</w:t>
      </w:r>
      <w:r w:rsidRPr="009B52B1">
        <w:rPr>
          <w:rFonts w:ascii="Calibri" w:eastAsia="Times New Roman" w:hAnsi="Calibri" w:cs="Calibri"/>
          <w:lang w:eastAsia="nl-BE"/>
        </w:rPr>
        <w:t>. </w:t>
      </w:r>
    </w:p>
    <w:p w14:paraId="76254F8B"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Betere afspraken</w:t>
      </w:r>
      <w:r w:rsidRPr="009B52B1">
        <w:rPr>
          <w:rFonts w:ascii="Calibri" w:eastAsia="Times New Roman" w:hAnsi="Calibri" w:cs="Calibri"/>
          <w:lang w:eastAsia="nl-BE"/>
        </w:rPr>
        <w:t> </w:t>
      </w:r>
    </w:p>
    <w:p w14:paraId="1069732C" w14:textId="77777777" w:rsidR="009B52B1" w:rsidRPr="009B52B1" w:rsidRDefault="009B52B1" w:rsidP="009B52B1">
      <w:pPr>
        <w:numPr>
          <w:ilvl w:val="0"/>
          <w:numId w:val="25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lang w:eastAsia="nl-BE"/>
        </w:rPr>
        <w:t>Afsprakenkaders en datastandaarden</w:t>
      </w:r>
      <w:r w:rsidRPr="009B52B1">
        <w:rPr>
          <w:rFonts w:ascii="Calibri" w:eastAsia="Times New Roman" w:hAnsi="Calibri" w:cs="Calibri"/>
          <w:lang w:eastAsia="nl-BE"/>
        </w:rPr>
        <w:t xml:space="preserve"> met nutsmaatschappijen; </w:t>
      </w:r>
    </w:p>
    <w:p w14:paraId="38741336" w14:textId="77777777" w:rsidR="009B52B1" w:rsidRPr="009B52B1" w:rsidRDefault="009B52B1" w:rsidP="009B52B1">
      <w:pPr>
        <w:numPr>
          <w:ilvl w:val="0"/>
          <w:numId w:val="26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Brede herbruikbaarheid van de oplossing voor andere steden en voor andere domeinen in de publieke ruimte. </w:t>
      </w:r>
    </w:p>
    <w:p w14:paraId="5811C93F"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color w:val="000000"/>
          <w:lang w:eastAsia="nl-BE"/>
        </w:rPr>
        <w:t>Innovatief karakter</w:t>
      </w:r>
      <w:r w:rsidRPr="009B52B1">
        <w:rPr>
          <w:rFonts w:ascii="Calibri" w:eastAsia="Times New Roman" w:hAnsi="Calibri" w:cs="Calibri"/>
          <w:color w:val="000000"/>
          <w:lang w:eastAsia="nl-BE"/>
        </w:rPr>
        <w:t> </w:t>
      </w:r>
    </w:p>
    <w:p w14:paraId="3D624C6E" w14:textId="77777777" w:rsidR="009B52B1" w:rsidRPr="009B52B1" w:rsidRDefault="009B52B1" w:rsidP="009B52B1">
      <w:pPr>
        <w:numPr>
          <w:ilvl w:val="0"/>
          <w:numId w:val="26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000000"/>
          <w:lang w:eastAsia="nl-BE"/>
        </w:rPr>
        <w:t>Digitale keten in één systeem:</w:t>
      </w:r>
      <w:r w:rsidRPr="009B52B1">
        <w:rPr>
          <w:rFonts w:ascii="Calibri" w:eastAsia="Times New Roman" w:hAnsi="Calibri" w:cs="Calibri"/>
          <w:color w:val="000000"/>
          <w:lang w:eastAsia="nl-BE"/>
        </w:rPr>
        <w:t xml:space="preserve"> Voor het eerst worden vergunning, uitvoering, toezicht en herstel digitaal aan elkaar geknoopt. </w:t>
      </w:r>
    </w:p>
    <w:p w14:paraId="7F1AE9EE" w14:textId="77777777" w:rsidR="009B52B1" w:rsidRPr="009B52B1" w:rsidRDefault="009B52B1" w:rsidP="009B52B1">
      <w:pPr>
        <w:numPr>
          <w:ilvl w:val="0"/>
          <w:numId w:val="26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000000"/>
          <w:lang w:eastAsia="nl-BE"/>
        </w:rPr>
        <w:t>Automatische KPI’s:</w:t>
      </w:r>
      <w:r w:rsidRPr="009B52B1">
        <w:rPr>
          <w:rFonts w:ascii="Calibri" w:eastAsia="Times New Roman" w:hAnsi="Calibri" w:cs="Calibri"/>
          <w:color w:val="000000"/>
          <w:lang w:eastAsia="nl-BE"/>
        </w:rPr>
        <w:t xml:space="preserve"> Geen manuele rapportering, maar real-time monitoring via foto’s, GPS, GIPOD-data en AI-beeldanalyse. </w:t>
      </w:r>
    </w:p>
    <w:p w14:paraId="468D44B9" w14:textId="77777777" w:rsidR="009B52B1" w:rsidRPr="009B52B1" w:rsidRDefault="009B52B1" w:rsidP="009B52B1">
      <w:pPr>
        <w:numPr>
          <w:ilvl w:val="0"/>
          <w:numId w:val="26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000000"/>
          <w:lang w:eastAsia="nl-BE"/>
        </w:rPr>
        <w:t>Modulaire schillenaanpak:</w:t>
      </w:r>
      <w:r w:rsidRPr="009B52B1">
        <w:rPr>
          <w:rFonts w:ascii="Calibri" w:eastAsia="Times New Roman" w:hAnsi="Calibri" w:cs="Calibri"/>
          <w:color w:val="000000"/>
          <w:lang w:eastAsia="nl-BE"/>
        </w:rPr>
        <w:t xml:space="preserve"> Innovatief organisatiemodel dat het mogelijk maakt om stapsgewijs in te stappen, risico’s te spreiden en tegelijk schaalbaarheid te garanderen. </w:t>
      </w:r>
    </w:p>
    <w:p w14:paraId="34925163" w14:textId="77777777" w:rsidR="009B52B1" w:rsidRPr="009B52B1" w:rsidRDefault="009B52B1" w:rsidP="009B52B1">
      <w:pPr>
        <w:numPr>
          <w:ilvl w:val="0"/>
          <w:numId w:val="26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000000"/>
          <w:lang w:eastAsia="nl-BE"/>
        </w:rPr>
        <w:t>Privacy by design:</w:t>
      </w:r>
      <w:r w:rsidRPr="009B52B1">
        <w:rPr>
          <w:rFonts w:ascii="Calibri" w:eastAsia="Times New Roman" w:hAnsi="Calibri" w:cs="Calibri"/>
          <w:color w:val="000000"/>
          <w:lang w:eastAsia="nl-BE"/>
        </w:rPr>
        <w:t xml:space="preserve"> Integratie van DPIA, automatische blur en Athumi-datadiensten als neutrale toegangspoort – ongezien in Vlaamse toezichttoepassingen. </w:t>
      </w:r>
    </w:p>
    <w:p w14:paraId="6C49172F" w14:textId="77777777" w:rsidR="009B52B1" w:rsidRPr="009B52B1" w:rsidRDefault="009B52B1" w:rsidP="009B52B1">
      <w:pPr>
        <w:numPr>
          <w:ilvl w:val="0"/>
          <w:numId w:val="26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b/>
          <w:bCs/>
          <w:color w:val="000000"/>
          <w:lang w:eastAsia="nl-BE"/>
        </w:rPr>
        <w:t>Open standaarden als hefboom:</w:t>
      </w:r>
      <w:r w:rsidRPr="009B52B1">
        <w:rPr>
          <w:rFonts w:ascii="Calibri" w:eastAsia="Times New Roman" w:hAnsi="Calibri" w:cs="Calibri"/>
          <w:color w:val="000000"/>
          <w:lang w:eastAsia="nl-BE"/>
        </w:rPr>
        <w:t xml:space="preserve"> Gebruik van OSLO-profielen en open API’s, waardoor het systeem herbruikbaar is voor alle Vlaamse steden en niet gebonden blijft aan één leverancier of stad. </w:t>
      </w:r>
    </w:p>
    <w:p w14:paraId="4B0B463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color w:val="000000"/>
          <w:lang w:eastAsia="nl-BE"/>
        </w:rPr>
        <w:t> </w:t>
      </w:r>
    </w:p>
    <w:p w14:paraId="0A913AE5"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color w:val="000000"/>
          <w:lang w:eastAsia="nl-BE"/>
        </w:rPr>
        <w:t>Verduurzaming na afloop van het project</w:t>
      </w:r>
      <w:r w:rsidRPr="009B52B1">
        <w:rPr>
          <w:rFonts w:ascii="Calibri" w:eastAsia="Times New Roman" w:hAnsi="Calibri" w:cs="Calibri"/>
          <w:color w:val="000000"/>
          <w:lang w:eastAsia="nl-BE"/>
        </w:rPr>
        <w:t> </w:t>
      </w:r>
    </w:p>
    <w:p w14:paraId="008D1C4A"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xml:space="preserve">Het project Digitale Nuts overstijgt de context van de deelnemende steden en nutsbedrijven. De uitdagingen die wij signaleren – hinder door nutswerken, gebrek aan afstemming, en de kloof tussen beleid en uitvoering – komen in alle Vlaamse steden en gemeenten voor. De aanpak die we ontwikkelen is daarom expliciet ontworpen om </w:t>
      </w:r>
      <w:r w:rsidRPr="009B52B1">
        <w:rPr>
          <w:rFonts w:ascii="Calibri" w:eastAsia="Times New Roman" w:hAnsi="Calibri" w:cs="Calibri"/>
          <w:b/>
          <w:bCs/>
          <w:lang w:eastAsia="nl-BE"/>
        </w:rPr>
        <w:t xml:space="preserve">transfereerbaar </w:t>
      </w:r>
      <w:r w:rsidRPr="009B52B1">
        <w:rPr>
          <w:rFonts w:ascii="Calibri" w:eastAsia="Times New Roman" w:hAnsi="Calibri" w:cs="Calibri"/>
          <w:lang w:eastAsia="nl-BE"/>
        </w:rPr>
        <w:t xml:space="preserve">te zijn </w:t>
      </w:r>
      <w:r w:rsidRPr="009B52B1">
        <w:rPr>
          <w:rFonts w:ascii="Calibri" w:eastAsia="Times New Roman" w:hAnsi="Calibri" w:cs="Calibri"/>
          <w:b/>
          <w:bCs/>
          <w:lang w:eastAsia="nl-BE"/>
        </w:rPr>
        <w:t>binnen Vlaanderen</w:t>
      </w:r>
      <w:r w:rsidRPr="009B52B1">
        <w:rPr>
          <w:rFonts w:ascii="Calibri" w:eastAsia="Times New Roman" w:hAnsi="Calibri" w:cs="Calibri"/>
          <w:lang w:eastAsia="nl-BE"/>
        </w:rPr>
        <w:t xml:space="preserve">. We onderzoeken met Athumi en eventueel andere Vlaamse partners naar een model om het eindresultaat van dit project </w:t>
      </w:r>
      <w:r w:rsidRPr="009B52B1">
        <w:rPr>
          <w:rFonts w:ascii="Calibri" w:eastAsia="Times New Roman" w:hAnsi="Calibri" w:cs="Calibri"/>
          <w:b/>
          <w:bCs/>
          <w:lang w:eastAsia="nl-BE"/>
        </w:rPr>
        <w:t>duurzaam te verankeren zodat ook andere Vlaamse steden en gemeenten en nutsbedrijven de ontwikkelde oplossing kunnen gebruiken</w:t>
      </w:r>
      <w:r w:rsidRPr="009B52B1">
        <w:rPr>
          <w:rFonts w:ascii="Calibri" w:eastAsia="Times New Roman" w:hAnsi="Calibri" w:cs="Calibri"/>
          <w:lang w:eastAsia="nl-BE"/>
        </w:rPr>
        <w:t>.  </w:t>
      </w:r>
    </w:p>
    <w:p w14:paraId="40830618"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Vlaamse partners als hefboom</w:t>
      </w:r>
      <w:r w:rsidRPr="009B52B1">
        <w:rPr>
          <w:rFonts w:ascii="Calibri" w:eastAsia="Times New Roman" w:hAnsi="Calibri" w:cs="Calibri"/>
          <w:lang w:eastAsia="nl-BE"/>
        </w:rPr>
        <w:t> </w:t>
      </w:r>
    </w:p>
    <w:p w14:paraId="7D8D9DEF" w14:textId="77777777" w:rsidR="009B52B1" w:rsidRPr="009B52B1" w:rsidRDefault="009B52B1" w:rsidP="009B52B1">
      <w:pPr>
        <w:numPr>
          <w:ilvl w:val="0"/>
          <w:numId w:val="26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Athumi (Vlaamse datadelingsautoriteit): garandeert dat de datadeling niet lokaal verankerd blijft, maar aansluit bij Vlaamse standaarden voor interoperabiliteit, API’s en datakluizen. Hun betrokkenheid verzekert dat de oplossing ook voor andere lokale besturen toepasbaar wordt. </w:t>
      </w:r>
    </w:p>
    <w:p w14:paraId="3CF0CF9D" w14:textId="77777777" w:rsidR="009B52B1" w:rsidRPr="009B52B1" w:rsidRDefault="009B52B1" w:rsidP="009B52B1">
      <w:pPr>
        <w:numPr>
          <w:ilvl w:val="0"/>
          <w:numId w:val="26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GIPOD: vormt de centrale motor voor de planning van grondwerken en is al een Vlaamse standaard. Door onze oplossing rechtstreeks hierop te enten, creëren we een generiek platform dat inzetbaar is voor álle steden en gemeenten. </w:t>
      </w:r>
    </w:p>
    <w:p w14:paraId="7D598230" w14:textId="77777777" w:rsidR="009B52B1" w:rsidRPr="009B52B1" w:rsidRDefault="009B52B1" w:rsidP="009B52B1">
      <w:pPr>
        <w:numPr>
          <w:ilvl w:val="0"/>
          <w:numId w:val="268"/>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VVSG en Kenniscentrum Vlaamse Steden: krijgen een rol in kennisdeling, afstemming en verspreiding van de resultaten naar andere lokale besturen. Zij fungeren als multiplicator om de methodiek breed ingang te doen vinden. </w:t>
      </w:r>
    </w:p>
    <w:p w14:paraId="6DE46891" w14:textId="77777777" w:rsidR="009B52B1" w:rsidRPr="009B52B1" w:rsidRDefault="009B52B1" w:rsidP="009B52B1">
      <w:pPr>
        <w:numPr>
          <w:ilvl w:val="0"/>
          <w:numId w:val="269"/>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Digitaal Vlaanderen als sparring partner om tot een oplossing te komen voor de duurzame verankering. </w:t>
      </w:r>
    </w:p>
    <w:p w14:paraId="6E8C69B3"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lastRenderedPageBreak/>
        <w:t> </w:t>
      </w:r>
    </w:p>
    <w:p w14:paraId="1BBFEEF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Brede maatschappelijke relevantie</w:t>
      </w:r>
      <w:r w:rsidRPr="009B52B1">
        <w:rPr>
          <w:rFonts w:ascii="Calibri" w:eastAsia="Times New Roman" w:hAnsi="Calibri" w:cs="Calibri"/>
          <w:lang w:eastAsia="nl-BE"/>
        </w:rPr>
        <w:t> </w:t>
      </w:r>
    </w:p>
    <w:p w14:paraId="2D3E5138" w14:textId="77777777" w:rsidR="009B52B1" w:rsidRPr="009B52B1" w:rsidRDefault="009B52B1" w:rsidP="009B52B1">
      <w:pPr>
        <w:numPr>
          <w:ilvl w:val="0"/>
          <w:numId w:val="270"/>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 xml:space="preserve">De maatschappelijke uitdaging (jaarlijks </w:t>
      </w:r>
      <w:r w:rsidRPr="009B52B1">
        <w:rPr>
          <w:rFonts w:ascii="Calibri" w:eastAsia="Times New Roman" w:hAnsi="Calibri" w:cs="Calibri"/>
          <w:i/>
          <w:iCs/>
          <w:lang w:eastAsia="nl-BE"/>
        </w:rPr>
        <w:t>honderdduizenden</w:t>
      </w:r>
      <w:r w:rsidRPr="009B52B1">
        <w:rPr>
          <w:rFonts w:ascii="Calibri" w:eastAsia="Times New Roman" w:hAnsi="Calibri" w:cs="Calibri"/>
          <w:lang w:eastAsia="nl-BE"/>
        </w:rPr>
        <w:t xml:space="preserve"> nutswerken in Vlaanderen) is Vlaams breed erkend en wordt bevestigd in recente audits, persartikels en klachtenstromen bij andere steden. </w:t>
      </w:r>
    </w:p>
    <w:p w14:paraId="4ABE97A0" w14:textId="77777777" w:rsidR="009B52B1" w:rsidRPr="009B52B1" w:rsidRDefault="009B52B1" w:rsidP="009B52B1">
      <w:pPr>
        <w:numPr>
          <w:ilvl w:val="0"/>
          <w:numId w:val="271"/>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Door de koppeling met Vlaamse beleidsdoelen zoals Minder Hinder, energietransitie en OSLO-standaarden wordt het project ingebed in de Vlaamse beleidskaders en krijgt het vanzelf een bovenlokale reikwijdte. </w:t>
      </w:r>
    </w:p>
    <w:p w14:paraId="0CCBBD81"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lang w:eastAsia="nl-BE"/>
        </w:rPr>
        <w:t> </w:t>
      </w:r>
    </w:p>
    <w:p w14:paraId="7F31B24F" w14:textId="77777777" w:rsidR="009B52B1" w:rsidRPr="009B52B1" w:rsidRDefault="009B52B1" w:rsidP="009B52B1">
      <w:pPr>
        <w:spacing w:after="0" w:line="240" w:lineRule="auto"/>
        <w:textAlignment w:val="baseline"/>
        <w:rPr>
          <w:rFonts w:ascii="Segoe UI" w:eastAsia="Times New Roman" w:hAnsi="Segoe UI" w:cs="Segoe UI"/>
          <w:sz w:val="18"/>
          <w:szCs w:val="18"/>
          <w:lang w:eastAsia="nl-BE"/>
        </w:rPr>
      </w:pPr>
      <w:r w:rsidRPr="009B52B1">
        <w:rPr>
          <w:rFonts w:ascii="Calibri" w:eastAsia="Times New Roman" w:hAnsi="Calibri" w:cs="Calibri"/>
          <w:b/>
          <w:bCs/>
          <w:i/>
          <w:iCs/>
          <w:lang w:eastAsia="nl-BE"/>
        </w:rPr>
        <w:t> Mechanismen voor opschaling en transfereerbaarheid</w:t>
      </w:r>
      <w:r w:rsidRPr="009B52B1">
        <w:rPr>
          <w:rFonts w:ascii="Calibri" w:eastAsia="Times New Roman" w:hAnsi="Calibri" w:cs="Calibri"/>
          <w:lang w:eastAsia="nl-BE"/>
        </w:rPr>
        <w:t> </w:t>
      </w:r>
    </w:p>
    <w:p w14:paraId="30928699" w14:textId="77777777" w:rsidR="009B52B1" w:rsidRPr="009B52B1" w:rsidRDefault="009B52B1" w:rsidP="009B52B1">
      <w:pPr>
        <w:numPr>
          <w:ilvl w:val="0"/>
          <w:numId w:val="272"/>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Technische schaalbaarheid: de architectuur bouwt op GIPOD als backbone, waardoor elk lokaal bestuur dat vandaag al GIPOD gebruikt, kan aansluiten. </w:t>
      </w:r>
    </w:p>
    <w:p w14:paraId="004265D7" w14:textId="77777777" w:rsidR="009B52B1" w:rsidRPr="009B52B1" w:rsidRDefault="009B52B1" w:rsidP="009B52B1">
      <w:pPr>
        <w:numPr>
          <w:ilvl w:val="0"/>
          <w:numId w:val="273"/>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Governance schaalbaarheid: de opzet met steden, nutsbedrijven en Vlaamse actoren maakt dat dit project niet enkel een stedelijke toepassing is, maar een testbed voor een Vlaams model. </w:t>
      </w:r>
    </w:p>
    <w:p w14:paraId="0E499CCF" w14:textId="77777777" w:rsidR="009B52B1" w:rsidRPr="009B52B1" w:rsidRDefault="009B52B1" w:rsidP="009B52B1">
      <w:pPr>
        <w:numPr>
          <w:ilvl w:val="0"/>
          <w:numId w:val="274"/>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Disseminatie en implementatie: de resultaten (digitale tool, modelbestek, draaiboek en businessmodel) worden gedeeld via VVSG en raamcontracten, zodat andere steden en gemeenten zonder zware instapkosten kunnen intekenen. </w:t>
      </w:r>
    </w:p>
    <w:p w14:paraId="3911716A" w14:textId="77777777" w:rsidR="009B52B1" w:rsidRPr="009B52B1" w:rsidRDefault="009B52B1" w:rsidP="009B52B1">
      <w:pPr>
        <w:numPr>
          <w:ilvl w:val="0"/>
          <w:numId w:val="275"/>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Antwerpen fungeert als living lab waar de werking getest wordt. </w:t>
      </w:r>
    </w:p>
    <w:p w14:paraId="6D38CAE6" w14:textId="77777777" w:rsidR="009B52B1" w:rsidRPr="009B52B1" w:rsidRDefault="009B52B1" w:rsidP="009B52B1">
      <w:pPr>
        <w:numPr>
          <w:ilvl w:val="0"/>
          <w:numId w:val="276"/>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De verdere uitrol is voorzien via samenwerking met Vilvoorde die reeds hun interesse hebben bevestigd en mogelijk andere steden die nog aansluiten. </w:t>
      </w:r>
    </w:p>
    <w:p w14:paraId="36CCD257" w14:textId="036F5B8B" w:rsidR="00E3688C" w:rsidRDefault="009B52B1" w:rsidP="009B52B1">
      <w:pPr>
        <w:numPr>
          <w:ilvl w:val="0"/>
          <w:numId w:val="277"/>
        </w:numPr>
        <w:spacing w:after="0" w:line="240" w:lineRule="auto"/>
        <w:ind w:firstLine="0"/>
        <w:textAlignment w:val="baseline"/>
        <w:rPr>
          <w:rFonts w:ascii="Calibri" w:eastAsia="Times New Roman" w:hAnsi="Calibri" w:cs="Calibri"/>
          <w:lang w:eastAsia="nl-BE"/>
        </w:rPr>
      </w:pPr>
      <w:r w:rsidRPr="009B52B1">
        <w:rPr>
          <w:rFonts w:ascii="Calibri" w:eastAsia="Times New Roman" w:hAnsi="Calibri" w:cs="Calibri"/>
          <w:lang w:eastAsia="nl-BE"/>
        </w:rPr>
        <w:t>De verankering gebeurt door de koppeling met Vlaamse standaarden en door het voorzien van instrumenten (bv. via raamcontracten) zodat niet-partners eenvoudig kunnen instappen. De concretisering hiervan moet nog uitgewerkt worden. </w:t>
      </w:r>
    </w:p>
    <w:p w14:paraId="5E1E7936" w14:textId="77777777" w:rsidR="008D2A19" w:rsidRDefault="008D2A19">
      <w:pPr>
        <w:rPr>
          <w:rFonts w:ascii="Calibri" w:eastAsia="Times New Roman" w:hAnsi="Calibri" w:cs="Calibri"/>
          <w:lang w:eastAsia="nl-BE"/>
        </w:rPr>
      </w:pPr>
    </w:p>
    <w:p w14:paraId="3A490219" w14:textId="77777777" w:rsidR="008D2A19" w:rsidRDefault="008D2A19">
      <w:pPr>
        <w:rPr>
          <w:rFonts w:ascii="Calibri" w:eastAsia="Times New Roman" w:hAnsi="Calibri" w:cs="Calibri"/>
          <w:lang w:eastAsia="nl-BE"/>
        </w:rPr>
      </w:pPr>
    </w:p>
    <w:p w14:paraId="52BF9C70" w14:textId="17317F59" w:rsidR="008D2A19" w:rsidRPr="008D2A19" w:rsidRDefault="008D2A19" w:rsidP="008D2A19">
      <w:pPr>
        <w:pStyle w:val="grotetitel"/>
        <w:rPr>
          <w:rFonts w:ascii="Calibri" w:eastAsia="Times New Roman" w:hAnsi="Calibri" w:cs="Calibri"/>
          <w:lang w:eastAsia="nl-BE"/>
        </w:rPr>
      </w:pPr>
      <w:r w:rsidRPr="008D2A19">
        <w:rPr>
          <w:rFonts w:ascii="Calibri" w:eastAsia="Times New Roman" w:hAnsi="Calibri" w:cs="Calibri"/>
          <w:lang w:eastAsia="nl-BE"/>
        </w:rPr>
        <w:t>BIJLAGE Feedback Digitale Nuts</w:t>
      </w:r>
      <w:r>
        <w:rPr>
          <w:rFonts w:ascii="Calibri" w:eastAsia="Times New Roman" w:hAnsi="Calibri" w:cs="Calibri"/>
          <w:lang w:eastAsia="nl-BE"/>
        </w:rPr>
        <w:t xml:space="preserve">  uit juryverslag </w:t>
      </w:r>
    </w:p>
    <w:p w14:paraId="0D51011F" w14:textId="7E245BB7" w:rsidR="008D2A19" w:rsidRDefault="00B76971" w:rsidP="008D2A19">
      <w:pPr>
        <w:rPr>
          <w:rFonts w:ascii="Calibri" w:hAnsi="Calibri" w:cs="Calibri"/>
          <w:lang w:val="en-US"/>
        </w:rPr>
      </w:pPr>
      <w:r>
        <w:rPr>
          <w:rFonts w:ascii="Calibri" w:hAnsi="Calibri" w:cs="Calibri"/>
          <w:lang w:val="en-US"/>
        </w:rPr>
        <w:t>“</w:t>
      </w:r>
      <w:r w:rsidR="008D2A19">
        <w:rPr>
          <w:rFonts w:ascii="Calibri" w:hAnsi="Calibri" w:cs="Calibri"/>
          <w:lang w:val="en-US"/>
        </w:rPr>
        <w:t xml:space="preserve">Het project vertrekt vanuit een duidelijke maatschappelijke nood en bouwt voort op eerdere ervaringen. Hoewel het niet uitzonderlijk innovatief is, wordt er sterk ingezet op datagedreven werken, wat positief is. De impact werd al </w:t>
      </w:r>
      <w:r w:rsidR="008D2A19" w:rsidRPr="00B54695">
        <w:rPr>
          <w:rFonts w:ascii="Calibri" w:hAnsi="Calibri" w:cs="Calibri"/>
          <w:b/>
          <w:bCs/>
          <w:lang w:val="en-US"/>
        </w:rPr>
        <w:t>deels gekwantificeerd</w:t>
      </w:r>
      <w:r w:rsidR="008D2A19">
        <w:rPr>
          <w:rFonts w:ascii="Calibri" w:hAnsi="Calibri" w:cs="Calibri"/>
          <w:lang w:val="en-US"/>
        </w:rPr>
        <w:t>, wat de maturiteit van het voorstel onderstreept. De koppeling van data en het vergemakkelijken van de lokale opvolging van werken via een applicatie zijn relevante ambities binnen de scope van de oproep. De betrokkenheid van burgers en ondernemingen versterkt de maatschappelijke relevantie.</w:t>
      </w:r>
    </w:p>
    <w:p w14:paraId="77A4C851" w14:textId="77777777" w:rsidR="008D2A19" w:rsidRDefault="008D2A19" w:rsidP="008D2A19">
      <w:pPr>
        <w:rPr>
          <w:rFonts w:ascii="Calibri" w:hAnsi="Calibri" w:cs="Calibri"/>
          <w:lang w:val="en-US"/>
        </w:rPr>
      </w:pPr>
    </w:p>
    <w:p w14:paraId="07A5C543" w14:textId="77777777" w:rsidR="008D2A19" w:rsidRDefault="008D2A19" w:rsidP="008D2A19">
      <w:pPr>
        <w:rPr>
          <w:rFonts w:ascii="Calibri" w:hAnsi="Calibri" w:cs="Calibri"/>
          <w:lang w:val="en-US"/>
        </w:rPr>
      </w:pPr>
      <w:r>
        <w:rPr>
          <w:rFonts w:ascii="Calibri" w:hAnsi="Calibri" w:cs="Calibri"/>
          <w:lang w:val="en-US"/>
        </w:rPr>
        <w:t xml:space="preserve">Wat betreft de </w:t>
      </w:r>
      <w:r w:rsidRPr="00B54695">
        <w:rPr>
          <w:rFonts w:ascii="Calibri" w:hAnsi="Calibri" w:cs="Calibri"/>
          <w:b/>
          <w:bCs/>
          <w:lang w:val="en-US"/>
        </w:rPr>
        <w:t>rol van lokale besturen is het beeld gemengd</w:t>
      </w:r>
      <w:r>
        <w:rPr>
          <w:rFonts w:ascii="Calibri" w:hAnsi="Calibri" w:cs="Calibri"/>
          <w:lang w:val="en-US"/>
        </w:rPr>
        <w:t xml:space="preserve">. Enerzijds nemen Antwerpen en Vilvoorde een actieve rol op, anderzijds lijkt de </w:t>
      </w:r>
      <w:commentRangeStart w:id="9"/>
      <w:r w:rsidRPr="00B54695">
        <w:rPr>
          <w:rFonts w:ascii="Calibri" w:hAnsi="Calibri" w:cs="Calibri"/>
          <w:b/>
          <w:bCs/>
          <w:lang w:val="en-US"/>
        </w:rPr>
        <w:t>capaciteitsopbouw bij andere besturen mogelijk beperkt.</w:t>
      </w:r>
      <w:commentRangeEnd w:id="9"/>
      <w:r w:rsidR="004D001A" w:rsidRPr="00B54695">
        <w:rPr>
          <w:rStyle w:val="Verwijzingopmerking"/>
          <w:rFonts w:ascii="Calibri" w:hAnsi="Calibri" w:cs="Calibri"/>
          <w:b/>
          <w:bCs/>
          <w:sz w:val="22"/>
          <w:szCs w:val="22"/>
          <w:lang w:val="en-US"/>
        </w:rPr>
        <w:commentReference w:id="9"/>
      </w:r>
      <w:r w:rsidRPr="00B54695">
        <w:rPr>
          <w:rFonts w:ascii="Calibri" w:hAnsi="Calibri" w:cs="Calibri"/>
          <w:b/>
          <w:bCs/>
          <w:lang w:val="en-US"/>
        </w:rPr>
        <w:t xml:space="preserve"> </w:t>
      </w:r>
      <w:r>
        <w:rPr>
          <w:rFonts w:ascii="Calibri" w:hAnsi="Calibri" w:cs="Calibri"/>
          <w:lang w:val="en-US"/>
        </w:rPr>
        <w:t>Het project lijkt eerder een initiatief vóór dan dóór lokale besturen. Verdere verduidelijking over de rol van andere besturen en hoe kennisdeling zal plaatsvinden is wenselijk. Een expliciete verwijzing naar de beleidscontext van alle betrokken besturen ontbreekt nog. Er zijn wel linken met Binnenlands Bestuur en Omgeving, maar bijkomende koppelingen met Vlaamse beleidsniveaus, zoals mobiliteit, kunnen het dossier versterken.</w:t>
      </w:r>
    </w:p>
    <w:p w14:paraId="7D8D5C4D" w14:textId="77777777" w:rsidR="008D2A19" w:rsidRDefault="008D2A19" w:rsidP="008D2A19">
      <w:pPr>
        <w:rPr>
          <w:rFonts w:ascii="Calibri" w:hAnsi="Calibri" w:cs="Calibri"/>
          <w:lang w:val="en-US"/>
        </w:rPr>
      </w:pPr>
    </w:p>
    <w:p w14:paraId="331AE252" w14:textId="77777777" w:rsidR="008D2A19" w:rsidRDefault="008D2A19" w:rsidP="008D2A19">
      <w:pPr>
        <w:rPr>
          <w:rFonts w:ascii="Calibri" w:hAnsi="Calibri" w:cs="Calibri"/>
          <w:lang w:val="en-US"/>
        </w:rPr>
      </w:pPr>
      <w:r>
        <w:rPr>
          <w:rFonts w:ascii="Calibri" w:hAnsi="Calibri" w:cs="Calibri"/>
          <w:lang w:val="en-US"/>
        </w:rPr>
        <w:t xml:space="preserve">De gelaagde opbouw van het project biedt potentieel voor opschaling, wat een sterke troef is. De rol van Athumi in dit kader is positief. Toch blijft het onduidelijk hoe het businessmodel en de technische koppeling van de mobiele app eruit zullen zien, en hoe laagdrempelig deze zal zijn voor andere besturen. Een formele betrokkenheid van bijkomende besturen – al is het als volger – zou het draagvlak versterken. </w:t>
      </w:r>
    </w:p>
    <w:p w14:paraId="29693071" w14:textId="77777777" w:rsidR="008D2A19" w:rsidRDefault="008D2A19" w:rsidP="008D2A19">
      <w:pPr>
        <w:rPr>
          <w:rFonts w:ascii="Calibri" w:hAnsi="Calibri" w:cs="Calibri"/>
          <w:lang w:val="en-US"/>
        </w:rPr>
      </w:pPr>
    </w:p>
    <w:p w14:paraId="437431EC" w14:textId="77777777" w:rsidR="008D2A19" w:rsidRDefault="008D2A19" w:rsidP="008D2A19">
      <w:pPr>
        <w:rPr>
          <w:rFonts w:ascii="Calibri" w:hAnsi="Calibri" w:cs="Calibri"/>
          <w:lang w:val="en-US"/>
        </w:rPr>
      </w:pPr>
      <w:r>
        <w:rPr>
          <w:rFonts w:ascii="Calibri" w:hAnsi="Calibri" w:cs="Calibri"/>
          <w:lang w:val="en-US"/>
        </w:rPr>
        <w:t>Het project wil duidelijk komen tot een interoperabele oplossing, maar een aantal vragen blijven zoals hoe de app in andere besturen gekoppeld zal kunnen worden, eventueel aan verschillende legacy back-ends? Zal de datadoorstroming overal op dezelfde manier gaan en hoe wordt hiermee omgegaan? Dit kan meer gedetailleerd worden.</w:t>
      </w:r>
    </w:p>
    <w:p w14:paraId="5BAC0087" w14:textId="77777777" w:rsidR="008D2A19" w:rsidRDefault="008D2A19" w:rsidP="008D2A19">
      <w:pPr>
        <w:rPr>
          <w:rFonts w:ascii="Calibri" w:hAnsi="Calibri" w:cs="Calibri"/>
          <w:lang w:val="en-US"/>
        </w:rPr>
      </w:pPr>
    </w:p>
    <w:p w14:paraId="709D140E" w14:textId="6DE51A45" w:rsidR="008D2A19" w:rsidRDefault="008D2A19" w:rsidP="008D2A19">
      <w:pPr>
        <w:rPr>
          <w:rFonts w:ascii="Calibri" w:hAnsi="Calibri" w:cs="Calibri"/>
        </w:rPr>
      </w:pPr>
      <w:r>
        <w:rPr>
          <w:rFonts w:ascii="Calibri" w:hAnsi="Calibri" w:cs="Calibri"/>
          <w:lang w:val="en-US"/>
        </w:rPr>
        <w:t xml:space="preserve">Tot slot is het positief dat er al acties en deliverables zijn uitgewerkt binnen de verschillende lagen. De keuze om niet met werkpakketten maar met lagen te werken sluit aan bij de eigenheid van het project. De timing is voorlopig nog high-level, maar realistisch dankzij een ingebouwde buffer. Gezien de omvang van het budget is meer detail nodig om een goed oordeel te kunnen vellen. </w:t>
      </w:r>
      <w:r>
        <w:rPr>
          <w:rFonts w:ascii="Calibri" w:hAnsi="Calibri" w:cs="Calibri"/>
        </w:rPr>
        <w:t xml:space="preserve">De rolverdeling tussen de partners, en in het bijzonder het aandeel van Athumi (15%), ligt in lijn met de verwachtingen binnen deze oproep. </w:t>
      </w:r>
      <w:r w:rsidR="00B76971">
        <w:rPr>
          <w:rFonts w:ascii="Calibri" w:hAnsi="Calibri" w:cs="Calibri"/>
        </w:rPr>
        <w:t>“</w:t>
      </w:r>
    </w:p>
    <w:p w14:paraId="3C34A161" w14:textId="77777777" w:rsidR="00B76971" w:rsidRDefault="00B76971">
      <w:pPr>
        <w:rPr>
          <w:rFonts w:ascii="Calibri" w:eastAsia="Times New Roman" w:hAnsi="Calibri" w:cs="Calibri"/>
          <w:lang w:eastAsia="nl-BE"/>
        </w:rPr>
      </w:pPr>
    </w:p>
    <w:p w14:paraId="41A82AAC" w14:textId="77777777" w:rsidR="00B76971" w:rsidRDefault="00B76971">
      <w:pPr>
        <w:rPr>
          <w:rFonts w:ascii="Calibri" w:eastAsia="Times New Roman" w:hAnsi="Calibri" w:cs="Calibri"/>
          <w:lang w:eastAsia="nl-BE"/>
        </w:rPr>
      </w:pPr>
    </w:p>
    <w:p w14:paraId="2EFBEEC2" w14:textId="7A29F16C" w:rsidR="00B76971" w:rsidRDefault="00B76971" w:rsidP="00B76971">
      <w:pPr>
        <w:pStyle w:val="Kop3"/>
      </w:pPr>
      <w:r>
        <w:t>ANALYSE VAN HET JURYVERSLAG</w:t>
      </w:r>
    </w:p>
    <w:p w14:paraId="5D86B9CF" w14:textId="28CBD6CB" w:rsidR="00B76971" w:rsidRDefault="00B76971" w:rsidP="00B76971">
      <w:pPr>
        <w:pStyle w:val="Kop3"/>
      </w:pPr>
      <w:r>
        <w:t>Elementen die zeker aangevuld moeten worden in de definitieve aanvraag</w:t>
      </w:r>
    </w:p>
    <w:p w14:paraId="149333BC" w14:textId="77777777" w:rsidR="00B76971" w:rsidRDefault="00B76971" w:rsidP="00B76971">
      <w:pPr>
        <w:pStyle w:val="Normaalweb"/>
        <w:numPr>
          <w:ilvl w:val="0"/>
          <w:numId w:val="285"/>
        </w:numPr>
      </w:pPr>
      <w:r>
        <w:rPr>
          <w:rStyle w:val="Zwaar"/>
        </w:rPr>
        <w:t>Rol van lokale besturen</w:t>
      </w:r>
    </w:p>
    <w:p w14:paraId="6E347E99" w14:textId="1591758B" w:rsidR="00B76971" w:rsidRDefault="00B76971" w:rsidP="00B76971">
      <w:pPr>
        <w:numPr>
          <w:ilvl w:val="1"/>
          <w:numId w:val="285"/>
        </w:numPr>
        <w:spacing w:before="100" w:beforeAutospacing="1" w:after="100" w:afterAutospacing="1" w:line="240" w:lineRule="auto"/>
      </w:pPr>
      <w:r>
        <w:t xml:space="preserve">Hoe worden andere lokale besturen (naast Antwerpen en Vilvoorde) actief betrokken? </w:t>
      </w:r>
      <w:r>
        <w:tab/>
      </w:r>
      <w:r>
        <w:tab/>
      </w:r>
      <w:r>
        <w:tab/>
      </w:r>
      <w:r>
        <w:tab/>
      </w:r>
      <w:r>
        <w:tab/>
      </w:r>
      <w:r>
        <w:tab/>
      </w:r>
      <w:r>
        <w:tab/>
      </w:r>
      <w:r>
        <w:tab/>
      </w:r>
    </w:p>
    <w:p w14:paraId="6EE9A279" w14:textId="77777777" w:rsidR="00B76971" w:rsidRDefault="00B76971" w:rsidP="00B76971">
      <w:pPr>
        <w:numPr>
          <w:ilvl w:val="1"/>
          <w:numId w:val="285"/>
        </w:numPr>
        <w:spacing w:before="100" w:beforeAutospacing="1" w:after="100" w:afterAutospacing="1" w:line="240" w:lineRule="auto"/>
        <w:rPr>
          <w:ins w:id="10" w:author="Michel Gerits" w:date="2025-10-24T10:37:00Z" w16du:dateUtc="2025-10-24T08:37:00Z"/>
        </w:rPr>
      </w:pPr>
      <w:r>
        <w:t>Op welke manier wordt capaciteitsopbouw bij andere besturen gestimuleerd?</w:t>
      </w:r>
    </w:p>
    <w:p w14:paraId="18999C03" w14:textId="77777777" w:rsidR="00FC7C9F" w:rsidRDefault="00FC7C9F" w:rsidP="00FC7C9F">
      <w:pPr>
        <w:pStyle w:val="Normaalweb"/>
        <w:rPr>
          <w:ins w:id="11" w:author="Michel Gerits" w:date="2025-10-24T10:37:00Z" w16du:dateUtc="2025-10-24T08:37:00Z"/>
        </w:rPr>
      </w:pPr>
      <w:ins w:id="12" w:author="Michel Gerits" w:date="2025-10-24T10:37:00Z" w16du:dateUtc="2025-10-24T08:37:00Z">
        <w:r>
          <w:rPr>
            <w:rStyle w:val="Zwaar"/>
          </w:rPr>
          <w:t>Op welke manier wordt capaciteitsopbouw bij andere besturen gestimuleerd?"</w:t>
        </w:r>
      </w:ins>
    </w:p>
    <w:p w14:paraId="5802E299" w14:textId="77777777" w:rsidR="00FC7C9F" w:rsidRDefault="00FC7C9F" w:rsidP="00FC7C9F">
      <w:pPr>
        <w:pStyle w:val="Normaalweb"/>
        <w:rPr>
          <w:ins w:id="13" w:author="Michel Gerits" w:date="2025-10-24T10:37:00Z" w16du:dateUtc="2025-10-24T08:37:00Z"/>
        </w:rPr>
      </w:pPr>
      <w:ins w:id="14" w:author="Michel Gerits" w:date="2025-10-24T10:37:00Z" w16du:dateUtc="2025-10-24T08:37:00Z">
        <w:r>
          <w:t>Hiermee wordt bedoeld:</w:t>
        </w:r>
        <w:r>
          <w:br/>
        </w:r>
        <w:r>
          <w:rPr>
            <w:rStyle w:val="Zwaar"/>
          </w:rPr>
          <w:t>Hoe zorgt het project ervoor dat andere steden en gemeenten (dus niet alleen Antwerpen en Vilvoorde) sterker worden in het opvolgen, beheren en digitaliseren van nutswerken?</w:t>
        </w:r>
        <w:r>
          <w:br/>
          <w:t>Het gaat dus om het vergroten van de kennis, vaardigheden, middelen en digitale infrastructuur bij andere lokale besturen, zodat zij zelfstandig en duurzaam met het systeem kunnen werken.</w:t>
        </w:r>
      </w:ins>
    </w:p>
    <w:p w14:paraId="01BBFAAD" w14:textId="77777777" w:rsidR="00FC7C9F" w:rsidRDefault="00FC7C9F" w:rsidP="00FC7C9F">
      <w:pPr>
        <w:pStyle w:val="Kop3"/>
        <w:rPr>
          <w:ins w:id="15" w:author="Michel Gerits" w:date="2025-10-24T10:37:00Z" w16du:dateUtc="2025-10-24T08:37:00Z"/>
        </w:rPr>
      </w:pPr>
      <w:ins w:id="16" w:author="Michel Gerits" w:date="2025-10-24T10:37:00Z" w16du:dateUtc="2025-10-24T08:37:00Z">
        <w:r>
          <w:t>Voorbeelden van capaciteitsopbouw:</w:t>
        </w:r>
      </w:ins>
    </w:p>
    <w:p w14:paraId="238C7253" w14:textId="77777777" w:rsidR="00FC7C9F" w:rsidRDefault="00FC7C9F" w:rsidP="00FC7C9F">
      <w:pPr>
        <w:numPr>
          <w:ilvl w:val="0"/>
          <w:numId w:val="286"/>
        </w:numPr>
        <w:spacing w:before="100" w:beforeAutospacing="1" w:after="100" w:afterAutospacing="1" w:line="240" w:lineRule="auto"/>
        <w:rPr>
          <w:ins w:id="17" w:author="Michel Gerits" w:date="2025-10-24T10:37:00Z" w16du:dateUtc="2025-10-24T08:37:00Z"/>
        </w:rPr>
      </w:pPr>
      <w:ins w:id="18" w:author="Michel Gerits" w:date="2025-10-24T10:37:00Z" w16du:dateUtc="2025-10-24T08:37:00Z">
        <w:r>
          <w:rPr>
            <w:rStyle w:val="Zwaar"/>
          </w:rPr>
          <w:t>Opleidingen en workshops</w:t>
        </w:r>
        <w:r>
          <w:t xml:space="preserve"> voor medewerkers van andere besturen.</w:t>
        </w:r>
      </w:ins>
    </w:p>
    <w:p w14:paraId="5E0AABD3" w14:textId="77777777" w:rsidR="00FC7C9F" w:rsidRDefault="00FC7C9F" w:rsidP="00FC7C9F">
      <w:pPr>
        <w:numPr>
          <w:ilvl w:val="0"/>
          <w:numId w:val="286"/>
        </w:numPr>
        <w:spacing w:before="100" w:beforeAutospacing="1" w:after="100" w:afterAutospacing="1" w:line="240" w:lineRule="auto"/>
        <w:rPr>
          <w:ins w:id="19" w:author="Michel Gerits" w:date="2025-10-24T10:37:00Z" w16du:dateUtc="2025-10-24T08:37:00Z"/>
        </w:rPr>
      </w:pPr>
      <w:ins w:id="20" w:author="Michel Gerits" w:date="2025-10-24T10:37:00Z" w16du:dateUtc="2025-10-24T08:37:00Z">
        <w:r>
          <w:rPr>
            <w:rStyle w:val="Zwaar"/>
          </w:rPr>
          <w:t>Handleidingen, draaiboeken en best practices</w:t>
        </w:r>
        <w:r>
          <w:t xml:space="preserve"> delen.</w:t>
        </w:r>
      </w:ins>
    </w:p>
    <w:p w14:paraId="5A6EAE0B" w14:textId="77777777" w:rsidR="00FC7C9F" w:rsidRDefault="00FC7C9F" w:rsidP="00FC7C9F">
      <w:pPr>
        <w:numPr>
          <w:ilvl w:val="0"/>
          <w:numId w:val="286"/>
        </w:numPr>
        <w:spacing w:before="100" w:beforeAutospacing="1" w:after="100" w:afterAutospacing="1" w:line="240" w:lineRule="auto"/>
        <w:rPr>
          <w:ins w:id="21" w:author="Michel Gerits" w:date="2025-10-24T10:37:00Z" w16du:dateUtc="2025-10-24T08:37:00Z"/>
        </w:rPr>
      </w:pPr>
      <w:ins w:id="22" w:author="Michel Gerits" w:date="2025-10-24T10:37:00Z" w16du:dateUtc="2025-10-24T08:37:00Z">
        <w:r>
          <w:rPr>
            <w:rStyle w:val="Zwaar"/>
          </w:rPr>
          <w:t>Pilootprojecten</w:t>
        </w:r>
        <w:r>
          <w:t xml:space="preserve"> waarbij andere besturen actief kunnen testen en leren.</w:t>
        </w:r>
      </w:ins>
    </w:p>
    <w:p w14:paraId="6317C784" w14:textId="77777777" w:rsidR="00FC7C9F" w:rsidRDefault="00FC7C9F" w:rsidP="00FC7C9F">
      <w:pPr>
        <w:numPr>
          <w:ilvl w:val="0"/>
          <w:numId w:val="286"/>
        </w:numPr>
        <w:spacing w:before="100" w:beforeAutospacing="1" w:after="100" w:afterAutospacing="1" w:line="240" w:lineRule="auto"/>
        <w:rPr>
          <w:ins w:id="23" w:author="Michel Gerits" w:date="2025-10-24T10:37:00Z" w16du:dateUtc="2025-10-24T08:37:00Z"/>
        </w:rPr>
      </w:pPr>
      <w:ins w:id="24" w:author="Michel Gerits" w:date="2025-10-24T10:37:00Z" w16du:dateUtc="2025-10-24T08:37:00Z">
        <w:r>
          <w:rPr>
            <w:rStyle w:val="Zwaar"/>
          </w:rPr>
          <w:t>Netwerkvorming</w:t>
        </w:r>
        <w:r>
          <w:t xml:space="preserve"> via VVSG of kenniscentra, zodat besturen ervaringen kunnen uitwisselen.</w:t>
        </w:r>
      </w:ins>
    </w:p>
    <w:p w14:paraId="224E05E5" w14:textId="77777777" w:rsidR="00FC7C9F" w:rsidRDefault="00FC7C9F" w:rsidP="00FC7C9F">
      <w:pPr>
        <w:numPr>
          <w:ilvl w:val="0"/>
          <w:numId w:val="286"/>
        </w:numPr>
        <w:spacing w:before="100" w:beforeAutospacing="1" w:after="100" w:afterAutospacing="1" w:line="240" w:lineRule="auto"/>
        <w:rPr>
          <w:ins w:id="25" w:author="Michel Gerits" w:date="2025-10-24T10:37:00Z" w16du:dateUtc="2025-10-24T08:37:00Z"/>
        </w:rPr>
      </w:pPr>
      <w:ins w:id="26" w:author="Michel Gerits" w:date="2025-10-24T10:37:00Z" w16du:dateUtc="2025-10-24T08:37:00Z">
        <w:r>
          <w:rPr>
            <w:rStyle w:val="Zwaar"/>
          </w:rPr>
          <w:t>Technische ondersteuning</w:t>
        </w:r>
        <w:r>
          <w:t xml:space="preserve"> bij de implementatie van de digitale tool.</w:t>
        </w:r>
      </w:ins>
    </w:p>
    <w:p w14:paraId="2644EE18" w14:textId="77777777" w:rsidR="00FC7C9F" w:rsidRDefault="00FC7C9F" w:rsidP="00FC7C9F">
      <w:pPr>
        <w:numPr>
          <w:ilvl w:val="0"/>
          <w:numId w:val="286"/>
        </w:numPr>
        <w:spacing w:before="100" w:beforeAutospacing="1" w:after="100" w:afterAutospacing="1" w:line="240" w:lineRule="auto"/>
        <w:rPr>
          <w:ins w:id="27" w:author="Michel Gerits" w:date="2025-10-24T10:37:00Z" w16du:dateUtc="2025-10-24T08:37:00Z"/>
        </w:rPr>
      </w:pPr>
      <w:ins w:id="28" w:author="Michel Gerits" w:date="2025-10-24T10:37:00Z" w16du:dateUtc="2025-10-24T08:37:00Z">
        <w:r>
          <w:rPr>
            <w:rStyle w:val="Zwaar"/>
          </w:rPr>
          <w:t>Budget voorzien</w:t>
        </w:r>
        <w:r>
          <w:t xml:space="preserve"> voor actieve en volgende besturen om deel te nemen aan het project.</w:t>
        </w:r>
      </w:ins>
    </w:p>
    <w:p w14:paraId="3D6EE8A2" w14:textId="77777777" w:rsidR="00FC7C9F" w:rsidRDefault="00FC7C9F" w:rsidP="00FC7C9F">
      <w:pPr>
        <w:pStyle w:val="Kop3"/>
        <w:rPr>
          <w:ins w:id="29" w:author="Michel Gerits" w:date="2025-10-24T10:37:00Z" w16du:dateUtc="2025-10-24T08:37:00Z"/>
        </w:rPr>
      </w:pPr>
      <w:ins w:id="30" w:author="Michel Gerits" w:date="2025-10-24T10:37:00Z" w16du:dateUtc="2025-10-24T08:37:00Z">
        <w:r>
          <w:t>Waarom is dit belangrijk?</w:t>
        </w:r>
      </w:ins>
    </w:p>
    <w:p w14:paraId="62DF677D" w14:textId="77777777" w:rsidR="00FC7C9F" w:rsidRDefault="00FC7C9F" w:rsidP="00FC7C9F">
      <w:pPr>
        <w:pStyle w:val="Normaalweb"/>
        <w:rPr>
          <w:ins w:id="31" w:author="Michel Gerits" w:date="2025-10-24T10:37:00Z" w16du:dateUtc="2025-10-24T08:37:00Z"/>
        </w:rPr>
      </w:pPr>
      <w:ins w:id="32" w:author="Michel Gerits" w:date="2025-10-24T10:37:00Z" w16du:dateUtc="2025-10-24T08:37:00Z">
        <w:r>
          <w:t>Zonder capaciteitsopbouw blijft de oplossing beperkt tot de trekkende steden. Door andere besturen te ondersteunen, wordt het project schaalbaar en duurzaam voor heel Vlaanderen.</w:t>
        </w:r>
      </w:ins>
    </w:p>
    <w:p w14:paraId="25C46ABB" w14:textId="77777777" w:rsidR="00FC7C9F" w:rsidRDefault="00FC7C9F">
      <w:pPr>
        <w:numPr>
          <w:ilvl w:val="2"/>
          <w:numId w:val="285"/>
        </w:numPr>
        <w:spacing w:before="100" w:beforeAutospacing="1" w:after="100" w:afterAutospacing="1" w:line="240" w:lineRule="auto"/>
        <w:pPrChange w:id="33" w:author="Michel Gerits" w:date="2025-10-24T10:37:00Z" w16du:dateUtc="2025-10-24T08:37:00Z">
          <w:pPr>
            <w:numPr>
              <w:ilvl w:val="1"/>
              <w:numId w:val="285"/>
            </w:numPr>
            <w:tabs>
              <w:tab w:val="num" w:pos="1440"/>
            </w:tabs>
            <w:spacing w:before="100" w:beforeAutospacing="1" w:after="100" w:afterAutospacing="1" w:line="240" w:lineRule="auto"/>
            <w:ind w:left="1440" w:hanging="360"/>
          </w:pPr>
        </w:pPrChange>
      </w:pPr>
    </w:p>
    <w:p w14:paraId="140AF592" w14:textId="77777777" w:rsidR="00B76971" w:rsidRDefault="00B76971" w:rsidP="00B76971">
      <w:pPr>
        <w:numPr>
          <w:ilvl w:val="1"/>
          <w:numId w:val="285"/>
        </w:numPr>
        <w:spacing w:before="100" w:beforeAutospacing="1" w:after="100" w:afterAutospacing="1" w:line="240" w:lineRule="auto"/>
      </w:pPr>
      <w:r>
        <w:t>Is het project een initiatief vóór of dóór lokale besturen? Maak dit expliciet.</w:t>
      </w:r>
    </w:p>
    <w:p w14:paraId="037B8E07" w14:textId="27E7CF65" w:rsidR="00B76971" w:rsidRDefault="00B76971" w:rsidP="00B76971">
      <w:pPr>
        <w:numPr>
          <w:ilvl w:val="1"/>
          <w:numId w:val="285"/>
        </w:numPr>
        <w:spacing w:before="100" w:beforeAutospacing="1" w:after="100" w:afterAutospacing="1" w:line="240" w:lineRule="auto"/>
      </w:pPr>
      <w:r>
        <w:t xml:space="preserve">Geef aan hoe kennisdeling en samenwerking met andere besturen concreet zal plaatsvinden. </w:t>
      </w:r>
      <w:del w:id="34" w:author="Michel Gerits" w:date="2025-10-24T10:37:00Z" w16du:dateUtc="2025-10-24T08:37:00Z">
        <w:r w:rsidDel="008A56E4">
          <w:fldChar w:fldCharType="begin"/>
        </w:r>
        <w:r w:rsidDel="008A56E4">
          <w:delInstrText>HYPERLINK "https://digipolis.sharepoint.com/teams/SW-PR-Werftoezicht-TeamNuts_Onderhoud/_layouts/15/Doc.aspx?sourcedoc=%7BB20658E0-F274-4C2F-97F6-3A0D15FD6F01%7D&amp;file=city_of_things_2025_formulier_DEF_vooraanmelding%20_Nutsvoorzieningen_%20Full%20verion%20met%20challenges.docx&amp;action=default&amp;mobileredirect=true"</w:delInstrText>
        </w:r>
        <w:r w:rsidDel="008A56E4">
          <w:fldChar w:fldCharType="separate"/>
        </w:r>
        <w:r w:rsidDel="008A56E4">
          <w:rPr>
            <w:rStyle w:val="Hyperlink"/>
          </w:rPr>
          <w:delText>[city_of_th...challenges]</w:delText>
        </w:r>
        <w:r w:rsidDel="008A56E4">
          <w:fldChar w:fldCharType="end"/>
        </w:r>
      </w:del>
      <w:ins w:id="35" w:author="Michel Gerits" w:date="2025-10-24T10:37:00Z" w16du:dateUtc="2025-10-24T08:37:00Z">
        <w:r w:rsidR="00FC7C9F">
          <w:t xml:space="preserve"> </w:t>
        </w:r>
      </w:ins>
    </w:p>
    <w:p w14:paraId="3604478F" w14:textId="77777777" w:rsidR="00B76971" w:rsidRDefault="00B76971" w:rsidP="00B76971">
      <w:pPr>
        <w:pStyle w:val="Normaalweb"/>
        <w:numPr>
          <w:ilvl w:val="0"/>
          <w:numId w:val="285"/>
        </w:numPr>
      </w:pPr>
      <w:r>
        <w:rPr>
          <w:rStyle w:val="Zwaar"/>
        </w:rPr>
        <w:t>Beleidscontext</w:t>
      </w:r>
    </w:p>
    <w:p w14:paraId="5D3A0872" w14:textId="77777777" w:rsidR="00B76971" w:rsidRDefault="00B76971" w:rsidP="00B76971">
      <w:pPr>
        <w:numPr>
          <w:ilvl w:val="1"/>
          <w:numId w:val="285"/>
        </w:numPr>
        <w:spacing w:before="100" w:beforeAutospacing="1" w:after="100" w:afterAutospacing="1" w:line="240" w:lineRule="auto"/>
      </w:pPr>
      <w:r>
        <w:t>Voeg een expliciete verwijzing toe naar de beleidscontext van alle betrokken besturen.</w:t>
      </w:r>
    </w:p>
    <w:p w14:paraId="1662F2E8" w14:textId="77777777" w:rsidR="00B76971" w:rsidRDefault="00B76971" w:rsidP="00B76971">
      <w:pPr>
        <w:numPr>
          <w:ilvl w:val="1"/>
          <w:numId w:val="285"/>
        </w:numPr>
        <w:spacing w:before="100" w:beforeAutospacing="1" w:after="100" w:afterAutospacing="1" w:line="240" w:lineRule="auto"/>
      </w:pPr>
      <w:r>
        <w:t xml:space="preserve">Werk bijkomende koppelingen uit met relevante Vlaamse beleidsniveaus, zoals mobiliteit, om het dossier te versterken. </w:t>
      </w:r>
      <w:hyperlink r:id="rId18" w:history="1">
        <w:r>
          <w:rPr>
            <w:rStyle w:val="Hyperlink"/>
          </w:rPr>
          <w:t>[city_of_th...challenges]</w:t>
        </w:r>
      </w:hyperlink>
    </w:p>
    <w:p w14:paraId="6D0D5A90" w14:textId="77777777" w:rsidR="00B76971" w:rsidRDefault="00B76971" w:rsidP="00B76971">
      <w:pPr>
        <w:pStyle w:val="Normaalweb"/>
        <w:numPr>
          <w:ilvl w:val="0"/>
          <w:numId w:val="285"/>
        </w:numPr>
      </w:pPr>
      <w:r>
        <w:rPr>
          <w:rStyle w:val="Zwaar"/>
        </w:rPr>
        <w:t>Businessmodel en technische koppeling</w:t>
      </w:r>
    </w:p>
    <w:p w14:paraId="34582D91" w14:textId="77777777" w:rsidR="00B76971" w:rsidRDefault="00B76971" w:rsidP="00B76971">
      <w:pPr>
        <w:numPr>
          <w:ilvl w:val="1"/>
          <w:numId w:val="285"/>
        </w:numPr>
        <w:spacing w:before="100" w:beforeAutospacing="1" w:after="100" w:afterAutospacing="1" w:line="240" w:lineRule="auto"/>
      </w:pPr>
      <w:r>
        <w:t>Geef meer detail over het businessmodel van de mobiele app.</w:t>
      </w:r>
    </w:p>
    <w:p w14:paraId="35D8D2D7" w14:textId="77777777" w:rsidR="00B76971" w:rsidRDefault="00B76971" w:rsidP="00B76971">
      <w:pPr>
        <w:numPr>
          <w:ilvl w:val="1"/>
          <w:numId w:val="285"/>
        </w:numPr>
        <w:spacing w:before="100" w:beforeAutospacing="1" w:after="100" w:afterAutospacing="1" w:line="240" w:lineRule="auto"/>
      </w:pPr>
      <w:r>
        <w:t>Licht toe hoe de technische koppeling van de app met verschillende (legacy) back-ends bij andere besturen zal verlopen.</w:t>
      </w:r>
    </w:p>
    <w:p w14:paraId="5A1D60AA" w14:textId="77777777" w:rsidR="00B76971" w:rsidRDefault="00B76971" w:rsidP="00B76971">
      <w:pPr>
        <w:numPr>
          <w:ilvl w:val="1"/>
          <w:numId w:val="285"/>
        </w:numPr>
        <w:spacing w:before="100" w:beforeAutospacing="1" w:after="100" w:afterAutospacing="1" w:line="240" w:lineRule="auto"/>
      </w:pPr>
      <w:r>
        <w:t xml:space="preserve">Beschrijf hoe de datadoorstroming overal op dezelfde manier gegarandeerd wordt en hoe eventuele verschillen worden aangepakt. </w:t>
      </w:r>
      <w:hyperlink r:id="rId19" w:history="1">
        <w:r>
          <w:rPr>
            <w:rStyle w:val="Hyperlink"/>
          </w:rPr>
          <w:t>[city_of_th...challenges]</w:t>
        </w:r>
      </w:hyperlink>
    </w:p>
    <w:p w14:paraId="34123C70" w14:textId="77777777" w:rsidR="00B76971" w:rsidRDefault="00B76971" w:rsidP="00B76971">
      <w:pPr>
        <w:pStyle w:val="Normaalweb"/>
        <w:numPr>
          <w:ilvl w:val="0"/>
          <w:numId w:val="285"/>
        </w:numPr>
      </w:pPr>
      <w:r>
        <w:rPr>
          <w:rStyle w:val="Zwaar"/>
        </w:rPr>
        <w:t>Formele betrokkenheid van bijkomende besturen</w:t>
      </w:r>
    </w:p>
    <w:p w14:paraId="3AA576FE" w14:textId="77777777" w:rsidR="00B76971" w:rsidRDefault="00B76971" w:rsidP="00B76971">
      <w:pPr>
        <w:numPr>
          <w:ilvl w:val="1"/>
          <w:numId w:val="285"/>
        </w:numPr>
        <w:spacing w:before="100" w:beforeAutospacing="1" w:after="100" w:afterAutospacing="1" w:line="240" w:lineRule="auto"/>
      </w:pPr>
      <w:r>
        <w:t>Werk uit hoe bijkomende besturen formeel kunnen aansluiten, bijvoorbeeld als volger.</w:t>
      </w:r>
    </w:p>
    <w:p w14:paraId="78D2D419" w14:textId="77777777" w:rsidR="00B76971" w:rsidRDefault="00B76971" w:rsidP="00B76971">
      <w:pPr>
        <w:numPr>
          <w:ilvl w:val="1"/>
          <w:numId w:val="285"/>
        </w:numPr>
        <w:spacing w:before="100" w:beforeAutospacing="1" w:after="100" w:afterAutospacing="1" w:line="240" w:lineRule="auto"/>
      </w:pPr>
      <w:r>
        <w:t xml:space="preserve">Geef aan hoe dit het draagvlak van het project versterkt. </w:t>
      </w:r>
      <w:hyperlink r:id="rId20" w:history="1">
        <w:r>
          <w:rPr>
            <w:rStyle w:val="Hyperlink"/>
          </w:rPr>
          <w:t>[city_of_th...challenges]</w:t>
        </w:r>
      </w:hyperlink>
    </w:p>
    <w:p w14:paraId="4B1FBD84" w14:textId="77777777" w:rsidR="00B76971" w:rsidRDefault="00B76971" w:rsidP="00B76971">
      <w:pPr>
        <w:pStyle w:val="Normaalweb"/>
        <w:numPr>
          <w:ilvl w:val="0"/>
          <w:numId w:val="285"/>
        </w:numPr>
      </w:pPr>
      <w:r>
        <w:rPr>
          <w:rStyle w:val="Zwaar"/>
        </w:rPr>
        <w:t>Acties en deliverables per laag</w:t>
      </w:r>
    </w:p>
    <w:p w14:paraId="1BB6434D" w14:textId="77777777" w:rsidR="00B76971" w:rsidRDefault="00B76971" w:rsidP="00B76971">
      <w:pPr>
        <w:numPr>
          <w:ilvl w:val="1"/>
          <w:numId w:val="285"/>
        </w:numPr>
        <w:spacing w:before="100" w:beforeAutospacing="1" w:after="100" w:afterAutospacing="1" w:line="240" w:lineRule="auto"/>
      </w:pPr>
      <w:r>
        <w:t>Geef meer detail over de acties en deliverables binnen de verschillende lagen van het project.</w:t>
      </w:r>
    </w:p>
    <w:p w14:paraId="3A40AC5A" w14:textId="77777777" w:rsidR="00B76971" w:rsidRDefault="00B76971" w:rsidP="00B76971">
      <w:pPr>
        <w:numPr>
          <w:ilvl w:val="1"/>
          <w:numId w:val="285"/>
        </w:numPr>
        <w:spacing w:before="100" w:beforeAutospacing="1" w:after="100" w:afterAutospacing="1" w:line="240" w:lineRule="auto"/>
      </w:pPr>
      <w:r>
        <w:t xml:space="preserve">Zorg voor een duidelijke koppeling tussen werkpakketten, timing en resultaten. </w:t>
      </w:r>
      <w:hyperlink r:id="rId21" w:history="1">
        <w:r>
          <w:rPr>
            <w:rStyle w:val="Hyperlink"/>
          </w:rPr>
          <w:t>[city_of_th...challenges]</w:t>
        </w:r>
      </w:hyperlink>
    </w:p>
    <w:p w14:paraId="5E20C831" w14:textId="77777777" w:rsidR="00B76971" w:rsidRDefault="00B76971" w:rsidP="00B76971">
      <w:pPr>
        <w:pStyle w:val="Normaalweb"/>
        <w:numPr>
          <w:ilvl w:val="0"/>
          <w:numId w:val="285"/>
        </w:numPr>
      </w:pPr>
      <w:r>
        <w:rPr>
          <w:rStyle w:val="Zwaar"/>
        </w:rPr>
        <w:t>Timing en budget</w:t>
      </w:r>
    </w:p>
    <w:p w14:paraId="2AACF54A" w14:textId="77777777" w:rsidR="00B76971" w:rsidRDefault="00B76971" w:rsidP="00B76971">
      <w:pPr>
        <w:numPr>
          <w:ilvl w:val="1"/>
          <w:numId w:val="285"/>
        </w:numPr>
        <w:spacing w:before="100" w:beforeAutospacing="1" w:after="100" w:afterAutospacing="1" w:line="240" w:lineRule="auto"/>
      </w:pPr>
      <w:r>
        <w:t>Werk de timing verder uit, zodat deze minder high-level en meer concreet is.</w:t>
      </w:r>
    </w:p>
    <w:p w14:paraId="484AEA87" w14:textId="77777777" w:rsidR="00B76971" w:rsidRDefault="00B76971" w:rsidP="00B76971">
      <w:pPr>
        <w:numPr>
          <w:ilvl w:val="1"/>
          <w:numId w:val="285"/>
        </w:numPr>
        <w:spacing w:before="100" w:beforeAutospacing="1" w:after="100" w:afterAutospacing="1" w:line="240" w:lineRule="auto"/>
      </w:pPr>
      <w:r>
        <w:t>Geef meer detail over de budgetverdeling en de rolverdeling tussen partners, met bijzondere aandacht voor het aandeel van Athumi (15%).</w:t>
      </w:r>
    </w:p>
    <w:p w14:paraId="6217874F" w14:textId="4A1FD12B" w:rsidR="00E3688C" w:rsidRDefault="00E3688C">
      <w:pPr>
        <w:rPr>
          <w:rFonts w:ascii="Calibri" w:eastAsia="Times New Roman" w:hAnsi="Calibri" w:cs="Calibri"/>
          <w:lang w:eastAsia="nl-BE"/>
        </w:rPr>
      </w:pPr>
      <w:r>
        <w:rPr>
          <w:rFonts w:ascii="Calibri" w:eastAsia="Times New Roman" w:hAnsi="Calibri" w:cs="Calibri"/>
          <w:lang w:eastAsia="nl-BE"/>
        </w:rPr>
        <w:br w:type="page"/>
      </w:r>
    </w:p>
    <w:p w14:paraId="3B2E89F5" w14:textId="77777777" w:rsidR="009B52B1" w:rsidRPr="009B52B1" w:rsidRDefault="009B52B1" w:rsidP="00E3688C">
      <w:pPr>
        <w:spacing w:after="0" w:line="240" w:lineRule="auto"/>
        <w:ind w:left="720"/>
        <w:textAlignment w:val="baseline"/>
        <w:rPr>
          <w:rFonts w:ascii="Calibri" w:eastAsia="Times New Roman" w:hAnsi="Calibri" w:cs="Calibri"/>
          <w:lang w:eastAsia="nl-BE"/>
        </w:rPr>
      </w:pPr>
    </w:p>
    <w:p w14:paraId="6AAE25F3" w14:textId="77777777" w:rsidR="009B52B1" w:rsidRDefault="009B52B1" w:rsidP="009B52B1">
      <w:pPr>
        <w:spacing w:after="0" w:line="240" w:lineRule="auto"/>
        <w:textAlignment w:val="baseline"/>
        <w:rPr>
          <w:rFonts w:ascii="Calibri" w:eastAsia="Times New Roman" w:hAnsi="Calibri" w:cs="Calibri"/>
          <w:lang w:eastAsia="nl-BE"/>
        </w:rPr>
      </w:pPr>
      <w:r w:rsidRPr="009B52B1">
        <w:rPr>
          <w:rFonts w:ascii="Calibri" w:eastAsia="Times New Roman" w:hAnsi="Calibri" w:cs="Calibri"/>
          <w:lang w:eastAsia="nl-BE"/>
        </w:rPr>
        <w:t> </w:t>
      </w:r>
    </w:p>
    <w:p w14:paraId="1F962A5A" w14:textId="22A43F63" w:rsidR="004D5612" w:rsidRPr="00F35E7E" w:rsidRDefault="004D5612" w:rsidP="004D5612">
      <w:pPr>
        <w:pStyle w:val="grotetitel"/>
        <w:rPr>
          <w:lang w:val="nl-BE"/>
        </w:rPr>
      </w:pPr>
      <w:r>
        <w:rPr>
          <w:lang w:val="nl-BE"/>
        </w:rPr>
        <w:t>BIJLAGE Oproep Partners en volgers.</w:t>
      </w:r>
    </w:p>
    <w:p w14:paraId="1506CA35" w14:textId="77777777" w:rsidR="004D5612" w:rsidRDefault="004D5612" w:rsidP="009B52B1">
      <w:pPr>
        <w:spacing w:after="0" w:line="240" w:lineRule="auto"/>
        <w:textAlignment w:val="baseline"/>
        <w:rPr>
          <w:rFonts w:ascii="Calibri" w:eastAsia="Times New Roman" w:hAnsi="Calibri" w:cs="Calibri"/>
          <w:lang w:eastAsia="nl-BE"/>
        </w:rPr>
      </w:pPr>
    </w:p>
    <w:p w14:paraId="0D69E32A" w14:textId="77777777" w:rsidR="000D7264" w:rsidRDefault="000D7264" w:rsidP="000D7264">
      <w:pPr>
        <w:rPr>
          <w:rFonts w:ascii="Arial" w:hAnsi="Arial" w:cs="Arial"/>
        </w:rPr>
      </w:pPr>
      <w:r>
        <w:rPr>
          <w:rFonts w:ascii="Arial" w:hAnsi="Arial" w:cs="Arial"/>
        </w:rPr>
        <w:t>Beste collega</w:t>
      </w:r>
    </w:p>
    <w:p w14:paraId="323C7CDA" w14:textId="77777777" w:rsidR="000D7264" w:rsidRDefault="000D7264" w:rsidP="000D7264">
      <w:pPr>
        <w:rPr>
          <w:rFonts w:ascii="Arial" w:hAnsi="Arial" w:cs="Arial"/>
        </w:rPr>
      </w:pPr>
    </w:p>
    <w:p w14:paraId="558E92AF" w14:textId="77777777" w:rsidR="000D7264" w:rsidRDefault="000D7264" w:rsidP="000D7264">
      <w:pPr>
        <w:rPr>
          <w:rFonts w:ascii="Arial" w:hAnsi="Arial" w:cs="Arial"/>
        </w:rPr>
      </w:pPr>
      <w:r>
        <w:rPr>
          <w:rFonts w:ascii="Arial" w:hAnsi="Arial" w:cs="Arial"/>
        </w:rPr>
        <w:t>Steden, gemeenten en nutsbedrijven in heel Vlaanderen staan voor dezelfde uitdaging: het gebrek aan uniforme, actuele en controleerbare data over nutswerken in de publieke ruimte. Dit leidt tot inefficiënties, kwaliteitsproblemen en onnodige hinder voor burgers en bedrijven.</w:t>
      </w:r>
    </w:p>
    <w:p w14:paraId="599E1518" w14:textId="77777777" w:rsidR="000D7264" w:rsidRDefault="000D7264" w:rsidP="000D7264">
      <w:pPr>
        <w:rPr>
          <w:rFonts w:ascii="Arial" w:hAnsi="Arial" w:cs="Arial"/>
        </w:rPr>
      </w:pPr>
    </w:p>
    <w:p w14:paraId="209C2B89" w14:textId="77777777" w:rsidR="000D7264" w:rsidRDefault="000D7264" w:rsidP="000D7264">
      <w:pPr>
        <w:rPr>
          <w:rFonts w:ascii="Arial" w:hAnsi="Arial" w:cs="Arial"/>
        </w:rPr>
      </w:pPr>
      <w:r>
        <w:rPr>
          <w:rFonts w:ascii="Arial" w:hAnsi="Arial" w:cs="Arial"/>
        </w:rPr>
        <w:t xml:space="preserve">Daarom slaan stad Antwerpen, stad Vilvoorde, Athumi en de nutsmaatschappijen de handen in elkaar voor het project </w:t>
      </w:r>
      <w:r>
        <w:rPr>
          <w:rFonts w:ascii="Arial" w:hAnsi="Arial" w:cs="Arial"/>
          <w:b/>
          <w:bCs/>
        </w:rPr>
        <w:t>Digitale Nuts</w:t>
      </w:r>
      <w:r>
        <w:rPr>
          <w:rFonts w:ascii="Arial" w:hAnsi="Arial" w:cs="Arial"/>
        </w:rPr>
        <w:t xml:space="preserve">, dat ingediend zal worden bij de oproep </w:t>
      </w:r>
      <w:r>
        <w:rPr>
          <w:rFonts w:ascii="Arial" w:hAnsi="Arial" w:cs="Arial"/>
          <w:b/>
          <w:bCs/>
        </w:rPr>
        <w:t>City of Things 2025</w:t>
      </w:r>
      <w:r>
        <w:rPr>
          <w:rFonts w:ascii="Arial" w:hAnsi="Arial" w:cs="Arial"/>
        </w:rPr>
        <w:t xml:space="preserve">. </w:t>
      </w:r>
    </w:p>
    <w:p w14:paraId="223EFD3D" w14:textId="77777777" w:rsidR="000D7264" w:rsidRDefault="000D7264" w:rsidP="000D7264">
      <w:pPr>
        <w:rPr>
          <w:rFonts w:ascii="Arial" w:hAnsi="Arial" w:cs="Arial"/>
          <w:b/>
          <w:bCs/>
        </w:rPr>
      </w:pPr>
    </w:p>
    <w:p w14:paraId="6585D829" w14:textId="77777777" w:rsidR="000D7264" w:rsidRDefault="000D7264" w:rsidP="000D7264">
      <w:pPr>
        <w:rPr>
          <w:rFonts w:ascii="Arial" w:hAnsi="Arial" w:cs="Arial"/>
          <w:b/>
          <w:bCs/>
        </w:rPr>
      </w:pPr>
      <w:r>
        <w:rPr>
          <w:rFonts w:ascii="Arial" w:hAnsi="Arial" w:cs="Arial"/>
          <w:b/>
          <w:bCs/>
        </w:rPr>
        <w:lastRenderedPageBreak/>
        <w:t>Wat is Digitale Nuts?</w:t>
      </w:r>
    </w:p>
    <w:p w14:paraId="5AC29647" w14:textId="77777777" w:rsidR="000D7264" w:rsidRDefault="000D7264" w:rsidP="000D7264">
      <w:pPr>
        <w:rPr>
          <w:rFonts w:ascii="Arial" w:hAnsi="Arial" w:cs="Arial"/>
        </w:rPr>
      </w:pPr>
      <w:r>
        <w:rPr>
          <w:rFonts w:ascii="Arial" w:hAnsi="Arial" w:cs="Arial"/>
        </w:rPr>
        <w:t>Digitale Nuts ontwikkelt een geïntegreerd digitaal ecosysteem dat toezichters, administraties en nutsmaatschappijen verbindt via één mobiele werkomgeving – een “digitaal zakmes” voor de publieke ruimte. Via een terreinapplicatie krijgen toezichters real-time toegang tot uitgebreide GIPOD-data, eigen vaststellingen, communicatiekanalen en automatische rapportering. Het doel is een sluitende digitale keten tussen nutsbedrijven, GIPOD en lokale besturen, met als resultaat betere kwaliteitsopvolging, efficiëntere processen en duidelijke communicatie naar bewoners.</w:t>
      </w:r>
    </w:p>
    <w:p w14:paraId="760C0585" w14:textId="77777777" w:rsidR="000D7264" w:rsidRDefault="000D7264" w:rsidP="000D7264">
      <w:pPr>
        <w:rPr>
          <w:rFonts w:ascii="Arial" w:hAnsi="Arial" w:cs="Arial"/>
        </w:rPr>
      </w:pPr>
    </w:p>
    <w:p w14:paraId="463CB674" w14:textId="77777777" w:rsidR="000D7264" w:rsidRDefault="000D7264" w:rsidP="000D7264">
      <w:pPr>
        <w:rPr>
          <w:rFonts w:ascii="Arial" w:hAnsi="Arial" w:cs="Arial"/>
        </w:rPr>
      </w:pPr>
      <w:r>
        <w:rPr>
          <w:rFonts w:ascii="Arial" w:hAnsi="Arial" w:cs="Arial"/>
        </w:rPr>
        <w:t>We zoeken steden en gemeenten die willen aansluiten:</w:t>
      </w:r>
    </w:p>
    <w:p w14:paraId="223052CA" w14:textId="77777777" w:rsidR="000D7264" w:rsidRDefault="000D7264" w:rsidP="000D7264">
      <w:pPr>
        <w:pStyle w:val="Lijstalinea"/>
        <w:numPr>
          <w:ilvl w:val="0"/>
          <w:numId w:val="278"/>
        </w:numPr>
        <w:spacing w:after="0" w:line="240" w:lineRule="auto"/>
        <w:contextualSpacing w:val="0"/>
        <w:rPr>
          <w:rFonts w:ascii="Arial" w:eastAsia="Times New Roman" w:hAnsi="Arial" w:cs="Arial"/>
        </w:rPr>
      </w:pPr>
      <w:r>
        <w:rPr>
          <w:rFonts w:ascii="Arial" w:eastAsia="Times New Roman" w:hAnsi="Arial" w:cs="Arial"/>
          <w:b/>
          <w:bCs/>
        </w:rPr>
        <w:t>Als actieve partner</w:t>
      </w:r>
      <w:r>
        <w:rPr>
          <w:rFonts w:ascii="Arial" w:eastAsia="Times New Roman" w:hAnsi="Arial" w:cs="Arial"/>
        </w:rPr>
        <w:t>: je denkt mee vanuit je lokale context, test mee in je stad/gemeente.</w:t>
      </w:r>
    </w:p>
    <w:p w14:paraId="32E4D046" w14:textId="77777777" w:rsidR="000D7264" w:rsidRDefault="000D7264" w:rsidP="000D7264">
      <w:pPr>
        <w:pStyle w:val="Lijstalinea"/>
        <w:numPr>
          <w:ilvl w:val="0"/>
          <w:numId w:val="278"/>
        </w:numPr>
        <w:spacing w:after="0" w:line="240" w:lineRule="auto"/>
        <w:contextualSpacing w:val="0"/>
        <w:rPr>
          <w:rFonts w:ascii="Arial" w:eastAsia="Times New Roman" w:hAnsi="Arial" w:cs="Arial"/>
        </w:rPr>
      </w:pPr>
      <w:r>
        <w:rPr>
          <w:rFonts w:ascii="Arial" w:eastAsia="Times New Roman" w:hAnsi="Arial" w:cs="Arial"/>
          <w:b/>
          <w:bCs/>
        </w:rPr>
        <w:t>Als volger</w:t>
      </w:r>
      <w:r>
        <w:rPr>
          <w:rFonts w:ascii="Arial" w:eastAsia="Times New Roman" w:hAnsi="Arial" w:cs="Arial"/>
        </w:rPr>
        <w:t>: je blijft op de hoogte via halfjaarlijkse updates en krijgt toegang tot de resultaten en inzichten.</w:t>
      </w:r>
    </w:p>
    <w:p w14:paraId="0F16CC73" w14:textId="77777777" w:rsidR="000D7264" w:rsidRDefault="000D7264" w:rsidP="000D7264">
      <w:pPr>
        <w:rPr>
          <w:rFonts w:ascii="Arial" w:hAnsi="Arial" w:cs="Arial"/>
        </w:rPr>
      </w:pPr>
    </w:p>
    <w:p w14:paraId="78AE0209" w14:textId="77777777" w:rsidR="000D7264" w:rsidRDefault="000D7264" w:rsidP="000D7264">
      <w:pPr>
        <w:rPr>
          <w:rFonts w:ascii="Arial" w:hAnsi="Arial" w:cs="Arial"/>
          <w:b/>
          <w:bCs/>
        </w:rPr>
      </w:pPr>
      <w:r>
        <w:rPr>
          <w:rFonts w:ascii="Arial" w:hAnsi="Arial" w:cs="Arial"/>
          <w:b/>
          <w:bCs/>
        </w:rPr>
        <w:t>Waarom meedoen?  </w:t>
      </w:r>
    </w:p>
    <w:p w14:paraId="4690FE31" w14:textId="77777777" w:rsidR="000D7264" w:rsidRDefault="000D7264" w:rsidP="000D7264">
      <w:pPr>
        <w:pStyle w:val="Lijstalinea"/>
        <w:numPr>
          <w:ilvl w:val="0"/>
          <w:numId w:val="279"/>
        </w:numPr>
        <w:spacing w:after="0" w:line="240" w:lineRule="auto"/>
        <w:contextualSpacing w:val="0"/>
        <w:rPr>
          <w:rFonts w:ascii="Arial" w:eastAsia="Times New Roman" w:hAnsi="Arial" w:cs="Arial"/>
        </w:rPr>
      </w:pPr>
      <w:r>
        <w:rPr>
          <w:rFonts w:ascii="Arial" w:eastAsia="Times New Roman" w:hAnsi="Arial" w:cs="Arial"/>
        </w:rPr>
        <w:t>Een gedeeld Vlaams probleem vraagt om een gedeelde oplossing</w:t>
      </w:r>
    </w:p>
    <w:p w14:paraId="43747F6F" w14:textId="77777777" w:rsidR="000D7264" w:rsidRDefault="000D7264" w:rsidP="000D7264">
      <w:pPr>
        <w:pStyle w:val="Lijstalinea"/>
        <w:rPr>
          <w:rFonts w:ascii="Arial" w:hAnsi="Arial" w:cs="Arial"/>
        </w:rPr>
      </w:pPr>
      <w:r>
        <w:rPr>
          <w:rFonts w:ascii="Arial" w:hAnsi="Arial" w:cs="Arial"/>
        </w:rPr>
        <w:t>Elke Vlaamse stad of gemeente heeft te maken met nutswerken, hinder, slechte afwerking, versnipperde data en gebrekkige afstemming. Digitale Nuts pakt deze structurele problemen aan met een oplossing die specifiek ontworpen is om breed inzetbaar te zijn. Je hoeft dus niet zelf het wiel opnieuw uit te vinden.</w:t>
      </w:r>
    </w:p>
    <w:p w14:paraId="674992CC" w14:textId="77777777" w:rsidR="000D7264" w:rsidRDefault="000D7264" w:rsidP="000D7264">
      <w:pPr>
        <w:pStyle w:val="Lijstalinea"/>
        <w:numPr>
          <w:ilvl w:val="0"/>
          <w:numId w:val="279"/>
        </w:numPr>
        <w:spacing w:after="0" w:line="240" w:lineRule="auto"/>
        <w:contextualSpacing w:val="0"/>
        <w:rPr>
          <w:rFonts w:ascii="Arial" w:eastAsia="Times New Roman" w:hAnsi="Arial" w:cs="Arial"/>
        </w:rPr>
      </w:pPr>
      <w:r>
        <w:rPr>
          <w:rFonts w:ascii="Arial" w:eastAsia="Times New Roman" w:hAnsi="Arial" w:cs="Arial"/>
        </w:rPr>
        <w:t>Lage instapdrempel, hoge impact</w:t>
      </w:r>
    </w:p>
    <w:p w14:paraId="0C919546" w14:textId="77777777" w:rsidR="000D7264" w:rsidRDefault="000D7264" w:rsidP="000D7264">
      <w:pPr>
        <w:pStyle w:val="Lijstalinea"/>
        <w:rPr>
          <w:rFonts w:ascii="Arial" w:hAnsi="Arial" w:cs="Arial"/>
        </w:rPr>
      </w:pPr>
      <w:r>
        <w:rPr>
          <w:rFonts w:ascii="Arial" w:hAnsi="Arial" w:cs="Arial"/>
        </w:rPr>
        <w:t>Dankzij de modulaire aanpak (startend met een MVP) kunnen steden en gemeenten stapsgewijs instappen, zonder grote investeringen of complexe implementaties. De koppeling met bestaande systemen zoals GIPOD maakt het technisch haalbaar en juridisch verdedigbaar.</w:t>
      </w:r>
    </w:p>
    <w:p w14:paraId="481846E4" w14:textId="77777777" w:rsidR="000D7264" w:rsidRDefault="000D7264" w:rsidP="000D7264">
      <w:pPr>
        <w:pStyle w:val="Lijstalinea"/>
        <w:numPr>
          <w:ilvl w:val="0"/>
          <w:numId w:val="279"/>
        </w:numPr>
        <w:spacing w:after="0" w:line="240" w:lineRule="auto"/>
        <w:contextualSpacing w:val="0"/>
        <w:rPr>
          <w:rFonts w:ascii="Arial" w:eastAsia="Times New Roman" w:hAnsi="Arial" w:cs="Arial"/>
        </w:rPr>
      </w:pPr>
      <w:r>
        <w:rPr>
          <w:rFonts w:ascii="Arial" w:eastAsia="Times New Roman" w:hAnsi="Arial" w:cs="Arial"/>
        </w:rPr>
        <w:t>Directe meerwaarde voor je werking</w:t>
      </w:r>
    </w:p>
    <w:p w14:paraId="666475F6" w14:textId="77777777" w:rsidR="000D7264" w:rsidRDefault="000D7264" w:rsidP="000D7264">
      <w:pPr>
        <w:pStyle w:val="Lijstalinea"/>
        <w:rPr>
          <w:rFonts w:ascii="Arial" w:hAnsi="Arial" w:cs="Arial"/>
        </w:rPr>
      </w:pPr>
      <w:r>
        <w:rPr>
          <w:rFonts w:ascii="Arial" w:hAnsi="Arial" w:cs="Arial"/>
        </w:rPr>
        <w:t>Met de mobiele applicatie krijgen toezichters en administraties real-time toegang tot relevante data, automatische rapportering en gestroomlijnde communicatie. Dit verhoogt de efficiëntie, verbetert de kwaliteit van de opvolging en verkleint de kans op fouten.</w:t>
      </w:r>
    </w:p>
    <w:p w14:paraId="370E561A" w14:textId="77777777" w:rsidR="000D7264" w:rsidRDefault="000D7264" w:rsidP="000D7264">
      <w:pPr>
        <w:pStyle w:val="Lijstalinea"/>
        <w:numPr>
          <w:ilvl w:val="0"/>
          <w:numId w:val="279"/>
        </w:numPr>
        <w:spacing w:after="0" w:line="240" w:lineRule="auto"/>
        <w:contextualSpacing w:val="0"/>
        <w:rPr>
          <w:rFonts w:ascii="Arial" w:eastAsia="Times New Roman" w:hAnsi="Arial" w:cs="Arial"/>
        </w:rPr>
      </w:pPr>
      <w:r>
        <w:rPr>
          <w:rFonts w:ascii="Arial" w:eastAsia="Times New Roman" w:hAnsi="Arial" w:cs="Arial"/>
        </w:rPr>
        <w:t>Betere communicatie naar burgers</w:t>
      </w:r>
    </w:p>
    <w:p w14:paraId="3C0A0753" w14:textId="77777777" w:rsidR="000D7264" w:rsidRDefault="000D7264" w:rsidP="000D7264">
      <w:pPr>
        <w:pStyle w:val="Lijstalinea"/>
        <w:rPr>
          <w:rFonts w:ascii="Arial" w:hAnsi="Arial" w:cs="Arial"/>
        </w:rPr>
      </w:pPr>
      <w:r>
        <w:rPr>
          <w:rFonts w:ascii="Arial" w:hAnsi="Arial" w:cs="Arial"/>
        </w:rPr>
        <w:t>Het project onderzoekt een generiek, GDPR-conform model waarbij burgers zich éénmalig registreren om hinderinfo te ontvangen, ongeacht de nutsmaatschappij of gemeente. Dit maakt communicatie duidelijker, betrouwbaarder en burgergericht.</w:t>
      </w:r>
    </w:p>
    <w:p w14:paraId="67C7D9DC" w14:textId="77777777" w:rsidR="000D7264" w:rsidRDefault="000D7264" w:rsidP="000D7264">
      <w:pPr>
        <w:pStyle w:val="Lijstalinea"/>
        <w:numPr>
          <w:ilvl w:val="0"/>
          <w:numId w:val="279"/>
        </w:numPr>
        <w:spacing w:after="0" w:line="240" w:lineRule="auto"/>
        <w:contextualSpacing w:val="0"/>
        <w:rPr>
          <w:rFonts w:ascii="Arial" w:eastAsia="Times New Roman" w:hAnsi="Arial" w:cs="Arial"/>
        </w:rPr>
      </w:pPr>
      <w:r>
        <w:rPr>
          <w:rFonts w:ascii="Arial" w:eastAsia="Times New Roman" w:hAnsi="Arial" w:cs="Arial"/>
        </w:rPr>
        <w:t>Je bouwt mee aan een Vlaams model</w:t>
      </w:r>
    </w:p>
    <w:p w14:paraId="78FDBD89" w14:textId="77777777" w:rsidR="000D7264" w:rsidRDefault="000D7264" w:rsidP="000D7264">
      <w:pPr>
        <w:pStyle w:val="Lijstalinea"/>
        <w:rPr>
          <w:rFonts w:ascii="Arial" w:hAnsi="Arial" w:cs="Arial"/>
        </w:rPr>
      </w:pPr>
      <w:r>
        <w:rPr>
          <w:rFonts w:ascii="Arial" w:hAnsi="Arial" w:cs="Arial"/>
        </w:rPr>
        <w:t xml:space="preserve">Door nu aan te sluiten, werk je mee aan een Vlaamse standaard. Je test mee in je eigen context en helpt mee richting geven aan een oplossing die later via VVSG en raamcontracten breed uitgerold kan worden en inzet op de effectieve verbetering van de manier waarop werken worden uitgevoerd op het terrein. </w:t>
      </w:r>
    </w:p>
    <w:p w14:paraId="395D3133" w14:textId="77777777" w:rsidR="000D7264" w:rsidRDefault="000D7264" w:rsidP="000D7264">
      <w:pPr>
        <w:rPr>
          <w:rFonts w:ascii="Arial" w:hAnsi="Arial" w:cs="Arial"/>
          <w:b/>
          <w:bCs/>
        </w:rPr>
      </w:pPr>
    </w:p>
    <w:p w14:paraId="473531E4" w14:textId="77777777" w:rsidR="000D7264" w:rsidRDefault="000D7264" w:rsidP="000D7264">
      <w:pPr>
        <w:rPr>
          <w:rFonts w:ascii="Arial" w:hAnsi="Arial" w:cs="Arial"/>
          <w:b/>
          <w:bCs/>
        </w:rPr>
      </w:pPr>
    </w:p>
    <w:p w14:paraId="5EC7D2CA" w14:textId="77777777" w:rsidR="000D7264" w:rsidRDefault="000D7264" w:rsidP="000D7264">
      <w:pPr>
        <w:rPr>
          <w:rFonts w:ascii="Arial" w:hAnsi="Arial" w:cs="Arial"/>
        </w:rPr>
      </w:pPr>
      <w:r>
        <w:rPr>
          <w:rFonts w:ascii="Arial" w:hAnsi="Arial" w:cs="Arial"/>
          <w:b/>
          <w:bCs/>
        </w:rPr>
        <w:lastRenderedPageBreak/>
        <w:t>Interesse om aan te sluiten?</w:t>
      </w:r>
      <w:r>
        <w:rPr>
          <w:rFonts w:ascii="Arial" w:hAnsi="Arial" w:cs="Arial"/>
        </w:rPr>
        <w:br/>
        <w:t xml:space="preserve">Laat het ons weten vóór </w:t>
      </w:r>
      <w:r>
        <w:rPr>
          <w:rFonts w:ascii="Arial" w:hAnsi="Arial" w:cs="Arial"/>
          <w:b/>
          <w:bCs/>
        </w:rPr>
        <w:t xml:space="preserve">20 oktober 2025. </w:t>
      </w:r>
      <w:r>
        <w:rPr>
          <w:rFonts w:ascii="Arial" w:hAnsi="Arial" w:cs="Arial"/>
        </w:rPr>
        <w:t>Je geeft dan aan geïnteresseerd te zijn in het project (als partner of volger), maar we vragen op dit moment nog geen definitief engagement.</w:t>
      </w:r>
    </w:p>
    <w:p w14:paraId="32EE7CDB" w14:textId="77777777" w:rsidR="000D7264" w:rsidRDefault="000D7264" w:rsidP="000D7264">
      <w:pPr>
        <w:rPr>
          <w:rFonts w:ascii="Arial" w:hAnsi="Arial" w:cs="Arial"/>
        </w:rPr>
      </w:pPr>
    </w:p>
    <w:p w14:paraId="02389F80" w14:textId="77777777" w:rsidR="000D7264" w:rsidRDefault="000D7264" w:rsidP="000D7264">
      <w:pPr>
        <w:rPr>
          <w:rFonts w:ascii="Arial" w:hAnsi="Arial" w:cs="Arial"/>
        </w:rPr>
      </w:pPr>
      <w:r>
        <w:rPr>
          <w:rFonts w:ascii="Arial" w:hAnsi="Arial" w:cs="Arial"/>
        </w:rPr>
        <w:t>Neem gerust contact op voor meer informatie over het project. Je kan hiervoor terecht bij:</w:t>
      </w:r>
    </w:p>
    <w:p w14:paraId="514B9EFB" w14:textId="77777777" w:rsidR="000D7264" w:rsidRDefault="000D7264" w:rsidP="000D7264">
      <w:pPr>
        <w:pStyle w:val="Lijstalinea"/>
        <w:numPr>
          <w:ilvl w:val="0"/>
          <w:numId w:val="280"/>
        </w:numPr>
        <w:spacing w:after="0" w:line="240" w:lineRule="auto"/>
        <w:contextualSpacing w:val="0"/>
        <w:rPr>
          <w:rFonts w:ascii="Arial" w:eastAsia="Times New Roman" w:hAnsi="Arial" w:cs="Arial"/>
        </w:rPr>
      </w:pPr>
      <w:r>
        <w:rPr>
          <w:rFonts w:ascii="Arial" w:eastAsia="Times New Roman" w:hAnsi="Arial" w:cs="Arial"/>
        </w:rPr>
        <w:t>Michel Gerits (afdeling publiek ruimte, stad Antwerpen)</w:t>
      </w:r>
    </w:p>
    <w:p w14:paraId="5D1EE6D7" w14:textId="77777777" w:rsidR="000D7264" w:rsidRDefault="000D7264" w:rsidP="000D7264">
      <w:pPr>
        <w:pStyle w:val="Lijstalinea"/>
        <w:numPr>
          <w:ilvl w:val="0"/>
          <w:numId w:val="280"/>
        </w:numPr>
        <w:spacing w:after="0" w:line="240" w:lineRule="auto"/>
        <w:contextualSpacing w:val="0"/>
        <w:rPr>
          <w:rFonts w:ascii="Arial" w:eastAsia="Times New Roman" w:hAnsi="Arial" w:cs="Arial"/>
        </w:rPr>
      </w:pPr>
      <w:hyperlink r:id="rId22" w:history="1">
        <w:r>
          <w:rPr>
            <w:rStyle w:val="Hyperlink"/>
            <w:rFonts w:ascii="Arial" w:eastAsia="Times New Roman" w:hAnsi="Arial" w:cs="Arial"/>
          </w:rPr>
          <w:t>Michel.gerits@antwerpen.be</w:t>
        </w:r>
      </w:hyperlink>
    </w:p>
    <w:p w14:paraId="058AA6EB" w14:textId="77777777" w:rsidR="000D7264" w:rsidRDefault="000D7264" w:rsidP="000D7264">
      <w:pPr>
        <w:pStyle w:val="Lijstalinea"/>
        <w:numPr>
          <w:ilvl w:val="0"/>
          <w:numId w:val="280"/>
        </w:numPr>
        <w:spacing w:after="0" w:line="240" w:lineRule="auto"/>
        <w:contextualSpacing w:val="0"/>
        <w:rPr>
          <w:rFonts w:ascii="Arial" w:eastAsia="Times New Roman" w:hAnsi="Arial" w:cs="Arial"/>
        </w:rPr>
      </w:pPr>
      <w:r>
        <w:rPr>
          <w:rFonts w:ascii="Arial" w:eastAsia="Times New Roman" w:hAnsi="Arial" w:cs="Arial"/>
        </w:rPr>
        <w:t>0475/371699</w:t>
      </w:r>
    </w:p>
    <w:p w14:paraId="33322C8F" w14:textId="77777777" w:rsidR="000D7264" w:rsidRDefault="000D7264" w:rsidP="000D7264">
      <w:pPr>
        <w:rPr>
          <w:rFonts w:ascii="Arial" w:hAnsi="Arial" w:cs="Arial"/>
        </w:rPr>
      </w:pPr>
      <w:r>
        <w:rPr>
          <w:rFonts w:ascii="Arial" w:hAnsi="Arial" w:cs="Arial"/>
        </w:rPr>
        <w:t xml:space="preserve">Op aanvraag bezorgen we je onze vooraanmelding bij City of Things, op basis waarvan we werden geselecteerd voor de tweede ronde. </w:t>
      </w:r>
    </w:p>
    <w:p w14:paraId="3C603227" w14:textId="7DA4EADC" w:rsidR="00E3688C" w:rsidRDefault="00E3688C" w:rsidP="009B52B1">
      <w:pPr>
        <w:spacing w:after="0" w:line="240" w:lineRule="auto"/>
        <w:textAlignment w:val="baseline"/>
        <w:rPr>
          <w:rFonts w:ascii="Segoe UI" w:eastAsia="Times New Roman" w:hAnsi="Segoe UI" w:cs="Segoe UI"/>
          <w:sz w:val="18"/>
          <w:szCs w:val="18"/>
          <w:lang w:eastAsia="nl-BE"/>
        </w:rPr>
      </w:pPr>
      <w:r>
        <w:rPr>
          <w:rFonts w:ascii="Segoe UI" w:eastAsia="Times New Roman" w:hAnsi="Segoe UI" w:cs="Segoe UI"/>
          <w:sz w:val="18"/>
          <w:szCs w:val="18"/>
          <w:lang w:eastAsia="nl-BE"/>
        </w:rPr>
        <w:br/>
      </w:r>
    </w:p>
    <w:p w14:paraId="3AD2F614" w14:textId="77777777" w:rsidR="00E3688C" w:rsidRDefault="00E3688C">
      <w:pPr>
        <w:rPr>
          <w:rFonts w:ascii="Segoe UI" w:eastAsia="Times New Roman" w:hAnsi="Segoe UI" w:cs="Segoe UI"/>
          <w:sz w:val="18"/>
          <w:szCs w:val="18"/>
          <w:lang w:eastAsia="nl-BE"/>
        </w:rPr>
      </w:pPr>
      <w:r>
        <w:rPr>
          <w:rFonts w:ascii="Segoe UI" w:eastAsia="Times New Roman" w:hAnsi="Segoe UI" w:cs="Segoe UI"/>
          <w:sz w:val="18"/>
          <w:szCs w:val="18"/>
          <w:lang w:eastAsia="nl-BE"/>
        </w:rPr>
        <w:br w:type="page"/>
      </w:r>
    </w:p>
    <w:p w14:paraId="18833C17" w14:textId="77777777" w:rsidR="004D5612" w:rsidRPr="009B52B1" w:rsidRDefault="004D5612" w:rsidP="009B52B1">
      <w:pPr>
        <w:spacing w:after="0" w:line="240" w:lineRule="auto"/>
        <w:textAlignment w:val="baseline"/>
        <w:rPr>
          <w:rFonts w:ascii="Segoe UI" w:eastAsia="Times New Roman" w:hAnsi="Segoe UI" w:cs="Segoe UI"/>
          <w:sz w:val="18"/>
          <w:szCs w:val="18"/>
          <w:lang w:eastAsia="nl-BE"/>
        </w:rPr>
      </w:pPr>
    </w:p>
    <w:p w14:paraId="1802087F" w14:textId="6E772F45" w:rsidR="005557F2" w:rsidRPr="00F35E7E" w:rsidRDefault="004D5612" w:rsidP="005557F2">
      <w:pPr>
        <w:pStyle w:val="grotetitel"/>
        <w:rPr>
          <w:lang w:val="nl-BE"/>
        </w:rPr>
      </w:pPr>
      <w:r>
        <w:rPr>
          <w:lang w:val="nl-BE"/>
        </w:rPr>
        <w:t xml:space="preserve">BIJLAGE Verwachtingen Partners en Volgers </w:t>
      </w:r>
    </w:p>
    <w:p w14:paraId="1EA41EA2" w14:textId="1A4D3004" w:rsidR="002F5CE0" w:rsidRDefault="002F5CE0" w:rsidP="002F5CE0">
      <w:r>
        <w:t xml:space="preserve">Alvast bedankt voor </w:t>
      </w:r>
      <w:r w:rsidR="00E3688C">
        <w:t xml:space="preserve">de </w:t>
      </w:r>
      <w:r>
        <w:t xml:space="preserve">interesse en </w:t>
      </w:r>
      <w:r w:rsidR="00E3688C">
        <w:t xml:space="preserve">je </w:t>
      </w:r>
      <w:r>
        <w:t xml:space="preserve">gerichte vraag. </w:t>
      </w:r>
    </w:p>
    <w:p w14:paraId="37C96B90" w14:textId="77777777" w:rsidR="00B21A28" w:rsidRPr="00B21A28" w:rsidRDefault="00B21A28" w:rsidP="00B21A28">
      <w:pPr>
        <w:pStyle w:val="Kop1"/>
        <w:rPr>
          <w:rFonts w:asciiTheme="minorHAnsi" w:eastAsiaTheme="minorHAnsi" w:hAnsiTheme="minorHAnsi" w:cstheme="minorBidi"/>
          <w:color w:val="auto"/>
          <w:sz w:val="22"/>
          <w:szCs w:val="22"/>
        </w:rPr>
      </w:pPr>
      <w:r w:rsidRPr="00B21A28">
        <w:rPr>
          <w:rFonts w:asciiTheme="minorHAnsi" w:eastAsiaTheme="minorHAnsi" w:hAnsiTheme="minorHAnsi" w:cstheme="minorBidi"/>
          <w:color w:val="auto"/>
          <w:sz w:val="22"/>
          <w:szCs w:val="22"/>
        </w:rPr>
        <w:t xml:space="preserve">We beschreven de taakverdeling van een deelnemende en volgende partij als volgt.  Let wel dat dit een draft is die nog kan wijzigen. Geef gerust aan waar dat niet zou passen, enig maatwerk blijft mogelijk.  </w:t>
      </w:r>
    </w:p>
    <w:p w14:paraId="45303B05" w14:textId="77777777" w:rsidR="00B21A28" w:rsidRDefault="00B21A28" w:rsidP="00B21A28">
      <w:pPr>
        <w:pStyle w:val="Kop1"/>
        <w:rPr>
          <w:rFonts w:eastAsia="Times New Roman"/>
          <w:b/>
          <w:bCs/>
          <w:sz w:val="36"/>
          <w:szCs w:val="36"/>
          <w:lang w:eastAsia="nl-BE"/>
        </w:rPr>
      </w:pPr>
      <w:r>
        <w:rPr>
          <w:rFonts w:eastAsia="Times New Roman"/>
          <w:sz w:val="36"/>
          <w:szCs w:val="36"/>
        </w:rPr>
        <w:t xml:space="preserve">1. Actieve Deelnemer (…) – Intentieverklaring </w:t>
      </w:r>
    </w:p>
    <w:p w14:paraId="66550222" w14:textId="77777777" w:rsidR="00B21A28" w:rsidRDefault="00B21A28" w:rsidP="00B21A28">
      <w:pPr>
        <w:spacing w:before="100" w:beforeAutospacing="1" w:after="100" w:afterAutospacing="1"/>
        <w:rPr>
          <w:sz w:val="24"/>
          <w:szCs w:val="24"/>
          <w:lang w:eastAsia="nl-BE"/>
        </w:rPr>
      </w:pPr>
      <w:r>
        <w:rPr>
          <w:b/>
          <w:bCs/>
          <w:lang w:eastAsia="nl-BE"/>
        </w:rPr>
        <w:t>Doel</w:t>
      </w:r>
      <w:r>
        <w:rPr>
          <w:lang w:eastAsia="nl-BE"/>
        </w:rPr>
        <w:br/>
        <w:t xml:space="preserve">Stad [_X_] treedt toe als </w:t>
      </w:r>
      <w:r>
        <w:rPr>
          <w:b/>
          <w:bCs/>
          <w:lang w:eastAsia="nl-BE"/>
        </w:rPr>
        <w:t>actieve deelnemer</w:t>
      </w:r>
      <w:r>
        <w:rPr>
          <w:lang w:eastAsia="nl-BE"/>
        </w:rPr>
        <w:t xml:space="preserve"> in het project “Digitale Nuts” met het oog op het werken aan minder hinder en sneller en beter herstel van nutswerken door één OSLO-conforme dataketen tussen stad, nutsbedrijven en GIPOD.</w:t>
      </w:r>
    </w:p>
    <w:p w14:paraId="663FD1F4" w14:textId="77777777" w:rsidR="00B21A28" w:rsidRDefault="00B21A28" w:rsidP="00B21A28">
      <w:pPr>
        <w:spacing w:before="100" w:beforeAutospacing="1" w:after="100" w:afterAutospacing="1"/>
        <w:rPr>
          <w:b/>
          <w:bCs/>
          <w:lang w:eastAsia="nl-BE"/>
        </w:rPr>
      </w:pPr>
      <w:r>
        <w:rPr>
          <w:b/>
          <w:bCs/>
          <w:lang w:eastAsia="nl-BE"/>
        </w:rPr>
        <w:t>Engagementen van Stad [ _X_]</w:t>
      </w:r>
    </w:p>
    <w:p w14:paraId="3966644B"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Governance</w:t>
      </w:r>
      <w:r>
        <w:rPr>
          <w:rFonts w:eastAsia="Times New Roman"/>
          <w:lang w:eastAsia="nl-BE"/>
        </w:rPr>
        <w:t>: we duiden een project-sponsor, product-owner lokaal, pilootleider toezicht en architectuurcontact aan; we nemen deel aan stuurgroep (maandelijks) en productboard (tweewekelijks).</w:t>
      </w:r>
    </w:p>
    <w:p w14:paraId="2822653E"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Piloot</w:t>
      </w:r>
      <w:r>
        <w:rPr>
          <w:rFonts w:eastAsia="Times New Roman"/>
          <w:lang w:eastAsia="nl-BE"/>
        </w:rPr>
        <w:t>: we stellen een pilotgebied en 2–4 toezichters ter beschikking en voeren minimaal 12 weken veldproeven uit met de toezichtersapp, GIPOD-koppeling en KPI-registratie.</w:t>
      </w:r>
    </w:p>
    <w:p w14:paraId="4A92C6C0"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Data &amp; privacy</w:t>
      </w:r>
      <w:r>
        <w:rPr>
          <w:rFonts w:eastAsia="Times New Roman"/>
          <w:lang w:eastAsia="nl-BE"/>
        </w:rPr>
        <w:t xml:space="preserve">: we ondertekenen het </w:t>
      </w:r>
      <w:r>
        <w:rPr>
          <w:rFonts w:eastAsia="Times New Roman"/>
          <w:b/>
          <w:bCs/>
          <w:lang w:eastAsia="nl-BE"/>
        </w:rPr>
        <w:t>dataconvenant</w:t>
      </w:r>
      <w:r>
        <w:rPr>
          <w:rFonts w:eastAsia="Times New Roman"/>
          <w:lang w:eastAsia="nl-BE"/>
        </w:rPr>
        <w:t xml:space="preserve">, voeren een </w:t>
      </w:r>
      <w:r>
        <w:rPr>
          <w:rFonts w:eastAsia="Times New Roman"/>
          <w:b/>
          <w:bCs/>
          <w:lang w:eastAsia="nl-BE"/>
        </w:rPr>
        <w:t>DPIA</w:t>
      </w:r>
      <w:r>
        <w:rPr>
          <w:rFonts w:eastAsia="Times New Roman"/>
          <w:lang w:eastAsia="nl-BE"/>
        </w:rPr>
        <w:t xml:space="preserve"> uit en respecteren IAM- en security-afspraken.</w:t>
      </w:r>
    </w:p>
    <w:p w14:paraId="7BDF9BAC"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Koppelingen</w:t>
      </w:r>
      <w:r>
        <w:rPr>
          <w:rFonts w:eastAsia="Times New Roman"/>
          <w:lang w:eastAsia="nl-BE"/>
        </w:rPr>
        <w:t>: we leveren toegang tot relevante bronsystemen (klachten/signalisatie/vergunningen) en GIS-lagen voor de pilot.</w:t>
      </w:r>
    </w:p>
    <w:p w14:paraId="4C641337"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KPI-sturing</w:t>
      </w:r>
      <w:r>
        <w:rPr>
          <w:rFonts w:eastAsia="Times New Roman"/>
          <w:lang w:eastAsia="nl-BE"/>
        </w:rPr>
        <w:t>: we werken mee aan nulmeting en evaluatie, met focus op doorlooptijd (mediaan/P90), first-time-right en volledigheid van vaststellingen.</w:t>
      </w:r>
    </w:p>
    <w:p w14:paraId="3641F707" w14:textId="77777777" w:rsidR="00B21A28" w:rsidRDefault="00B21A28" w:rsidP="00B21A28">
      <w:pPr>
        <w:numPr>
          <w:ilvl w:val="0"/>
          <w:numId w:val="281"/>
        </w:numPr>
        <w:spacing w:before="100" w:beforeAutospacing="1" w:after="100" w:afterAutospacing="1" w:line="240" w:lineRule="auto"/>
        <w:rPr>
          <w:rFonts w:eastAsia="Times New Roman"/>
          <w:lang w:eastAsia="nl-BE"/>
        </w:rPr>
      </w:pPr>
      <w:r>
        <w:rPr>
          <w:rFonts w:eastAsia="Times New Roman"/>
          <w:b/>
          <w:bCs/>
          <w:lang w:eastAsia="nl-BE"/>
        </w:rPr>
        <w:t>Opschaling</w:t>
      </w:r>
      <w:r>
        <w:rPr>
          <w:rFonts w:eastAsia="Times New Roman"/>
          <w:lang w:eastAsia="nl-BE"/>
        </w:rPr>
        <w:t xml:space="preserve">: bij positieve evaluatie onderzoeken we </w:t>
      </w:r>
      <w:r>
        <w:rPr>
          <w:rFonts w:eastAsia="Times New Roman"/>
          <w:b/>
          <w:bCs/>
          <w:lang w:eastAsia="nl-BE"/>
        </w:rPr>
        <w:t>aanbesteding via raamcontract/groepsaankoop</w:t>
      </w:r>
      <w:r>
        <w:rPr>
          <w:rFonts w:eastAsia="Times New Roman"/>
          <w:lang w:eastAsia="nl-BE"/>
        </w:rPr>
        <w:t>, met lokale addenda waar nodig.</w:t>
      </w:r>
    </w:p>
    <w:p w14:paraId="1BAE9D6A" w14:textId="77777777" w:rsidR="00B21A28" w:rsidRDefault="00B21A28" w:rsidP="00B21A28">
      <w:pPr>
        <w:spacing w:before="100" w:beforeAutospacing="1" w:after="100" w:afterAutospacing="1"/>
        <w:rPr>
          <w:lang w:eastAsia="nl-BE"/>
        </w:rPr>
      </w:pPr>
      <w:r>
        <w:rPr>
          <w:b/>
          <w:bCs/>
          <w:lang w:eastAsia="nl-BE"/>
        </w:rPr>
        <w:t>Engagementen van de Aanvrager (Stad Antwerpen)</w:t>
      </w:r>
    </w:p>
    <w:p w14:paraId="14D9A521" w14:textId="77777777" w:rsidR="00B21A28" w:rsidRDefault="00B21A28" w:rsidP="00B21A28">
      <w:pPr>
        <w:numPr>
          <w:ilvl w:val="0"/>
          <w:numId w:val="282"/>
        </w:numPr>
        <w:spacing w:before="100" w:beforeAutospacing="1" w:after="100" w:afterAutospacing="1" w:line="240" w:lineRule="auto"/>
        <w:rPr>
          <w:rFonts w:eastAsia="Times New Roman"/>
          <w:lang w:eastAsia="nl-BE"/>
        </w:rPr>
      </w:pPr>
      <w:r>
        <w:rPr>
          <w:rFonts w:eastAsia="Times New Roman"/>
          <w:b/>
          <w:bCs/>
          <w:lang w:eastAsia="nl-BE"/>
        </w:rPr>
        <w:t>Productie van artefacts</w:t>
      </w:r>
      <w:r>
        <w:rPr>
          <w:rFonts w:eastAsia="Times New Roman"/>
          <w:lang w:eastAsia="nl-BE"/>
        </w:rPr>
        <w:t>: OSLO-profiel, OpenAPI-specificaties, dataconvenant, modelbestek(ken), SLA-sjablonen en implementatiedraaiboek.</w:t>
      </w:r>
    </w:p>
    <w:p w14:paraId="7CA0B09C" w14:textId="77777777" w:rsidR="00B21A28" w:rsidRDefault="00B21A28" w:rsidP="00B21A28">
      <w:pPr>
        <w:numPr>
          <w:ilvl w:val="0"/>
          <w:numId w:val="282"/>
        </w:numPr>
        <w:spacing w:before="100" w:beforeAutospacing="1" w:after="100" w:afterAutospacing="1" w:line="240" w:lineRule="auto"/>
        <w:rPr>
          <w:rFonts w:eastAsia="Times New Roman"/>
          <w:lang w:eastAsia="nl-BE"/>
        </w:rPr>
      </w:pPr>
      <w:r>
        <w:rPr>
          <w:rFonts w:eastAsia="Times New Roman"/>
          <w:b/>
          <w:bCs/>
          <w:lang w:eastAsia="nl-BE"/>
        </w:rPr>
        <w:t>Ontwikkeling &amp; support</w:t>
      </w:r>
      <w:r>
        <w:rPr>
          <w:rFonts w:eastAsia="Times New Roman"/>
          <w:lang w:eastAsia="nl-BE"/>
        </w:rPr>
        <w:t>: beschikbaar stellen van toezichtersapp (pilot), portaaltoegang en dashboards, incl. onboarding en training.</w:t>
      </w:r>
    </w:p>
    <w:p w14:paraId="3BA457C5" w14:textId="77777777" w:rsidR="00B21A28" w:rsidRDefault="00B21A28" w:rsidP="00B21A28">
      <w:pPr>
        <w:numPr>
          <w:ilvl w:val="0"/>
          <w:numId w:val="282"/>
        </w:numPr>
        <w:spacing w:before="100" w:beforeAutospacing="1" w:after="100" w:afterAutospacing="1" w:line="240" w:lineRule="auto"/>
        <w:rPr>
          <w:rFonts w:eastAsia="Times New Roman"/>
          <w:lang w:eastAsia="nl-BE"/>
        </w:rPr>
      </w:pPr>
      <w:r>
        <w:rPr>
          <w:rFonts w:eastAsia="Times New Roman"/>
          <w:b/>
          <w:bCs/>
          <w:lang w:eastAsia="nl-BE"/>
        </w:rPr>
        <w:t>Begeleiding</w:t>
      </w:r>
      <w:r>
        <w:rPr>
          <w:rFonts w:eastAsia="Times New Roman"/>
          <w:lang w:eastAsia="nl-BE"/>
        </w:rPr>
        <w:t>: coördinatie van governance, productboard, architectuurboard en klankbordgroep; ondersteuning bij DPIA en security.</w:t>
      </w:r>
    </w:p>
    <w:p w14:paraId="2AC7E73A" w14:textId="77777777" w:rsidR="00B21A28" w:rsidRDefault="00B21A28" w:rsidP="00B21A28">
      <w:pPr>
        <w:numPr>
          <w:ilvl w:val="0"/>
          <w:numId w:val="282"/>
        </w:numPr>
        <w:spacing w:before="100" w:beforeAutospacing="1" w:after="100" w:afterAutospacing="1" w:line="240" w:lineRule="auto"/>
        <w:rPr>
          <w:rFonts w:eastAsia="Times New Roman"/>
          <w:lang w:eastAsia="nl-BE"/>
        </w:rPr>
      </w:pPr>
      <w:r>
        <w:rPr>
          <w:rFonts w:eastAsia="Times New Roman"/>
          <w:b/>
          <w:bCs/>
          <w:lang w:eastAsia="nl-BE"/>
        </w:rPr>
        <w:t>Evaluatie</w:t>
      </w:r>
      <w:r>
        <w:rPr>
          <w:rFonts w:eastAsia="Times New Roman"/>
          <w:lang w:eastAsia="nl-BE"/>
        </w:rPr>
        <w:t>: maandelijkse rapportage, pilotrapport met KPI-analyse en verbeterplan.</w:t>
      </w:r>
    </w:p>
    <w:p w14:paraId="51FE5A8F" w14:textId="77777777" w:rsidR="00B21A28" w:rsidRDefault="00B21A28" w:rsidP="00B21A28">
      <w:pPr>
        <w:spacing w:before="100" w:beforeAutospacing="1" w:after="100" w:afterAutospacing="1"/>
        <w:rPr>
          <w:lang w:eastAsia="nl-BE"/>
        </w:rPr>
      </w:pPr>
      <w:r>
        <w:rPr>
          <w:b/>
          <w:bCs/>
          <w:lang w:eastAsia="nl-BE"/>
        </w:rPr>
        <w:t>Termijn</w:t>
      </w:r>
      <w:r>
        <w:rPr>
          <w:lang w:eastAsia="nl-BE"/>
        </w:rPr>
        <w:br/>
        <w:t>Deze intentieverklaring geldt vanaf ondertekening tot de beslissingsmijlpaal “opschaling/aanbesteding” (verwacht binnen 12–18 maanden na projectstart).</w:t>
      </w:r>
    </w:p>
    <w:p w14:paraId="25E50C86" w14:textId="77777777" w:rsidR="00B21A28" w:rsidRDefault="00B21A28" w:rsidP="00B21A28">
      <w:pPr>
        <w:spacing w:before="100" w:beforeAutospacing="1" w:after="100" w:afterAutospacing="1"/>
        <w:rPr>
          <w:lang w:eastAsia="nl-BE"/>
        </w:rPr>
      </w:pPr>
      <w:r>
        <w:rPr>
          <w:b/>
          <w:bCs/>
          <w:lang w:eastAsia="nl-BE"/>
        </w:rPr>
        <w:lastRenderedPageBreak/>
        <w:t>Niet-bindend karakter voor eindafname</w:t>
      </w:r>
      <w:r>
        <w:rPr>
          <w:lang w:eastAsia="nl-BE"/>
        </w:rPr>
        <w:br/>
        <w:t>De intentie tot instap via raamcontract is geen afnameverplichting; de definitieve beslissing volgt na de pilot-evaluatie en interne procedures van Stad [___].</w:t>
      </w:r>
    </w:p>
    <w:p w14:paraId="5F1E2BB9" w14:textId="77777777" w:rsidR="00B21A28" w:rsidRDefault="00B21A28" w:rsidP="00B21A28">
      <w:pPr>
        <w:spacing w:before="100" w:beforeAutospacing="1" w:after="100" w:afterAutospacing="1"/>
        <w:rPr>
          <w:b/>
          <w:bCs/>
          <w:lang w:eastAsia="nl-BE"/>
        </w:rPr>
      </w:pPr>
      <w:hyperlink r:id="rId23" w:history="1">
        <w:r>
          <w:rPr>
            <w:rStyle w:val="Hyperlink"/>
            <w:b/>
            <w:bCs/>
            <w:lang w:eastAsia="nl-BE"/>
          </w:rPr>
          <w:t>Financiele afspraken volgens handleiding Vlaio</w:t>
        </w:r>
      </w:hyperlink>
      <w:r>
        <w:rPr>
          <w:b/>
          <w:bCs/>
          <w:lang w:eastAsia="nl-BE"/>
        </w:rPr>
        <w:t xml:space="preserve">: </w:t>
      </w:r>
    </w:p>
    <w:p w14:paraId="23803725" w14:textId="77777777" w:rsidR="00B21A28" w:rsidRDefault="00B21A28" w:rsidP="00B21A28">
      <w:pPr>
        <w:spacing w:before="100" w:beforeAutospacing="1" w:after="100" w:afterAutospacing="1"/>
        <w:ind w:left="708"/>
        <w:rPr>
          <w:i/>
          <w:iCs/>
          <w:lang w:eastAsia="nl-BE"/>
        </w:rPr>
      </w:pPr>
      <w:r>
        <w:rPr>
          <w:b/>
          <w:bCs/>
          <w:i/>
          <w:iCs/>
        </w:rPr>
        <w:t>Deelnemer</w:t>
      </w:r>
      <w:r>
        <w:rPr>
          <w:i/>
          <w:iCs/>
        </w:rPr>
        <w:t>: in deze rol wordt budget voorzien voor een actieve bijdrage aan het project, zoals deskresearch, werkpakketten trekken en uitvoeren, implementatie en opschaling voorbereiden, onderaannemers aanstellen en aansturen, kerngroepen/stuurgroepen/klankbordgroepen mee organiseren en actieve deelname, interne kennisopbouw en -borging, ..., een living lab-omgeving voorzien enzovoort. Het beschikbaar budget is kleiner dan dat van de coördinator maar voldoende om dit soort taken te dekken.</w:t>
      </w:r>
    </w:p>
    <w:p w14:paraId="08D03F3E" w14:textId="77777777" w:rsidR="00B21A28" w:rsidRDefault="00000000" w:rsidP="00B21A28">
      <w:pPr>
        <w:jc w:val="center"/>
        <w:rPr>
          <w:rFonts w:eastAsia="Times New Roman"/>
          <w:lang w:eastAsia="nl-BE"/>
        </w:rPr>
      </w:pPr>
      <w:r>
        <w:rPr>
          <w:rFonts w:eastAsia="Times New Roman"/>
          <w:lang w:eastAsia="nl-BE"/>
        </w:rPr>
        <w:pict w14:anchorId="1412FEE6">
          <v:rect id="_x0000_i1026" style="width:470.3pt;height:1.5pt" o:hralign="center" o:hrstd="t" o:hr="t" fillcolor="#a0a0a0" stroked="f"/>
        </w:pict>
      </w:r>
    </w:p>
    <w:p w14:paraId="3816D4DD" w14:textId="77777777" w:rsidR="00B21A28" w:rsidRDefault="00B21A28" w:rsidP="00B21A28">
      <w:pPr>
        <w:spacing w:before="100" w:beforeAutospacing="1" w:after="100" w:afterAutospacing="1"/>
        <w:rPr>
          <w:b/>
          <w:bCs/>
          <w:sz w:val="36"/>
          <w:szCs w:val="36"/>
          <w:lang w:eastAsia="nl-BE"/>
        </w:rPr>
      </w:pPr>
      <w:r>
        <w:rPr>
          <w:b/>
          <w:bCs/>
          <w:sz w:val="36"/>
          <w:szCs w:val="36"/>
          <w:lang w:eastAsia="nl-BE"/>
        </w:rPr>
        <w:t xml:space="preserve">2. Volger – Taakafspraak </w:t>
      </w:r>
    </w:p>
    <w:p w14:paraId="5EF0E39F" w14:textId="77777777" w:rsidR="00B21A28" w:rsidRDefault="00B21A28" w:rsidP="00B21A28">
      <w:pPr>
        <w:spacing w:before="100" w:beforeAutospacing="1" w:after="100" w:afterAutospacing="1"/>
        <w:rPr>
          <w:sz w:val="24"/>
          <w:szCs w:val="24"/>
          <w:lang w:eastAsia="nl-BE"/>
        </w:rPr>
      </w:pPr>
      <w:r>
        <w:rPr>
          <w:b/>
          <w:bCs/>
          <w:lang w:eastAsia="nl-BE"/>
        </w:rPr>
        <w:t>Doel</w:t>
      </w:r>
      <w:r>
        <w:rPr>
          <w:lang w:eastAsia="nl-BE"/>
        </w:rPr>
        <w:br/>
        <w:t xml:space="preserve">[Gemeente/Stad X] sluit aan als </w:t>
      </w:r>
      <w:r>
        <w:rPr>
          <w:b/>
          <w:bCs/>
          <w:lang w:eastAsia="nl-BE"/>
        </w:rPr>
        <w:t>volger</w:t>
      </w:r>
      <w:r>
        <w:rPr>
          <w:lang w:eastAsia="nl-BE"/>
        </w:rPr>
        <w:t xml:space="preserve"> bij “Digitale Nuts” om te leren, te toetsen en opschaling voor te bereiden.</w:t>
      </w:r>
    </w:p>
    <w:p w14:paraId="5A593396" w14:textId="77777777" w:rsidR="00B21A28" w:rsidRDefault="00B21A28" w:rsidP="00B21A28">
      <w:pPr>
        <w:spacing w:before="100" w:beforeAutospacing="1" w:after="100" w:afterAutospacing="1"/>
        <w:rPr>
          <w:lang w:eastAsia="nl-BE"/>
        </w:rPr>
      </w:pPr>
      <w:r>
        <w:rPr>
          <w:b/>
          <w:bCs/>
          <w:lang w:eastAsia="nl-BE"/>
        </w:rPr>
        <w:t>Engagement van [Gemeente/Stad X]</w:t>
      </w:r>
    </w:p>
    <w:p w14:paraId="2B1CDFC1" w14:textId="77777777" w:rsidR="00B21A28" w:rsidRDefault="00B21A28" w:rsidP="00B21A28">
      <w:pPr>
        <w:numPr>
          <w:ilvl w:val="0"/>
          <w:numId w:val="283"/>
        </w:numPr>
        <w:spacing w:before="100" w:beforeAutospacing="1" w:after="100" w:afterAutospacing="1" w:line="240" w:lineRule="auto"/>
        <w:rPr>
          <w:rFonts w:eastAsia="Times New Roman"/>
          <w:lang w:eastAsia="nl-BE"/>
        </w:rPr>
      </w:pPr>
      <w:r>
        <w:rPr>
          <w:rFonts w:eastAsia="Times New Roman"/>
          <w:lang w:eastAsia="nl-BE"/>
        </w:rPr>
        <w:t xml:space="preserve">Deelname aan </w:t>
      </w:r>
      <w:r>
        <w:rPr>
          <w:rFonts w:eastAsia="Times New Roman"/>
          <w:b/>
          <w:bCs/>
          <w:lang w:eastAsia="nl-BE"/>
        </w:rPr>
        <w:t>klankbordgroep</w:t>
      </w:r>
      <w:r>
        <w:rPr>
          <w:rFonts w:eastAsia="Times New Roman"/>
          <w:lang w:eastAsia="nl-BE"/>
        </w:rPr>
        <w:t xml:space="preserve"> en </w:t>
      </w:r>
      <w:r>
        <w:rPr>
          <w:rFonts w:eastAsia="Times New Roman"/>
          <w:b/>
          <w:bCs/>
          <w:lang w:eastAsia="nl-BE"/>
        </w:rPr>
        <w:t>demo-dagen</w:t>
      </w:r>
      <w:r>
        <w:rPr>
          <w:rFonts w:eastAsia="Times New Roman"/>
          <w:lang w:eastAsia="nl-BE"/>
        </w:rPr>
        <w:t xml:space="preserve"> (≥ 80%).</w:t>
      </w:r>
    </w:p>
    <w:p w14:paraId="0DC0B5ED" w14:textId="77777777" w:rsidR="00B21A28" w:rsidRDefault="00B21A28" w:rsidP="00B21A28">
      <w:pPr>
        <w:numPr>
          <w:ilvl w:val="0"/>
          <w:numId w:val="283"/>
        </w:numPr>
        <w:spacing w:before="100" w:beforeAutospacing="1" w:after="100" w:afterAutospacing="1" w:line="240" w:lineRule="auto"/>
        <w:rPr>
          <w:rFonts w:eastAsia="Times New Roman"/>
          <w:lang w:eastAsia="nl-BE"/>
        </w:rPr>
      </w:pPr>
      <w:r>
        <w:rPr>
          <w:rFonts w:eastAsia="Times New Roman"/>
          <w:b/>
          <w:bCs/>
          <w:lang w:eastAsia="nl-BE"/>
        </w:rPr>
        <w:t>Review</w:t>
      </w:r>
      <w:r>
        <w:rPr>
          <w:rFonts w:eastAsia="Times New Roman"/>
          <w:lang w:eastAsia="nl-BE"/>
        </w:rPr>
        <w:t xml:space="preserve"> van hoofd-deliverables (OSLO-profiel, OpenAPI, modelbestek, dataconvenant) met schriftelijke feedback.</w:t>
      </w:r>
    </w:p>
    <w:p w14:paraId="350FEB2A" w14:textId="77777777" w:rsidR="00B21A28" w:rsidRDefault="00B21A28" w:rsidP="00B21A28">
      <w:pPr>
        <w:numPr>
          <w:ilvl w:val="0"/>
          <w:numId w:val="283"/>
        </w:numPr>
        <w:spacing w:before="100" w:beforeAutospacing="1" w:after="100" w:afterAutospacing="1" w:line="240" w:lineRule="auto"/>
        <w:rPr>
          <w:rFonts w:eastAsia="Times New Roman"/>
          <w:lang w:eastAsia="nl-BE"/>
        </w:rPr>
      </w:pPr>
      <w:r>
        <w:rPr>
          <w:rFonts w:eastAsia="Times New Roman"/>
          <w:b/>
          <w:bCs/>
          <w:lang w:eastAsia="nl-BE"/>
        </w:rPr>
        <w:t>Optioneel</w:t>
      </w:r>
      <w:r>
        <w:rPr>
          <w:rFonts w:eastAsia="Times New Roman"/>
          <w:lang w:eastAsia="nl-BE"/>
        </w:rPr>
        <w:t xml:space="preserve">: aanleveren geanonimiseerde KPI-basis voor </w:t>
      </w:r>
      <w:r>
        <w:rPr>
          <w:rFonts w:eastAsia="Times New Roman"/>
          <w:b/>
          <w:bCs/>
          <w:lang w:eastAsia="nl-BE"/>
        </w:rPr>
        <w:t>benchmark</w:t>
      </w:r>
      <w:r>
        <w:rPr>
          <w:rFonts w:eastAsia="Times New Roman"/>
          <w:lang w:eastAsia="nl-BE"/>
        </w:rPr>
        <w:t>.</w:t>
      </w:r>
    </w:p>
    <w:p w14:paraId="3EBD6839" w14:textId="77777777" w:rsidR="00B21A28" w:rsidRDefault="00B21A28" w:rsidP="00B21A28">
      <w:pPr>
        <w:spacing w:before="100" w:beforeAutospacing="1" w:after="100" w:afterAutospacing="1"/>
        <w:rPr>
          <w:lang w:eastAsia="nl-BE"/>
        </w:rPr>
      </w:pPr>
      <w:r>
        <w:rPr>
          <w:b/>
          <w:bCs/>
          <w:lang w:eastAsia="nl-BE"/>
        </w:rPr>
        <w:t>Engagement van de Aanvrager ( Stad Antwerpen)</w:t>
      </w:r>
    </w:p>
    <w:p w14:paraId="035434DE" w14:textId="77777777" w:rsidR="00B21A28" w:rsidRDefault="00B21A28" w:rsidP="00B21A28">
      <w:pPr>
        <w:numPr>
          <w:ilvl w:val="0"/>
          <w:numId w:val="284"/>
        </w:numPr>
        <w:spacing w:before="100" w:beforeAutospacing="1" w:after="100" w:afterAutospacing="1" w:line="240" w:lineRule="auto"/>
        <w:rPr>
          <w:rFonts w:eastAsia="Times New Roman"/>
          <w:lang w:eastAsia="nl-BE"/>
        </w:rPr>
      </w:pPr>
      <w:r>
        <w:rPr>
          <w:rFonts w:eastAsia="Times New Roman"/>
          <w:lang w:eastAsia="nl-BE"/>
        </w:rPr>
        <w:t xml:space="preserve">Tijdige </w:t>
      </w:r>
      <w:r>
        <w:rPr>
          <w:rFonts w:eastAsia="Times New Roman"/>
          <w:b/>
          <w:bCs/>
          <w:lang w:eastAsia="nl-BE"/>
        </w:rPr>
        <w:t>beschikbaarstelling</w:t>
      </w:r>
      <w:r>
        <w:rPr>
          <w:rFonts w:eastAsia="Times New Roman"/>
          <w:lang w:eastAsia="nl-BE"/>
        </w:rPr>
        <w:t xml:space="preserve"> van concept-deliverables.</w:t>
      </w:r>
    </w:p>
    <w:p w14:paraId="507CDA2D" w14:textId="77777777" w:rsidR="00B21A28" w:rsidRDefault="00B21A28" w:rsidP="00B21A28">
      <w:pPr>
        <w:numPr>
          <w:ilvl w:val="0"/>
          <w:numId w:val="284"/>
        </w:numPr>
        <w:spacing w:before="100" w:beforeAutospacing="1" w:after="100" w:afterAutospacing="1" w:line="240" w:lineRule="auto"/>
        <w:rPr>
          <w:rFonts w:eastAsia="Times New Roman"/>
          <w:lang w:eastAsia="nl-BE"/>
        </w:rPr>
      </w:pPr>
      <w:r>
        <w:rPr>
          <w:rFonts w:eastAsia="Times New Roman"/>
          <w:lang w:eastAsia="nl-BE"/>
        </w:rPr>
        <w:t xml:space="preserve">Toegang verlenen tot </w:t>
      </w:r>
      <w:r>
        <w:rPr>
          <w:rFonts w:eastAsia="Times New Roman"/>
          <w:b/>
          <w:bCs/>
          <w:lang w:eastAsia="nl-BE"/>
        </w:rPr>
        <w:t>documentatieportaal</w:t>
      </w:r>
      <w:r>
        <w:rPr>
          <w:rFonts w:eastAsia="Times New Roman"/>
          <w:lang w:eastAsia="nl-BE"/>
        </w:rPr>
        <w:t>, demo-omgevingen en infosessies.</w:t>
      </w:r>
    </w:p>
    <w:p w14:paraId="60CACCA9" w14:textId="77777777" w:rsidR="00B21A28" w:rsidRDefault="00B21A28" w:rsidP="00B21A28">
      <w:pPr>
        <w:numPr>
          <w:ilvl w:val="0"/>
          <w:numId w:val="284"/>
        </w:numPr>
        <w:spacing w:before="100" w:beforeAutospacing="1" w:after="100" w:afterAutospacing="1" w:line="240" w:lineRule="auto"/>
        <w:rPr>
          <w:rFonts w:eastAsia="Times New Roman"/>
          <w:lang w:eastAsia="nl-BE"/>
        </w:rPr>
      </w:pPr>
      <w:r>
        <w:rPr>
          <w:rFonts w:eastAsia="Times New Roman"/>
          <w:lang w:eastAsia="nl-BE"/>
        </w:rPr>
        <w:t>Opname van feedback in product- en architectuurboard (transparant).</w:t>
      </w:r>
    </w:p>
    <w:p w14:paraId="5F1A57D8" w14:textId="77777777" w:rsidR="00B21A28" w:rsidRDefault="00B21A28" w:rsidP="00B21A28">
      <w:pPr>
        <w:spacing w:before="100" w:beforeAutospacing="1" w:after="100" w:afterAutospacing="1"/>
        <w:rPr>
          <w:lang w:eastAsia="nl-BE"/>
        </w:rPr>
      </w:pPr>
      <w:r>
        <w:rPr>
          <w:b/>
          <w:bCs/>
          <w:lang w:eastAsia="nl-BE"/>
        </w:rPr>
        <w:t>Termijn</w:t>
      </w:r>
      <w:r>
        <w:rPr>
          <w:lang w:eastAsia="nl-BE"/>
        </w:rPr>
        <w:br/>
        <w:t>Geldig tot einde project + 3 maanden ifv verspreiding en eventuele instap via raamcontract.</w:t>
      </w:r>
    </w:p>
    <w:p w14:paraId="10A8DB41" w14:textId="77777777" w:rsidR="00B21A28" w:rsidRDefault="00B21A28" w:rsidP="00B21A28">
      <w:pPr>
        <w:spacing w:before="100" w:beforeAutospacing="1" w:after="100" w:afterAutospacing="1"/>
        <w:rPr>
          <w:b/>
          <w:bCs/>
          <w:lang w:eastAsia="nl-BE"/>
        </w:rPr>
      </w:pPr>
      <w:hyperlink r:id="rId24" w:history="1">
        <w:r>
          <w:rPr>
            <w:rStyle w:val="Hyperlink"/>
            <w:b/>
            <w:bCs/>
            <w:lang w:eastAsia="nl-BE"/>
          </w:rPr>
          <w:t>Financiële afspraken volgens handleiding Vlaio</w:t>
        </w:r>
      </w:hyperlink>
      <w:r>
        <w:rPr>
          <w:b/>
          <w:bCs/>
          <w:lang w:eastAsia="nl-BE"/>
        </w:rPr>
        <w:t xml:space="preserve">: </w:t>
      </w:r>
    </w:p>
    <w:p w14:paraId="38F001AA" w14:textId="77777777" w:rsidR="00B21A28" w:rsidRDefault="00B21A28" w:rsidP="00B21A28">
      <w:pPr>
        <w:ind w:left="708"/>
        <w:rPr>
          <w:i/>
          <w:iCs/>
          <w14:ligatures w14:val="standardContextual"/>
        </w:rPr>
      </w:pPr>
      <w:r>
        <w:rPr>
          <w:b/>
          <w:bCs/>
          <w:i/>
          <w:iCs/>
        </w:rPr>
        <w:t>Volger</w:t>
      </w:r>
      <w:r>
        <w:rPr>
          <w:i/>
          <w:iCs/>
        </w:rPr>
        <w:t>: lokale besturen in deze rol kunnen aanspraak maken op een beperkt budget om het project van nabij te volgen en bijvoorbeeld mee lokale werksessies te organiseren, input en feedback te leveren, terugkoppeling naar lokaal beleid en belanghebbenden te doen,… Deze besturen kunnen ook bijdragen door mee te communiceren over het project en bijvoorbeeld oproepen of leerlessen (lokaal) te verspreiden.</w:t>
      </w:r>
    </w:p>
    <w:p w14:paraId="6A7CA14F" w14:textId="77777777" w:rsidR="00B21A28" w:rsidRDefault="00B21A28" w:rsidP="00B21A28"/>
    <w:p w14:paraId="4A4549A3" w14:textId="77777777" w:rsidR="00B21A28" w:rsidRDefault="00B21A28" w:rsidP="00B21A28">
      <w:r>
        <w:t xml:space="preserve">Bevestig je gerust de aard van je engagement. </w:t>
      </w:r>
      <w:r>
        <w:rPr>
          <w:rFonts w:ascii="Segoe UI Emoji" w:hAnsi="Segoe UI Emoji" w:cs="Segoe UI Emoji"/>
        </w:rPr>
        <w:t>😊</w:t>
      </w:r>
    </w:p>
    <w:p w14:paraId="5F26C84E" w14:textId="77777777" w:rsidR="00B21A28" w:rsidRDefault="00B21A28" w:rsidP="00B21A28">
      <w:r>
        <w:t xml:space="preserve">Uiteraard zijn we steeds bereid meer info te verschaffen. </w:t>
      </w:r>
    </w:p>
    <w:p w14:paraId="2F6789A5" w14:textId="073CC633" w:rsidR="00FA387B" w:rsidRPr="00983221" w:rsidDel="0071184E" w:rsidRDefault="0071184E" w:rsidP="00263CD3">
      <w:pPr>
        <w:pStyle w:val="grotetitel"/>
        <w:rPr>
          <w:del w:id="36" w:author="Michel Gerits" w:date="2025-08-18T22:00:00Z" w16du:dateUtc="2025-08-18T20:00:00Z"/>
          <w:color w:val="EEECE1" w:themeColor="background2"/>
          <w:sz w:val="28"/>
          <w:szCs w:val="28"/>
          <w:lang w:val="nl-BE"/>
          <w:rPrChange w:id="37" w:author="Michel Gerits" w:date="2025-09-01T11:00:00Z" w16du:dateUtc="2025-09-01T09:00:00Z">
            <w:rPr>
              <w:del w:id="38" w:author="Michel Gerits" w:date="2025-08-18T22:00:00Z" w16du:dateUtc="2025-08-18T20:00:00Z"/>
              <w:b w:val="0"/>
              <w:color w:val="3A4891"/>
            </w:rPr>
          </w:rPrChange>
        </w:rPr>
      </w:pPr>
      <w:r w:rsidRPr="00983221">
        <w:rPr>
          <w:color w:val="EEECE1" w:themeColor="background2"/>
          <w:sz w:val="28"/>
          <w:szCs w:val="28"/>
          <w:lang w:val="nl-BE"/>
          <w:rPrChange w:id="39" w:author="Michel Gerits" w:date="2025-09-01T11:00:00Z" w16du:dateUtc="2025-09-01T09:00:00Z">
            <w:rPr>
              <w:color w:val="3A4891"/>
            </w:rPr>
          </w:rPrChange>
        </w:rPr>
        <w:t xml:space="preserve">ONDERSTAANDE </w:t>
      </w:r>
      <w:r w:rsidRPr="00983221">
        <w:rPr>
          <w:color w:val="EEECE1" w:themeColor="background2"/>
          <w:sz w:val="28"/>
          <w:szCs w:val="28"/>
          <w:lang w:val="nl-BE"/>
        </w:rPr>
        <w:t xml:space="preserve">UITDAGINGEN </w:t>
      </w:r>
      <w:r w:rsidRPr="00983221">
        <w:rPr>
          <w:color w:val="EEECE1" w:themeColor="background2"/>
          <w:sz w:val="28"/>
          <w:szCs w:val="28"/>
          <w:lang w:val="nl-BE"/>
          <w:rPrChange w:id="40" w:author="Michel Gerits" w:date="2025-09-01T11:00:00Z" w16du:dateUtc="2025-09-01T09:00:00Z">
            <w:rPr>
              <w:color w:val="3A4891"/>
            </w:rPr>
          </w:rPrChange>
        </w:rPr>
        <w:t>NIET OPNEMEN IN DE VOORAANMELDING</w:t>
      </w:r>
      <w:r w:rsidRPr="00983221">
        <w:rPr>
          <w:color w:val="EEECE1" w:themeColor="background2"/>
          <w:sz w:val="28"/>
          <w:szCs w:val="28"/>
          <w:lang w:val="nl-BE"/>
        </w:rPr>
        <w:t xml:space="preserve">. </w:t>
      </w:r>
      <w:r w:rsidRPr="00983221">
        <w:rPr>
          <w:color w:val="EEECE1" w:themeColor="background2"/>
          <w:sz w:val="28"/>
          <w:szCs w:val="28"/>
          <w:lang w:val="nl-BE"/>
          <w:rPrChange w:id="41" w:author="Michel Gerits" w:date="2025-09-01T11:00:00Z" w16du:dateUtc="2025-09-01T09:00:00Z">
            <w:rPr>
              <w:color w:val="3A4891"/>
            </w:rPr>
          </w:rPrChange>
        </w:rPr>
        <w:t xml:space="preserve"> </w:t>
      </w:r>
      <w:r w:rsidRPr="00983221">
        <w:rPr>
          <w:color w:val="EEECE1" w:themeColor="background2"/>
          <w:sz w:val="28"/>
          <w:szCs w:val="28"/>
          <w:lang w:val="nl-BE"/>
        </w:rPr>
        <w:t>Wel relevant voor verdere uitwerking</w:t>
      </w:r>
      <w:r w:rsidR="00DA301F" w:rsidRPr="00983221">
        <w:rPr>
          <w:color w:val="EEECE1" w:themeColor="background2"/>
          <w:sz w:val="28"/>
          <w:szCs w:val="28"/>
          <w:lang w:val="nl-BE"/>
        </w:rPr>
        <w:t xml:space="preserve">. </w:t>
      </w:r>
    </w:p>
    <w:p w14:paraId="7A1EB148" w14:textId="77777777" w:rsidR="0071184E" w:rsidRPr="00263CD3" w:rsidRDefault="0071184E" w:rsidP="00263CD3">
      <w:pPr>
        <w:pStyle w:val="grotetitel"/>
        <w:rPr>
          <w:ins w:id="42" w:author="Michel Gerits" w:date="2025-09-01T11:00:00Z" w16du:dateUtc="2025-09-01T09:00:00Z"/>
          <w:lang w:val="nl-BE"/>
        </w:rPr>
      </w:pPr>
    </w:p>
    <w:p w14:paraId="384AA666" w14:textId="77777777" w:rsidR="0071184E" w:rsidRPr="00A14886" w:rsidRDefault="0071184E" w:rsidP="00FA387B">
      <w:pPr>
        <w:rPr>
          <w:ins w:id="43" w:author="Michel Gerits" w:date="2025-09-01T11:00:00Z" w16du:dateUtc="2025-09-01T09:00:00Z"/>
          <w:rFonts w:cs="Arial"/>
          <w:b/>
          <w:color w:val="3A4891"/>
          <w:rPrChange w:id="44" w:author="Michel Gerits" w:date="2025-08-31T21:12:00Z" w16du:dateUtc="2025-08-31T19:12:00Z">
            <w:rPr>
              <w:ins w:id="45" w:author="Michel Gerits" w:date="2025-09-01T11:00:00Z" w16du:dateUtc="2025-09-01T09:00:00Z"/>
              <w:bCs/>
            </w:rPr>
          </w:rPrChange>
        </w:rPr>
      </w:pPr>
    </w:p>
    <w:p w14:paraId="2431016D" w14:textId="240358C5" w:rsidR="4D0CAF3B" w:rsidRPr="00A14886" w:rsidDel="00FF440A" w:rsidRDefault="00D9018C" w:rsidP="00244327">
      <w:pPr>
        <w:pBdr>
          <w:top w:val="single" w:sz="4" w:space="1" w:color="auto"/>
          <w:left w:val="single" w:sz="4" w:space="4" w:color="auto"/>
          <w:bottom w:val="single" w:sz="4" w:space="1" w:color="auto"/>
          <w:right w:val="single" w:sz="4" w:space="4" w:color="auto"/>
        </w:pBdr>
        <w:spacing w:after="220" w:line="260" w:lineRule="exact"/>
        <w:rPr>
          <w:del w:id="46" w:author="Michel Gerits" w:date="2025-08-18T22:00:00Z" w16du:dateUtc="2025-08-18T20:00:00Z"/>
          <w:rFonts w:cs="Arial"/>
          <w:b/>
          <w:color w:val="3A4891"/>
          <w:rPrChange w:id="47" w:author="Michel Gerits" w:date="2025-08-31T21:12:00Z" w16du:dateUtc="2025-08-31T19:12:00Z">
            <w:rPr>
              <w:del w:id="48" w:author="Michel Gerits" w:date="2025-08-18T22:00:00Z" w16du:dateUtc="2025-08-18T20:00:00Z"/>
              <w:rFonts w:eastAsiaTheme="minorEastAsia" w:cstheme="minorHAnsi"/>
              <w:b/>
              <w:bCs/>
              <w:i/>
              <w:iCs/>
              <w:sz w:val="28"/>
              <w:szCs w:val="28"/>
              <w:lang w:eastAsia="nl-NL"/>
            </w:rPr>
          </w:rPrChange>
        </w:rPr>
      </w:pPr>
      <w:del w:id="49" w:author="Michel Gerits" w:date="2025-08-18T22:00:00Z" w16du:dateUtc="2025-08-18T20:00:00Z">
        <w:r w:rsidRPr="00A14886" w:rsidDel="00FF440A">
          <w:rPr>
            <w:rFonts w:cs="Arial"/>
            <w:b/>
            <w:color w:val="3A4891"/>
            <w:rPrChange w:id="50" w:author="Michel Gerits" w:date="2025-08-31T21:12:00Z" w16du:dateUtc="2025-08-31T19:12:00Z">
              <w:rPr>
                <w:rFonts w:eastAsiaTheme="minorEastAsia" w:cstheme="minorHAnsi"/>
                <w:b/>
                <w:bCs/>
                <w:i/>
                <w:iCs/>
                <w:sz w:val="28"/>
                <w:szCs w:val="28"/>
                <w:lang w:eastAsia="nl-NL"/>
              </w:rPr>
            </w:rPrChange>
          </w:rPr>
          <w:delText>Betere communicatie</w:delText>
        </w:r>
      </w:del>
    </w:p>
    <w:p w14:paraId="04185B65" w14:textId="1E22074A"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51" w:author="Michel Gerits" w:date="2025-08-18T22:00:00Z" w16du:dateUtc="2025-08-18T20:00:00Z"/>
          <w:rFonts w:cs="Arial"/>
          <w:b/>
          <w:color w:val="3A4891"/>
          <w:rPrChange w:id="52" w:author="Michel Gerits" w:date="2025-08-31T21:12:00Z" w16du:dateUtc="2025-08-31T19:12:00Z">
            <w:rPr>
              <w:del w:id="53" w:author="Michel Gerits" w:date="2025-08-18T22:00:00Z" w16du:dateUtc="2025-08-18T20:00:00Z"/>
              <w:rFonts w:eastAsiaTheme="minorEastAsia" w:cstheme="minorHAnsi"/>
              <w:i/>
              <w:iCs/>
              <w:sz w:val="28"/>
              <w:szCs w:val="28"/>
              <w:lang w:eastAsia="nl-NL"/>
            </w:rPr>
          </w:rPrChange>
        </w:rPr>
      </w:pPr>
      <w:del w:id="54" w:author="Michel Gerits" w:date="2025-08-18T22:00:00Z" w16du:dateUtc="2025-08-18T20:00:00Z">
        <w:r w:rsidRPr="00A14886" w:rsidDel="00FF440A">
          <w:rPr>
            <w:rFonts w:cs="Arial"/>
            <w:b/>
            <w:color w:val="3A4891"/>
            <w:rPrChange w:id="55" w:author="Michel Gerits" w:date="2025-08-31T21:12:00Z" w16du:dateUtc="2025-08-31T19:12:00Z">
              <w:rPr>
                <w:rFonts w:eastAsiaTheme="minorEastAsia" w:cstheme="minorHAnsi"/>
                <w:i/>
                <w:iCs/>
                <w:sz w:val="28"/>
                <w:szCs w:val="28"/>
                <w:lang w:eastAsia="nl-NL"/>
              </w:rPr>
            </w:rPrChange>
          </w:rPr>
          <w:delText xml:space="preserve">Duidelijke </w:delText>
        </w:r>
        <w:r w:rsidRPr="00A14886" w:rsidDel="00FF440A">
          <w:rPr>
            <w:rFonts w:cs="Arial"/>
            <w:b/>
            <w:color w:val="3A4891"/>
            <w:rPrChange w:id="56" w:author="Michel Gerits" w:date="2025-08-31T21:12:00Z" w16du:dateUtc="2025-08-31T19:12:00Z">
              <w:rPr>
                <w:rFonts w:eastAsiaTheme="minorEastAsia" w:cstheme="minorHAnsi"/>
                <w:b/>
                <w:bCs/>
                <w:i/>
                <w:iCs/>
                <w:sz w:val="28"/>
                <w:szCs w:val="28"/>
                <w:lang w:eastAsia="nl-NL"/>
              </w:rPr>
            </w:rPrChange>
          </w:rPr>
          <w:delText>communicatie naar bewoners</w:delText>
        </w:r>
        <w:r w:rsidRPr="00A14886" w:rsidDel="00FF440A">
          <w:rPr>
            <w:rFonts w:cs="Arial"/>
            <w:b/>
            <w:color w:val="3A4891"/>
            <w:rPrChange w:id="57" w:author="Michel Gerits" w:date="2025-08-31T21:12:00Z" w16du:dateUtc="2025-08-31T19:12:00Z">
              <w:rPr>
                <w:rFonts w:eastAsiaTheme="minorEastAsia" w:cstheme="minorHAnsi"/>
                <w:i/>
                <w:iCs/>
                <w:sz w:val="28"/>
                <w:szCs w:val="28"/>
                <w:lang w:eastAsia="nl-NL"/>
              </w:rPr>
            </w:rPrChange>
          </w:rPr>
          <w:delText xml:space="preserve"> via digitale kanalen;</w:delText>
        </w:r>
      </w:del>
    </w:p>
    <w:p w14:paraId="3576EBC3" w14:textId="7C3B94FA"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58" w:author="Michel Gerits" w:date="2025-08-18T22:00:00Z" w16du:dateUtc="2025-08-18T20:00:00Z"/>
          <w:rFonts w:cs="Arial"/>
          <w:b/>
          <w:color w:val="3A4891"/>
          <w:rPrChange w:id="59" w:author="Michel Gerits" w:date="2025-08-31T21:12:00Z" w16du:dateUtc="2025-08-31T19:12:00Z">
            <w:rPr>
              <w:del w:id="60" w:author="Michel Gerits" w:date="2025-08-18T22:00:00Z" w16du:dateUtc="2025-08-18T20:00:00Z"/>
              <w:rFonts w:eastAsiaTheme="minorEastAsia" w:cstheme="minorHAnsi"/>
              <w:i/>
              <w:iCs/>
              <w:sz w:val="28"/>
              <w:szCs w:val="28"/>
              <w:lang w:eastAsia="nl-NL"/>
            </w:rPr>
          </w:rPrChange>
        </w:rPr>
      </w:pPr>
      <w:del w:id="61" w:author="Michel Gerits" w:date="2025-08-18T22:00:00Z" w16du:dateUtc="2025-08-18T20:00:00Z">
        <w:r w:rsidRPr="00A14886" w:rsidDel="00FF440A">
          <w:rPr>
            <w:rFonts w:cs="Arial"/>
            <w:b/>
            <w:color w:val="3A4891"/>
            <w:rPrChange w:id="62" w:author="Michel Gerits" w:date="2025-08-31T21:12:00Z" w16du:dateUtc="2025-08-31T19:12:00Z">
              <w:rPr>
                <w:rFonts w:eastAsiaTheme="minorEastAsia" w:cstheme="minorHAnsi"/>
                <w:i/>
                <w:iCs/>
                <w:sz w:val="28"/>
                <w:szCs w:val="28"/>
                <w:lang w:eastAsia="nl-NL"/>
              </w:rPr>
            </w:rPrChange>
          </w:rPr>
          <w:delText xml:space="preserve">Vermindering van hinder voor bewoners en ondernemers. </w:delText>
        </w:r>
      </w:del>
    </w:p>
    <w:p w14:paraId="49E1B41A" w14:textId="6D8E018C"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63" w:author="Michel Gerits" w:date="2025-08-18T22:00:00Z" w16du:dateUtc="2025-08-18T20:00:00Z"/>
          <w:rFonts w:cs="Arial"/>
          <w:b/>
          <w:color w:val="3A4891"/>
          <w:rPrChange w:id="64" w:author="Michel Gerits" w:date="2025-08-31T21:12:00Z" w16du:dateUtc="2025-08-31T19:12:00Z">
            <w:rPr>
              <w:del w:id="65" w:author="Michel Gerits" w:date="2025-08-18T22:00:00Z" w16du:dateUtc="2025-08-18T20:00:00Z"/>
              <w:rFonts w:eastAsiaTheme="minorEastAsia" w:cstheme="minorHAnsi"/>
              <w:i/>
              <w:iCs/>
              <w:sz w:val="28"/>
              <w:szCs w:val="28"/>
              <w:lang w:eastAsia="nl-NL"/>
            </w:rPr>
          </w:rPrChange>
        </w:rPr>
      </w:pPr>
      <w:del w:id="66" w:author="Michel Gerits" w:date="2025-08-18T22:00:00Z" w16du:dateUtc="2025-08-18T20:00:00Z">
        <w:r w:rsidRPr="00A14886" w:rsidDel="00FF440A">
          <w:rPr>
            <w:rFonts w:cs="Arial"/>
            <w:b/>
            <w:color w:val="3A4891"/>
            <w:rPrChange w:id="67" w:author="Michel Gerits" w:date="2025-08-31T21:12:00Z" w16du:dateUtc="2025-08-31T19:12:00Z">
              <w:rPr>
                <w:rFonts w:eastAsiaTheme="minorEastAsia" w:cstheme="minorHAnsi"/>
                <w:i/>
                <w:iCs/>
                <w:sz w:val="28"/>
                <w:szCs w:val="28"/>
                <w:lang w:eastAsia="nl-NL"/>
              </w:rPr>
            </w:rPrChange>
          </w:rPr>
          <w:delText>Betere inzet van toezicht en handhaving.</w:delText>
        </w:r>
      </w:del>
    </w:p>
    <w:p w14:paraId="27CBA90B" w14:textId="1980EB2F" w:rsidR="00285DDE" w:rsidRPr="00A14886" w:rsidDel="00FF440A" w:rsidRDefault="00D9018C" w:rsidP="00244327">
      <w:pPr>
        <w:pBdr>
          <w:top w:val="single" w:sz="4" w:space="1" w:color="auto"/>
          <w:left w:val="single" w:sz="4" w:space="4" w:color="auto"/>
          <w:bottom w:val="single" w:sz="4" w:space="1" w:color="auto"/>
          <w:right w:val="single" w:sz="4" w:space="4" w:color="auto"/>
        </w:pBdr>
        <w:spacing w:after="220" w:line="260" w:lineRule="exact"/>
        <w:rPr>
          <w:del w:id="68" w:author="Michel Gerits" w:date="2025-08-18T22:00:00Z" w16du:dateUtc="2025-08-18T20:00:00Z"/>
          <w:rFonts w:cs="Arial"/>
          <w:b/>
          <w:color w:val="3A4891"/>
          <w:rPrChange w:id="69" w:author="Michel Gerits" w:date="2025-08-31T21:12:00Z" w16du:dateUtc="2025-08-31T19:12:00Z">
            <w:rPr>
              <w:del w:id="70" w:author="Michel Gerits" w:date="2025-08-18T22:00:00Z" w16du:dateUtc="2025-08-18T20:00:00Z"/>
              <w:rFonts w:eastAsiaTheme="minorEastAsia" w:cstheme="minorHAnsi"/>
              <w:b/>
              <w:bCs/>
              <w:i/>
              <w:iCs/>
              <w:sz w:val="28"/>
              <w:szCs w:val="28"/>
              <w:lang w:eastAsia="nl-NL"/>
            </w:rPr>
          </w:rPrChange>
        </w:rPr>
      </w:pPr>
      <w:del w:id="71" w:author="Michel Gerits" w:date="2025-08-18T22:00:00Z" w16du:dateUtc="2025-08-18T20:00:00Z">
        <w:r w:rsidRPr="00A14886" w:rsidDel="00FF440A">
          <w:rPr>
            <w:rFonts w:cs="Arial"/>
            <w:b/>
            <w:color w:val="3A4891"/>
            <w:rPrChange w:id="72" w:author="Michel Gerits" w:date="2025-08-31T21:12:00Z" w16du:dateUtc="2025-08-31T19:12:00Z">
              <w:rPr>
                <w:rFonts w:eastAsiaTheme="minorEastAsia" w:cstheme="minorHAnsi"/>
                <w:b/>
                <w:bCs/>
                <w:i/>
                <w:iCs/>
                <w:sz w:val="28"/>
                <w:szCs w:val="28"/>
                <w:lang w:eastAsia="nl-NL"/>
              </w:rPr>
            </w:rPrChange>
          </w:rPr>
          <w:delText>Betere data</w:delText>
        </w:r>
      </w:del>
    </w:p>
    <w:p w14:paraId="3C2005D9" w14:textId="1137A6B1"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73" w:author="Michel Gerits" w:date="2025-08-18T22:00:00Z" w16du:dateUtc="2025-08-18T20:00:00Z"/>
          <w:rFonts w:cs="Arial"/>
          <w:b/>
          <w:color w:val="3A4891"/>
          <w:rPrChange w:id="74" w:author="Michel Gerits" w:date="2025-08-31T21:12:00Z" w16du:dateUtc="2025-08-31T19:12:00Z">
            <w:rPr>
              <w:del w:id="75" w:author="Michel Gerits" w:date="2025-08-18T22:00:00Z" w16du:dateUtc="2025-08-18T20:00:00Z"/>
              <w:rFonts w:eastAsiaTheme="minorEastAsia" w:cstheme="minorHAnsi"/>
              <w:i/>
              <w:iCs/>
              <w:sz w:val="28"/>
              <w:szCs w:val="28"/>
              <w:lang w:eastAsia="nl-NL"/>
            </w:rPr>
          </w:rPrChange>
        </w:rPr>
      </w:pPr>
      <w:del w:id="76" w:author="Michel Gerits" w:date="2025-08-18T22:00:00Z" w16du:dateUtc="2025-08-18T20:00:00Z">
        <w:r w:rsidRPr="00A14886" w:rsidDel="00FF440A">
          <w:rPr>
            <w:rFonts w:cs="Arial"/>
            <w:b/>
            <w:color w:val="3A4891"/>
            <w:rPrChange w:id="77" w:author="Michel Gerits" w:date="2025-08-31T21:12:00Z" w16du:dateUtc="2025-08-31T19:12:00Z">
              <w:rPr>
                <w:rFonts w:eastAsiaTheme="minorEastAsia" w:cstheme="minorHAnsi"/>
                <w:i/>
                <w:iCs/>
                <w:sz w:val="28"/>
                <w:szCs w:val="28"/>
                <w:lang w:eastAsia="nl-NL"/>
              </w:rPr>
            </w:rPrChange>
          </w:rPr>
          <w:delText xml:space="preserve">Een </w:delText>
        </w:r>
        <w:r w:rsidRPr="00A14886" w:rsidDel="00FF440A">
          <w:rPr>
            <w:rFonts w:cs="Arial"/>
            <w:b/>
            <w:color w:val="3A4891"/>
            <w:rPrChange w:id="78" w:author="Michel Gerits" w:date="2025-08-31T21:12:00Z" w16du:dateUtc="2025-08-31T19:12:00Z">
              <w:rPr>
                <w:rFonts w:eastAsiaTheme="minorEastAsia" w:cstheme="minorHAnsi"/>
                <w:b/>
                <w:bCs/>
                <w:i/>
                <w:iCs/>
                <w:sz w:val="28"/>
                <w:szCs w:val="28"/>
                <w:lang w:eastAsia="nl-NL"/>
              </w:rPr>
            </w:rPrChange>
          </w:rPr>
          <w:delText>efficiënte, digitale workflow</w:delText>
        </w:r>
        <w:r w:rsidRPr="00A14886" w:rsidDel="00FF440A">
          <w:rPr>
            <w:rFonts w:cs="Arial"/>
            <w:b/>
            <w:color w:val="3A4891"/>
            <w:rPrChange w:id="79" w:author="Michel Gerits" w:date="2025-08-31T21:12:00Z" w16du:dateUtc="2025-08-31T19:12:00Z">
              <w:rPr>
                <w:rFonts w:eastAsiaTheme="minorEastAsia" w:cstheme="minorHAnsi"/>
                <w:i/>
                <w:iCs/>
                <w:sz w:val="28"/>
                <w:szCs w:val="28"/>
                <w:lang w:eastAsia="nl-NL"/>
              </w:rPr>
            </w:rPrChange>
          </w:rPr>
          <w:delText xml:space="preserve"> van intake tot nazorg van nutswerken;</w:delText>
        </w:r>
      </w:del>
    </w:p>
    <w:p w14:paraId="7BA8D63A" w14:textId="3D2ABBCD"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80" w:author="Michel Gerits" w:date="2025-08-18T22:00:00Z" w16du:dateUtc="2025-08-18T20:00:00Z"/>
          <w:rFonts w:cs="Arial"/>
          <w:b/>
          <w:color w:val="3A4891"/>
          <w:rPrChange w:id="81" w:author="Michel Gerits" w:date="2025-08-31T21:12:00Z" w16du:dateUtc="2025-08-31T19:12:00Z">
            <w:rPr>
              <w:del w:id="82" w:author="Michel Gerits" w:date="2025-08-18T22:00:00Z" w16du:dateUtc="2025-08-18T20:00:00Z"/>
              <w:rFonts w:eastAsiaTheme="minorEastAsia" w:cstheme="minorHAnsi"/>
              <w:i/>
              <w:iCs/>
              <w:sz w:val="28"/>
              <w:szCs w:val="28"/>
              <w:lang w:eastAsia="nl-NL"/>
            </w:rPr>
          </w:rPrChange>
        </w:rPr>
      </w:pPr>
      <w:del w:id="83" w:author="Michel Gerits" w:date="2025-08-18T22:00:00Z" w16du:dateUtc="2025-08-18T20:00:00Z">
        <w:r w:rsidRPr="00A14886" w:rsidDel="00FF440A">
          <w:rPr>
            <w:rFonts w:cs="Arial"/>
            <w:b/>
            <w:color w:val="3A4891"/>
            <w:rPrChange w:id="84" w:author="Michel Gerits" w:date="2025-08-31T21:12:00Z" w16du:dateUtc="2025-08-31T19:12:00Z">
              <w:rPr>
                <w:rFonts w:eastAsiaTheme="minorEastAsia" w:cstheme="minorHAnsi"/>
                <w:b/>
                <w:bCs/>
                <w:i/>
                <w:iCs/>
                <w:sz w:val="28"/>
                <w:szCs w:val="28"/>
                <w:lang w:eastAsia="nl-NL"/>
              </w:rPr>
            </w:rPrChange>
          </w:rPr>
          <w:delText>OSLO-conform datamodel</w:delText>
        </w:r>
        <w:r w:rsidRPr="00A14886" w:rsidDel="00FF440A">
          <w:rPr>
            <w:rFonts w:cs="Arial"/>
            <w:b/>
            <w:color w:val="3A4891"/>
            <w:rPrChange w:id="85" w:author="Michel Gerits" w:date="2025-08-31T21:12:00Z" w16du:dateUtc="2025-08-31T19:12:00Z">
              <w:rPr>
                <w:rFonts w:eastAsiaTheme="minorEastAsia" w:cstheme="minorHAnsi"/>
                <w:i/>
                <w:iCs/>
                <w:sz w:val="28"/>
                <w:szCs w:val="28"/>
                <w:lang w:eastAsia="nl-NL"/>
              </w:rPr>
            </w:rPrChange>
          </w:rPr>
          <w:delText xml:space="preserve"> als Vlaamse standaard.</w:delText>
        </w:r>
      </w:del>
    </w:p>
    <w:p w14:paraId="03684F53" w14:textId="06EA461F"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86" w:author="Michel Gerits" w:date="2025-08-18T22:00:00Z" w16du:dateUtc="2025-08-18T20:00:00Z"/>
          <w:rFonts w:cs="Arial"/>
          <w:b/>
          <w:color w:val="3A4891"/>
          <w:rPrChange w:id="87" w:author="Michel Gerits" w:date="2025-08-31T21:12:00Z" w16du:dateUtc="2025-08-31T19:12:00Z">
            <w:rPr>
              <w:del w:id="88" w:author="Michel Gerits" w:date="2025-08-18T22:00:00Z" w16du:dateUtc="2025-08-18T20:00:00Z"/>
              <w:rFonts w:eastAsiaTheme="minorEastAsia" w:cstheme="minorHAnsi"/>
              <w:i/>
              <w:iCs/>
              <w:sz w:val="28"/>
              <w:szCs w:val="28"/>
              <w:lang w:eastAsia="nl-NL"/>
            </w:rPr>
          </w:rPrChange>
        </w:rPr>
      </w:pPr>
      <w:del w:id="89" w:author="Michel Gerits" w:date="2025-08-18T22:00:00Z" w16du:dateUtc="2025-08-18T20:00:00Z">
        <w:r w:rsidRPr="00A14886" w:rsidDel="00FF440A">
          <w:rPr>
            <w:rFonts w:cs="Arial"/>
            <w:b/>
            <w:color w:val="3A4891"/>
            <w:rPrChange w:id="90" w:author="Michel Gerits" w:date="2025-08-31T21:12:00Z" w16du:dateUtc="2025-08-31T19:12:00Z">
              <w:rPr>
                <w:rFonts w:eastAsiaTheme="minorEastAsia" w:cstheme="minorHAnsi"/>
                <w:i/>
                <w:iCs/>
                <w:sz w:val="28"/>
                <w:szCs w:val="28"/>
                <w:lang w:eastAsia="nl-NL"/>
              </w:rPr>
            </w:rPrChange>
          </w:rPr>
          <w:delText>Uniforme en actuele data-uitwisseling in Vlaanderen.</w:delText>
        </w:r>
      </w:del>
    </w:p>
    <w:p w14:paraId="6F5AB170" w14:textId="6D241B27"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91" w:author="Michel Gerits" w:date="2025-08-18T22:00:00Z" w16du:dateUtc="2025-08-18T20:00:00Z"/>
          <w:rFonts w:cs="Arial"/>
          <w:b/>
          <w:color w:val="3A4891"/>
          <w:rPrChange w:id="92" w:author="Michel Gerits" w:date="2025-08-31T21:12:00Z" w16du:dateUtc="2025-08-31T19:12:00Z">
            <w:rPr>
              <w:del w:id="93" w:author="Michel Gerits" w:date="2025-08-18T22:00:00Z" w16du:dateUtc="2025-08-18T20:00:00Z"/>
              <w:rFonts w:eastAsiaTheme="minorEastAsia" w:cstheme="minorHAnsi"/>
              <w:i/>
              <w:iCs/>
              <w:sz w:val="28"/>
              <w:szCs w:val="28"/>
              <w:lang w:eastAsia="nl-NL"/>
            </w:rPr>
          </w:rPrChange>
        </w:rPr>
      </w:pPr>
      <w:del w:id="94" w:author="Michel Gerits" w:date="2025-08-18T22:00:00Z" w16du:dateUtc="2025-08-18T20:00:00Z">
        <w:r w:rsidRPr="00A14886" w:rsidDel="00FF440A">
          <w:rPr>
            <w:rFonts w:cs="Arial"/>
            <w:b/>
            <w:color w:val="3A4891"/>
            <w:rPrChange w:id="95" w:author="Michel Gerits" w:date="2025-08-31T21:12:00Z" w16du:dateUtc="2025-08-31T19:12:00Z">
              <w:rPr>
                <w:rFonts w:eastAsiaTheme="minorEastAsia" w:cstheme="minorHAnsi"/>
                <w:i/>
                <w:iCs/>
                <w:sz w:val="28"/>
                <w:szCs w:val="28"/>
                <w:lang w:eastAsia="nl-NL"/>
              </w:rPr>
            </w:rPrChange>
          </w:rPr>
          <w:delText xml:space="preserve">Een werkbare, </w:delText>
        </w:r>
        <w:r w:rsidRPr="00A14886" w:rsidDel="00FF440A">
          <w:rPr>
            <w:rFonts w:cs="Arial"/>
            <w:b/>
            <w:color w:val="3A4891"/>
            <w:rPrChange w:id="96" w:author="Michel Gerits" w:date="2025-08-31T21:12:00Z" w16du:dateUtc="2025-08-31T19:12:00Z">
              <w:rPr>
                <w:rFonts w:eastAsiaTheme="minorEastAsia" w:cstheme="minorHAnsi"/>
                <w:b/>
                <w:bCs/>
                <w:i/>
                <w:iCs/>
                <w:sz w:val="28"/>
                <w:szCs w:val="28"/>
                <w:lang w:eastAsia="nl-NL"/>
              </w:rPr>
            </w:rPrChange>
          </w:rPr>
          <w:delText>schaalbare terreinapplicatie</w:delText>
        </w:r>
        <w:r w:rsidRPr="00A14886" w:rsidDel="00FF440A">
          <w:rPr>
            <w:rFonts w:cs="Arial"/>
            <w:b/>
            <w:color w:val="3A4891"/>
            <w:rPrChange w:id="97" w:author="Michel Gerits" w:date="2025-08-31T21:12:00Z" w16du:dateUtc="2025-08-31T19:12:00Z">
              <w:rPr>
                <w:rFonts w:eastAsiaTheme="minorEastAsia" w:cstheme="minorHAnsi"/>
                <w:i/>
                <w:iCs/>
                <w:sz w:val="28"/>
                <w:szCs w:val="28"/>
                <w:lang w:eastAsia="nl-NL"/>
              </w:rPr>
            </w:rPrChange>
          </w:rPr>
          <w:delText xml:space="preserve"> voor toezichters met realtime GIPOD-data;</w:delText>
        </w:r>
      </w:del>
    </w:p>
    <w:p w14:paraId="31DC66A6" w14:textId="2FDB71A6"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98" w:author="Michel Gerits" w:date="2025-08-18T22:00:00Z" w16du:dateUtc="2025-08-18T20:00:00Z"/>
          <w:rFonts w:cs="Arial"/>
          <w:b/>
          <w:color w:val="3A4891"/>
          <w:rPrChange w:id="99" w:author="Michel Gerits" w:date="2025-08-31T21:12:00Z" w16du:dateUtc="2025-08-31T19:12:00Z">
            <w:rPr>
              <w:del w:id="100" w:author="Michel Gerits" w:date="2025-08-18T22:00:00Z" w16du:dateUtc="2025-08-18T20:00:00Z"/>
              <w:rFonts w:eastAsiaTheme="minorEastAsia" w:cstheme="minorHAnsi"/>
              <w:i/>
              <w:iCs/>
              <w:sz w:val="28"/>
              <w:szCs w:val="28"/>
              <w:lang w:eastAsia="nl-NL"/>
            </w:rPr>
          </w:rPrChange>
        </w:rPr>
      </w:pPr>
      <w:del w:id="101" w:author="Michel Gerits" w:date="2025-08-18T22:00:00Z" w16du:dateUtc="2025-08-18T20:00:00Z">
        <w:r w:rsidRPr="00A14886" w:rsidDel="00FF440A">
          <w:rPr>
            <w:rFonts w:cs="Arial"/>
            <w:b/>
            <w:color w:val="3A4891"/>
            <w:rPrChange w:id="102" w:author="Michel Gerits" w:date="2025-08-31T21:12:00Z" w16du:dateUtc="2025-08-31T19:12:00Z">
              <w:rPr>
                <w:rFonts w:eastAsiaTheme="minorEastAsia" w:cstheme="minorHAnsi"/>
                <w:i/>
                <w:iCs/>
                <w:sz w:val="28"/>
                <w:szCs w:val="28"/>
                <w:lang w:eastAsia="nl-NL"/>
              </w:rPr>
            </w:rPrChange>
          </w:rPr>
          <w:delText xml:space="preserve">en </w:delText>
        </w:r>
        <w:r w:rsidRPr="00A14886" w:rsidDel="00FF440A">
          <w:rPr>
            <w:rFonts w:cs="Arial"/>
            <w:b/>
            <w:color w:val="3A4891"/>
            <w:rPrChange w:id="103" w:author="Michel Gerits" w:date="2025-08-31T21:12:00Z" w16du:dateUtc="2025-08-31T19:12:00Z">
              <w:rPr>
                <w:rFonts w:eastAsiaTheme="minorEastAsia" w:cstheme="minorHAnsi"/>
                <w:b/>
                <w:bCs/>
                <w:i/>
                <w:iCs/>
                <w:sz w:val="28"/>
                <w:szCs w:val="28"/>
                <w:lang w:eastAsia="nl-NL"/>
              </w:rPr>
            </w:rPrChange>
          </w:rPr>
          <w:delText>gedeeld dataplatform</w:delText>
        </w:r>
        <w:r w:rsidRPr="00A14886" w:rsidDel="00FF440A">
          <w:rPr>
            <w:rFonts w:cs="Arial"/>
            <w:b/>
            <w:color w:val="3A4891"/>
            <w:rPrChange w:id="104" w:author="Michel Gerits" w:date="2025-08-31T21:12:00Z" w16du:dateUtc="2025-08-31T19:12:00Z">
              <w:rPr>
                <w:rFonts w:eastAsiaTheme="minorEastAsia" w:cstheme="minorHAnsi"/>
                <w:i/>
                <w:iCs/>
                <w:sz w:val="28"/>
                <w:szCs w:val="28"/>
                <w:lang w:eastAsia="nl-NL"/>
              </w:rPr>
            </w:rPrChange>
          </w:rPr>
          <w:delText xml:space="preserve"> met slimme filters voor herstel, toezicht en retributie</w:delText>
        </w:r>
      </w:del>
    </w:p>
    <w:p w14:paraId="70FBC1AB" w14:textId="71645E6D" w:rsidR="00285DDE" w:rsidRPr="00A14886" w:rsidDel="00FF440A" w:rsidRDefault="00F32DCA" w:rsidP="00244327">
      <w:pPr>
        <w:pBdr>
          <w:top w:val="single" w:sz="4" w:space="1" w:color="auto"/>
          <w:left w:val="single" w:sz="4" w:space="4" w:color="auto"/>
          <w:bottom w:val="single" w:sz="4" w:space="1" w:color="auto"/>
          <w:right w:val="single" w:sz="4" w:space="4" w:color="auto"/>
        </w:pBdr>
        <w:spacing w:after="220" w:line="260" w:lineRule="exact"/>
        <w:rPr>
          <w:del w:id="105" w:author="Michel Gerits" w:date="2025-08-18T22:00:00Z" w16du:dateUtc="2025-08-18T20:00:00Z"/>
          <w:rFonts w:cs="Arial"/>
          <w:b/>
          <w:color w:val="3A4891"/>
          <w:rPrChange w:id="106" w:author="Michel Gerits" w:date="2025-08-31T21:12:00Z" w16du:dateUtc="2025-08-31T19:12:00Z">
            <w:rPr>
              <w:del w:id="107" w:author="Michel Gerits" w:date="2025-08-18T22:00:00Z" w16du:dateUtc="2025-08-18T20:00:00Z"/>
              <w:rFonts w:eastAsiaTheme="minorEastAsia" w:cstheme="minorHAnsi"/>
              <w:b/>
              <w:bCs/>
              <w:i/>
              <w:iCs/>
              <w:sz w:val="28"/>
              <w:szCs w:val="28"/>
              <w:lang w:eastAsia="nl-NL"/>
            </w:rPr>
          </w:rPrChange>
        </w:rPr>
      </w:pPr>
      <w:del w:id="108" w:author="Michel Gerits" w:date="2025-08-18T22:00:00Z" w16du:dateUtc="2025-08-18T20:00:00Z">
        <w:r w:rsidRPr="00A14886" w:rsidDel="00FF440A">
          <w:rPr>
            <w:rFonts w:cs="Arial"/>
            <w:b/>
            <w:color w:val="3A4891"/>
            <w:rPrChange w:id="109" w:author="Michel Gerits" w:date="2025-08-31T21:12:00Z" w16du:dateUtc="2025-08-31T19:12:00Z">
              <w:rPr>
                <w:rFonts w:eastAsiaTheme="minorEastAsia" w:cstheme="minorHAnsi"/>
                <w:b/>
                <w:bCs/>
                <w:i/>
                <w:iCs/>
                <w:sz w:val="28"/>
                <w:szCs w:val="28"/>
                <w:lang w:eastAsia="nl-NL"/>
              </w:rPr>
            </w:rPrChange>
          </w:rPr>
          <w:delText>Beter herstel</w:delText>
        </w:r>
      </w:del>
    </w:p>
    <w:p w14:paraId="09FC7F2F" w14:textId="2A6B4FCD"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110" w:author="Michel Gerits" w:date="2025-08-18T22:00:00Z" w16du:dateUtc="2025-08-18T20:00:00Z"/>
          <w:rFonts w:cs="Arial"/>
          <w:b/>
          <w:color w:val="3A4891"/>
          <w:rPrChange w:id="111" w:author="Michel Gerits" w:date="2025-08-31T21:12:00Z" w16du:dateUtc="2025-08-31T19:12:00Z">
            <w:rPr>
              <w:del w:id="112" w:author="Michel Gerits" w:date="2025-08-18T22:00:00Z" w16du:dateUtc="2025-08-18T20:00:00Z"/>
              <w:rFonts w:eastAsiaTheme="minorEastAsia" w:cstheme="minorHAnsi"/>
              <w:i/>
              <w:iCs/>
              <w:sz w:val="28"/>
              <w:szCs w:val="28"/>
              <w:lang w:eastAsia="nl-NL"/>
            </w:rPr>
          </w:rPrChange>
        </w:rPr>
      </w:pPr>
      <w:del w:id="113" w:author="Michel Gerits" w:date="2025-08-18T22:00:00Z" w16du:dateUtc="2025-08-18T20:00:00Z">
        <w:r w:rsidRPr="00A14886" w:rsidDel="00FF440A">
          <w:rPr>
            <w:rFonts w:cs="Arial"/>
            <w:b/>
            <w:color w:val="3A4891"/>
            <w:rPrChange w:id="114" w:author="Michel Gerits" w:date="2025-08-31T21:12:00Z" w16du:dateUtc="2025-08-31T19:12:00Z">
              <w:rPr>
                <w:rFonts w:eastAsiaTheme="minorEastAsia" w:cstheme="minorHAnsi"/>
                <w:i/>
                <w:iCs/>
                <w:sz w:val="28"/>
                <w:szCs w:val="28"/>
                <w:lang w:eastAsia="nl-NL"/>
              </w:rPr>
            </w:rPrChange>
          </w:rPr>
          <w:delText>Hogere kwaliteit en kortere doorlooptijd van herstellingen</w:delText>
        </w:r>
        <w:r w:rsidRPr="00A14886" w:rsidDel="00FF440A">
          <w:rPr>
            <w:rFonts w:cs="Arial"/>
            <w:b/>
            <w:color w:val="3A4891"/>
            <w:rPrChange w:id="115" w:author="Michel Gerits" w:date="2025-08-31T21:12:00Z" w16du:dateUtc="2025-08-31T19:12:00Z">
              <w:rPr>
                <w:rFonts w:eastAsiaTheme="minorEastAsia" w:cstheme="minorHAnsi"/>
                <w:b/>
                <w:bCs/>
                <w:i/>
                <w:iCs/>
                <w:sz w:val="28"/>
                <w:szCs w:val="28"/>
                <w:lang w:eastAsia="nl-NL"/>
              </w:rPr>
            </w:rPrChange>
          </w:rPr>
          <w:delText xml:space="preserve"> </w:delText>
        </w:r>
      </w:del>
    </w:p>
    <w:p w14:paraId="09FB9C3A" w14:textId="36B1A602"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116" w:author="Michel Gerits" w:date="2025-08-18T22:00:00Z" w16du:dateUtc="2025-08-18T20:00:00Z"/>
          <w:rFonts w:cs="Arial"/>
          <w:b/>
          <w:color w:val="3A4891"/>
          <w:rPrChange w:id="117" w:author="Michel Gerits" w:date="2025-08-31T21:12:00Z" w16du:dateUtc="2025-08-31T19:12:00Z">
            <w:rPr>
              <w:del w:id="118" w:author="Michel Gerits" w:date="2025-08-18T22:00:00Z" w16du:dateUtc="2025-08-18T20:00:00Z"/>
              <w:rFonts w:eastAsiaTheme="minorEastAsia" w:cstheme="minorHAnsi"/>
              <w:i/>
              <w:iCs/>
              <w:sz w:val="28"/>
              <w:szCs w:val="28"/>
              <w:lang w:eastAsia="nl-NL"/>
            </w:rPr>
          </w:rPrChange>
        </w:rPr>
      </w:pPr>
      <w:del w:id="119" w:author="Michel Gerits" w:date="2025-08-18T22:00:00Z" w16du:dateUtc="2025-08-18T20:00:00Z">
        <w:r w:rsidRPr="00A14886" w:rsidDel="00FF440A">
          <w:rPr>
            <w:rFonts w:cs="Arial"/>
            <w:b/>
            <w:color w:val="3A4891"/>
            <w:rPrChange w:id="120" w:author="Michel Gerits" w:date="2025-08-31T21:12:00Z" w16du:dateUtc="2025-08-31T19:12:00Z">
              <w:rPr>
                <w:rFonts w:eastAsiaTheme="minorEastAsia" w:cstheme="minorHAnsi"/>
                <w:b/>
                <w:bCs/>
                <w:i/>
                <w:iCs/>
                <w:sz w:val="28"/>
                <w:szCs w:val="28"/>
                <w:lang w:eastAsia="nl-NL"/>
              </w:rPr>
            </w:rPrChange>
          </w:rPr>
          <w:delText>Bewezen daling van hersteltermijnen</w:delText>
        </w:r>
        <w:r w:rsidRPr="00A14886" w:rsidDel="00FF440A">
          <w:rPr>
            <w:rFonts w:cs="Arial"/>
            <w:b/>
            <w:color w:val="3A4891"/>
            <w:rPrChange w:id="121" w:author="Michel Gerits" w:date="2025-08-31T21:12:00Z" w16du:dateUtc="2025-08-31T19:12:00Z">
              <w:rPr>
                <w:rFonts w:eastAsiaTheme="minorEastAsia" w:cstheme="minorHAnsi"/>
                <w:i/>
                <w:iCs/>
                <w:sz w:val="28"/>
                <w:szCs w:val="28"/>
                <w:lang w:eastAsia="nl-NL"/>
              </w:rPr>
            </w:rPrChange>
          </w:rPr>
          <w:delText xml:space="preserve">, </w:delText>
        </w:r>
        <w:r w:rsidRPr="00A14886" w:rsidDel="00FF440A">
          <w:rPr>
            <w:rFonts w:cs="Arial"/>
            <w:b/>
            <w:color w:val="3A4891"/>
            <w:rPrChange w:id="122" w:author="Michel Gerits" w:date="2025-08-31T21:12:00Z" w16du:dateUtc="2025-08-31T19:12:00Z">
              <w:rPr>
                <w:rFonts w:eastAsiaTheme="minorEastAsia" w:cstheme="minorHAnsi"/>
                <w:b/>
                <w:bCs/>
                <w:i/>
                <w:iCs/>
                <w:sz w:val="28"/>
                <w:szCs w:val="28"/>
                <w:lang w:eastAsia="nl-NL"/>
              </w:rPr>
            </w:rPrChange>
          </w:rPr>
          <w:delText>klachten en foutieve innames</w:delText>
        </w:r>
        <w:r w:rsidRPr="00A14886" w:rsidDel="00FF440A">
          <w:rPr>
            <w:rFonts w:cs="Arial"/>
            <w:b/>
            <w:color w:val="3A4891"/>
            <w:rPrChange w:id="123" w:author="Michel Gerits" w:date="2025-08-31T21:12:00Z" w16du:dateUtc="2025-08-31T19:12:00Z">
              <w:rPr>
                <w:rFonts w:eastAsiaTheme="minorEastAsia" w:cstheme="minorHAnsi"/>
                <w:i/>
                <w:iCs/>
                <w:sz w:val="28"/>
                <w:szCs w:val="28"/>
                <w:lang w:eastAsia="nl-NL"/>
              </w:rPr>
            </w:rPrChange>
          </w:rPr>
          <w:delText>.</w:delText>
        </w:r>
      </w:del>
    </w:p>
    <w:p w14:paraId="78546274" w14:textId="525235FB" w:rsidR="00285DDE" w:rsidRPr="00A14886" w:rsidDel="00FF440A" w:rsidRDefault="00F32DCA" w:rsidP="00244327">
      <w:pPr>
        <w:pBdr>
          <w:top w:val="single" w:sz="4" w:space="1" w:color="auto"/>
          <w:left w:val="single" w:sz="4" w:space="4" w:color="auto"/>
          <w:bottom w:val="single" w:sz="4" w:space="1" w:color="auto"/>
          <w:right w:val="single" w:sz="4" w:space="4" w:color="auto"/>
        </w:pBdr>
        <w:spacing w:after="220" w:line="260" w:lineRule="exact"/>
        <w:rPr>
          <w:del w:id="124" w:author="Michel Gerits" w:date="2025-08-18T22:00:00Z" w16du:dateUtc="2025-08-18T20:00:00Z"/>
          <w:rFonts w:cs="Arial"/>
          <w:b/>
          <w:color w:val="3A4891"/>
          <w:rPrChange w:id="125" w:author="Michel Gerits" w:date="2025-08-31T21:12:00Z" w16du:dateUtc="2025-08-31T19:12:00Z">
            <w:rPr>
              <w:del w:id="126" w:author="Michel Gerits" w:date="2025-08-18T22:00:00Z" w16du:dateUtc="2025-08-18T20:00:00Z"/>
              <w:rFonts w:eastAsiaTheme="minorEastAsia" w:cstheme="minorHAnsi"/>
              <w:b/>
              <w:bCs/>
              <w:i/>
              <w:iCs/>
              <w:sz w:val="28"/>
              <w:szCs w:val="28"/>
              <w:lang w:eastAsia="nl-NL"/>
            </w:rPr>
          </w:rPrChange>
        </w:rPr>
      </w:pPr>
      <w:del w:id="127" w:author="Michel Gerits" w:date="2025-08-18T22:00:00Z" w16du:dateUtc="2025-08-18T20:00:00Z">
        <w:r w:rsidRPr="00A14886" w:rsidDel="00FF440A">
          <w:rPr>
            <w:rFonts w:cs="Arial"/>
            <w:b/>
            <w:color w:val="3A4891"/>
            <w:rPrChange w:id="128" w:author="Michel Gerits" w:date="2025-08-31T21:12:00Z" w16du:dateUtc="2025-08-31T19:12:00Z">
              <w:rPr>
                <w:rFonts w:eastAsiaTheme="minorEastAsia" w:cstheme="minorHAnsi"/>
                <w:b/>
                <w:bCs/>
                <w:i/>
                <w:iCs/>
                <w:sz w:val="28"/>
                <w:szCs w:val="28"/>
                <w:lang w:eastAsia="nl-NL"/>
              </w:rPr>
            </w:rPrChange>
          </w:rPr>
          <w:delText>Betere afspraken</w:delText>
        </w:r>
      </w:del>
    </w:p>
    <w:p w14:paraId="41F2A9AD" w14:textId="16BEFFB4"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129" w:author="Michel Gerits" w:date="2025-08-18T22:00:00Z" w16du:dateUtc="2025-08-18T20:00:00Z"/>
          <w:rFonts w:cs="Arial"/>
          <w:b/>
          <w:color w:val="3A4891"/>
          <w:rPrChange w:id="130" w:author="Michel Gerits" w:date="2025-08-31T21:12:00Z" w16du:dateUtc="2025-08-31T19:12:00Z">
            <w:rPr>
              <w:del w:id="131" w:author="Michel Gerits" w:date="2025-08-18T22:00:00Z" w16du:dateUtc="2025-08-18T20:00:00Z"/>
              <w:rFonts w:eastAsiaTheme="minorEastAsia" w:cstheme="minorHAnsi"/>
              <w:i/>
              <w:iCs/>
              <w:sz w:val="28"/>
              <w:szCs w:val="28"/>
              <w:lang w:eastAsia="nl-NL"/>
            </w:rPr>
          </w:rPrChange>
        </w:rPr>
      </w:pPr>
      <w:del w:id="132" w:author="Michel Gerits" w:date="2025-08-18T22:00:00Z" w16du:dateUtc="2025-08-18T20:00:00Z">
        <w:r w:rsidRPr="00A14886" w:rsidDel="00FF440A">
          <w:rPr>
            <w:rFonts w:cs="Arial"/>
            <w:b/>
            <w:color w:val="3A4891"/>
            <w:rPrChange w:id="133" w:author="Michel Gerits" w:date="2025-08-31T21:12:00Z" w16du:dateUtc="2025-08-31T19:12:00Z">
              <w:rPr>
                <w:rFonts w:eastAsiaTheme="minorEastAsia" w:cstheme="minorHAnsi"/>
                <w:b/>
                <w:bCs/>
                <w:i/>
                <w:iCs/>
                <w:sz w:val="28"/>
                <w:szCs w:val="28"/>
                <w:lang w:eastAsia="nl-NL"/>
              </w:rPr>
            </w:rPrChange>
          </w:rPr>
          <w:delText>Afsprakenkaders en datastandaarden</w:delText>
        </w:r>
        <w:r w:rsidRPr="00A14886" w:rsidDel="00FF440A">
          <w:rPr>
            <w:rFonts w:cs="Arial"/>
            <w:b/>
            <w:color w:val="3A4891"/>
            <w:rPrChange w:id="134" w:author="Michel Gerits" w:date="2025-08-31T21:12:00Z" w16du:dateUtc="2025-08-31T19:12:00Z">
              <w:rPr>
                <w:rFonts w:eastAsiaTheme="minorEastAsia" w:cstheme="minorHAnsi"/>
                <w:i/>
                <w:iCs/>
                <w:sz w:val="28"/>
                <w:szCs w:val="28"/>
                <w:lang w:eastAsia="nl-NL"/>
              </w:rPr>
            </w:rPrChange>
          </w:rPr>
          <w:delText xml:space="preserve"> met nutsmaatschappijen;</w:delText>
        </w:r>
      </w:del>
    </w:p>
    <w:p w14:paraId="07481B20" w14:textId="7AFCCD75" w:rsidR="00285DDE" w:rsidRPr="00A14886" w:rsidDel="00FF440A" w:rsidRDefault="00285DDE" w:rsidP="00244327">
      <w:pPr>
        <w:pStyle w:val="Lijstalinea"/>
        <w:numPr>
          <w:ilvl w:val="0"/>
          <w:numId w:val="36"/>
        </w:numPr>
        <w:pBdr>
          <w:top w:val="single" w:sz="4" w:space="1" w:color="auto"/>
          <w:left w:val="single" w:sz="4" w:space="4" w:color="auto"/>
          <w:bottom w:val="single" w:sz="4" w:space="1" w:color="auto"/>
          <w:right w:val="single" w:sz="4" w:space="4" w:color="auto"/>
        </w:pBdr>
        <w:spacing w:after="220" w:line="260" w:lineRule="exact"/>
        <w:rPr>
          <w:del w:id="135" w:author="Michel Gerits" w:date="2025-08-18T22:00:00Z" w16du:dateUtc="2025-08-18T20:00:00Z"/>
          <w:rFonts w:cs="Arial"/>
          <w:b/>
          <w:color w:val="3A4891"/>
          <w:rPrChange w:id="136" w:author="Michel Gerits" w:date="2025-08-31T21:12:00Z" w16du:dateUtc="2025-08-31T19:12:00Z">
            <w:rPr>
              <w:del w:id="137" w:author="Michel Gerits" w:date="2025-08-18T22:00:00Z" w16du:dateUtc="2025-08-18T20:00:00Z"/>
              <w:rFonts w:eastAsiaTheme="minorEastAsia" w:cstheme="minorHAnsi"/>
              <w:i/>
              <w:iCs/>
              <w:sz w:val="28"/>
              <w:szCs w:val="28"/>
              <w:lang w:eastAsia="nl-NL"/>
            </w:rPr>
          </w:rPrChange>
        </w:rPr>
      </w:pPr>
      <w:del w:id="138" w:author="Michel Gerits" w:date="2025-08-18T22:00:00Z" w16du:dateUtc="2025-08-18T20:00:00Z">
        <w:r w:rsidRPr="00A14886" w:rsidDel="00FF440A">
          <w:rPr>
            <w:rFonts w:cs="Arial"/>
            <w:b/>
            <w:color w:val="3A4891"/>
            <w:rPrChange w:id="139" w:author="Michel Gerits" w:date="2025-08-31T21:12:00Z" w16du:dateUtc="2025-08-31T19:12:00Z">
              <w:rPr>
                <w:rFonts w:eastAsiaTheme="minorEastAsia" w:cstheme="minorHAnsi"/>
                <w:i/>
                <w:iCs/>
                <w:sz w:val="28"/>
                <w:szCs w:val="28"/>
                <w:lang w:eastAsia="nl-NL"/>
              </w:rPr>
            </w:rPrChange>
          </w:rPr>
          <w:delText>Brede herbruikbaarheid van de oplossing voor andere steden en voor andere domeinen in de publieke ruimte.</w:delText>
        </w:r>
      </w:del>
    </w:p>
    <w:p w14:paraId="552128C1" w14:textId="4542FA6A" w:rsidR="00983FE1" w:rsidRPr="00A14886" w:rsidDel="00FF440A" w:rsidRDefault="002F3850" w:rsidP="00244327">
      <w:pPr>
        <w:pBdr>
          <w:top w:val="single" w:sz="4" w:space="1" w:color="auto"/>
          <w:left w:val="single" w:sz="4" w:space="4" w:color="auto"/>
          <w:bottom w:val="single" w:sz="4" w:space="1" w:color="auto"/>
          <w:right w:val="single" w:sz="4" w:space="4" w:color="auto"/>
        </w:pBdr>
        <w:spacing w:after="220" w:line="260" w:lineRule="exact"/>
        <w:rPr>
          <w:del w:id="140" w:author="Michel Gerits" w:date="2025-08-18T22:00:00Z" w16du:dateUtc="2025-08-18T20:00:00Z"/>
          <w:rFonts w:cs="Arial"/>
          <w:b/>
          <w:color w:val="3A4891"/>
          <w:rPrChange w:id="141" w:author="Michel Gerits" w:date="2025-08-31T21:12:00Z" w16du:dateUtc="2025-08-31T19:12:00Z">
            <w:rPr>
              <w:del w:id="142" w:author="Michel Gerits" w:date="2025-08-18T22:00:00Z" w16du:dateUtc="2025-08-18T20:00:00Z"/>
              <w:rFonts w:eastAsiaTheme="minorEastAsia" w:cstheme="minorHAnsi"/>
              <w:i/>
              <w:iCs/>
              <w:sz w:val="28"/>
              <w:szCs w:val="28"/>
              <w:lang w:eastAsia="nl-NL"/>
            </w:rPr>
          </w:rPrChange>
        </w:rPr>
      </w:pPr>
      <w:del w:id="143" w:author="Michel Gerits" w:date="2025-08-18T22:00:00Z" w16du:dateUtc="2025-08-18T20:00:00Z">
        <w:r w:rsidRPr="00A14886" w:rsidDel="00FF440A">
          <w:rPr>
            <w:rFonts w:cs="Arial"/>
            <w:b/>
            <w:color w:val="3A4891"/>
            <w:rPrChange w:id="144" w:author="Michel Gerits" w:date="2025-08-31T21:12:00Z" w16du:dateUtc="2025-08-31T19:12:00Z">
              <w:rPr>
                <w:rFonts w:eastAsiaTheme="minorEastAsia" w:cstheme="minorHAnsi"/>
                <w:b/>
                <w:bCs/>
                <w:i/>
                <w:iCs/>
                <w:sz w:val="28"/>
                <w:szCs w:val="28"/>
                <w:lang w:eastAsia="nl-NL"/>
              </w:rPr>
            </w:rPrChange>
          </w:rPr>
          <w:delText>Verdere verduurzaming</w:delText>
        </w:r>
        <w:r w:rsidRPr="00A14886" w:rsidDel="00FF440A">
          <w:rPr>
            <w:rFonts w:cs="Arial"/>
            <w:b/>
            <w:color w:val="3A4891"/>
            <w:rPrChange w:id="145" w:author="Michel Gerits" w:date="2025-08-31T21:12:00Z" w16du:dateUtc="2025-08-31T19:12:00Z">
              <w:rPr>
                <w:rFonts w:eastAsiaTheme="minorEastAsia" w:cstheme="minorHAnsi"/>
                <w:i/>
                <w:iCs/>
                <w:sz w:val="28"/>
                <w:szCs w:val="28"/>
                <w:lang w:eastAsia="nl-NL"/>
              </w:rPr>
            </w:rPrChange>
          </w:rPr>
          <w:delText>: De resultaten worden verankerd in de reguliere werking via integratie met stedelijke processen, onderbouwd met SLA’s en herbruikbare modules. Andere steden kunnen instappen via het partnertraject en hergebruik van het technologische fundament. Het project zet ook in op kennisverspreiding binnen het City of Things-netwerk en via de VVSG.</w:delText>
        </w:r>
      </w:del>
    </w:p>
    <w:p w14:paraId="2AD55F98" w14:textId="107E5652" w:rsidR="00684C7F" w:rsidRPr="00A14886" w:rsidDel="00FF440A" w:rsidRDefault="00684C7F" w:rsidP="00244327">
      <w:pPr>
        <w:rPr>
          <w:del w:id="146" w:author="Michel Gerits" w:date="2025-08-18T22:00:00Z" w16du:dateUtc="2025-08-18T20:00:00Z"/>
          <w:rFonts w:cs="Arial"/>
          <w:b/>
          <w:color w:val="3A4891"/>
          <w:rPrChange w:id="147" w:author="Michel Gerits" w:date="2025-08-31T21:12:00Z" w16du:dateUtc="2025-08-31T19:12:00Z">
            <w:rPr>
              <w:del w:id="148" w:author="Michel Gerits" w:date="2025-08-18T22:00:00Z" w16du:dateUtc="2025-08-18T20:00:00Z"/>
              <w:rFonts w:ascii="Arial" w:hAnsi="Arial" w:cs="Arial"/>
              <w:b/>
              <w:bCs/>
              <w:i/>
              <w:iCs/>
              <w:color w:val="FFFFFF" w:themeColor="background1"/>
            </w:rPr>
          </w:rPrChange>
        </w:rPr>
      </w:pPr>
      <w:del w:id="149" w:author="Michel Gerits" w:date="2025-08-18T22:00:00Z" w16du:dateUtc="2025-08-18T20:00:00Z">
        <w:r w:rsidRPr="00A14886" w:rsidDel="00FF440A">
          <w:rPr>
            <w:rFonts w:cs="Arial"/>
            <w:b/>
            <w:color w:val="3A4891"/>
            <w:rPrChange w:id="150" w:author="Michel Gerits" w:date="2025-08-31T21:12:00Z" w16du:dateUtc="2025-08-31T19:12:00Z">
              <w:rPr>
                <w:i/>
                <w:iCs/>
              </w:rPr>
            </w:rPrChange>
          </w:rPr>
          <w:br w:type="page"/>
        </w:r>
      </w:del>
    </w:p>
    <w:p w14:paraId="4FC255A1" w14:textId="4D0FFFC4" w:rsidR="009F267A" w:rsidRPr="00F35E7E" w:rsidRDefault="00684C7F" w:rsidP="00F52E28">
      <w:pPr>
        <w:pStyle w:val="grotetitel"/>
        <w:rPr>
          <w:del w:id="151" w:author="Michel Gerits" w:date="2025-08-29T14:40:00Z" w16du:dateUtc="2025-08-29T14:40:51Z"/>
          <w:lang w:val="nl-BE"/>
        </w:rPr>
      </w:pPr>
      <w:commentRangeStart w:id="152"/>
      <w:r w:rsidRPr="00A14886">
        <w:rPr>
          <w:color w:val="3A4891"/>
          <w:rPrChange w:id="153" w:author="Michel Gerits" w:date="2025-08-31T21:12:00Z" w16du:dateUtc="2025-08-31T19:12:00Z">
            <w:rPr/>
          </w:rPrChange>
        </w:rPr>
        <w:lastRenderedPageBreak/>
        <w:t xml:space="preserve">Onderzochte </w:t>
      </w:r>
      <w:r w:rsidR="005F5590" w:rsidRPr="00A14886">
        <w:rPr>
          <w:color w:val="3A4891"/>
          <w:rPrChange w:id="154" w:author="Michel Gerits" w:date="2025-08-31T21:12:00Z" w16du:dateUtc="2025-08-31T19:12:00Z">
            <w:rPr/>
          </w:rPrChange>
        </w:rPr>
        <w:t>uitdagingen</w:t>
      </w:r>
      <w:ins w:id="155" w:author="Michel Gerits" w:date="2025-08-31T21:09:00Z" w16du:dateUtc="2025-08-31T19:09:00Z">
        <w:r w:rsidR="003C19DB" w:rsidRPr="00A14886">
          <w:rPr>
            <w:color w:val="3A4891"/>
            <w:rPrChange w:id="156" w:author="Michel Gerits" w:date="2025-08-31T21:12:00Z" w16du:dateUtc="2025-08-31T19:12:00Z">
              <w:rPr/>
            </w:rPrChange>
          </w:rPr>
          <w:t>:</w:t>
        </w:r>
      </w:ins>
      <w:ins w:id="157" w:author="Michel Gerits" w:date="2025-08-31T21:10:00Z" w16du:dateUtc="2025-08-31T19:10:00Z">
        <w:r w:rsidR="003C19DB">
          <w:t xml:space="preserve"> </w:t>
        </w:r>
      </w:ins>
      <w:r w:rsidR="005F5590">
        <w:rPr>
          <w:lang w:val="nl-BE"/>
        </w:rPr>
        <w:t xml:space="preserve"> </w:t>
      </w:r>
      <w:commentRangeEnd w:id="152"/>
      <w:r w:rsidR="00F02A79">
        <w:rPr>
          <w:rStyle w:val="Verwijzingopmerking"/>
          <w:sz w:val="22"/>
          <w:szCs w:val="22"/>
          <w:lang w:val="nl-BE"/>
        </w:rPr>
        <w:commentReference w:id="152"/>
      </w:r>
      <w:ins w:id="158" w:author="Coens, Alain" w:date="2025-08-20T15:27:00Z">
        <w:del w:id="159" w:author="Michel Gerits" w:date="2025-08-29T14:40:00Z">
          <w:r w:rsidR="00AF588F">
            <w:rPr>
              <w:lang w:val="nl-BE"/>
            </w:rPr>
            <w:delText>s</w:delText>
          </w:r>
        </w:del>
      </w:ins>
    </w:p>
    <w:p w14:paraId="6EE6560B" w14:textId="3FAABC5B" w:rsidR="00FA387B" w:rsidRPr="00D866AD" w:rsidRDefault="00236F29" w:rsidP="00FA387B">
      <w:r>
        <w:t>In het voortraject van dit project werde</w:t>
      </w:r>
      <w:r w:rsidR="00606C80">
        <w:t>n</w:t>
      </w:r>
      <w:r>
        <w:t xml:space="preserve"> reeds verschillende challenges </w:t>
      </w:r>
      <w:r w:rsidR="00606C80">
        <w:t>vastgesteld.</w:t>
      </w:r>
      <w:r>
        <w:t xml:space="preserve"> </w:t>
      </w:r>
      <w:r w:rsidR="00FA387B" w:rsidRPr="00D866AD">
        <w:t xml:space="preserve">De </w:t>
      </w:r>
      <w:r w:rsidR="002820CE">
        <w:t xml:space="preserve">volgende </w:t>
      </w:r>
      <w:r w:rsidR="00726C95">
        <w:t>uitdagingen</w:t>
      </w:r>
      <w:r w:rsidR="00FA387B" w:rsidRPr="00D866AD">
        <w:t xml:space="preserve"> bij de </w:t>
      </w:r>
      <w:r w:rsidR="002820CE">
        <w:t>aanmelding van het project</w:t>
      </w:r>
      <w:r w:rsidR="00FA387B" w:rsidRPr="00D866AD">
        <w:t xml:space="preserve"> geven een overzicht van de onderzochte en gedefinieerde </w:t>
      </w:r>
      <w:r w:rsidR="002820CE">
        <w:t>deelonderzoeken</w:t>
      </w:r>
      <w:r w:rsidR="00FA387B" w:rsidRPr="00D866AD">
        <w:t>. Ze verduideli</w:t>
      </w:r>
      <w:r w:rsidR="00983FE1" w:rsidRPr="00D866AD">
        <w:t xml:space="preserve">jken de uitdaging waarvoor een oplossing wordt gezochte en </w:t>
      </w:r>
      <w:r w:rsidR="002820CE">
        <w:t>geven</w:t>
      </w:r>
      <w:r w:rsidR="00983FE1" w:rsidRPr="00D866AD">
        <w:t xml:space="preserve"> een antwoord op de voorgestelde oplossing. Ze dienen als voorbereiding voor de opmaak van </w:t>
      </w:r>
      <w:r w:rsidR="00D866AD" w:rsidRPr="00D866AD">
        <w:t xml:space="preserve">het volledig aanvraagdossier. </w:t>
      </w:r>
    </w:p>
    <w:p w14:paraId="267157ED" w14:textId="425B29C0" w:rsidR="002038EA" w:rsidRPr="00F35E7E" w:rsidRDefault="0098038C" w:rsidP="002038EA">
      <w:pPr>
        <w:pStyle w:val="grotetitel"/>
        <w:rPr>
          <w:lang w:val="nl-BE"/>
        </w:rPr>
      </w:pPr>
      <w:r>
        <w:rPr>
          <w:lang w:val="nl-BE"/>
        </w:rPr>
        <w:t>Uitdaging</w:t>
      </w:r>
      <w:r w:rsidR="002820CE">
        <w:rPr>
          <w:lang w:val="nl-BE"/>
        </w:rPr>
        <w:t xml:space="preserve">: </w:t>
      </w:r>
      <w:r w:rsidR="002038EA" w:rsidRPr="00F35E7E">
        <w:rPr>
          <w:lang w:val="nl-BE"/>
        </w:rPr>
        <w:t>Nutswerken zijn een Vlaams breed probleem</w:t>
      </w:r>
    </w:p>
    <w:p w14:paraId="6546E3BB" w14:textId="77777777" w:rsidR="002038EA" w:rsidRPr="00F35E7E" w:rsidRDefault="002038EA" w:rsidP="00CB0CA1">
      <w:pPr>
        <w:rPr>
          <w:b/>
          <w:bCs/>
        </w:rPr>
      </w:pPr>
      <w:r w:rsidRPr="00F35E7E">
        <w:rPr>
          <w:b/>
          <w:bCs/>
        </w:rPr>
        <w:t>Uitdaging</w:t>
      </w:r>
    </w:p>
    <w:p w14:paraId="10A02C56" w14:textId="77777777" w:rsidR="006A39A8" w:rsidRDefault="002038EA" w:rsidP="002038EA">
      <w:r w:rsidRPr="00F35E7E">
        <w:t>De problematiek van gebrekkige herstellingen, slechte signalisatie, onvoldoende communicatie en onvoldoende digitale opvolging door nutswerken speelt niet alleen in Antwerpen, maar is een breder Vlaams probleem.</w:t>
      </w:r>
      <w:r w:rsidRPr="00F35E7E">
        <w:br/>
      </w:r>
      <w:r w:rsidRPr="00F35E7E">
        <w:br/>
        <w:t>Recente signalen uit de pers:</w:t>
      </w:r>
      <w:r w:rsidRPr="00F35E7E">
        <w:br/>
        <w:t xml:space="preserve">- </w:t>
      </w:r>
      <w:hyperlink r:id="rId25" w:history="1">
        <w:r w:rsidRPr="00F35E7E">
          <w:rPr>
            <w:rStyle w:val="Hyperlink"/>
          </w:rPr>
          <w:t>Vlaams parlementslid pleit voor afdwingbaar systeem bij slordige nutswerken, met nadruk op gevolgen voor uitvoerders</w:t>
        </w:r>
      </w:hyperlink>
      <w:r w:rsidRPr="00F35E7E">
        <w:t xml:space="preserve"> </w:t>
      </w:r>
      <w:r w:rsidRPr="00F35E7E">
        <w:br/>
      </w:r>
      <w:hyperlink r:id="rId26" w:history="1">
        <w:r w:rsidRPr="00F35E7E">
          <w:rPr>
            <w:rStyle w:val="Hyperlink"/>
          </w:rPr>
          <w:t>- 748 inbreuken op nutswerken in Antwerpen in drie weken – slordige bestrating en signalisatie</w:t>
        </w:r>
      </w:hyperlink>
      <w:r w:rsidRPr="00F35E7E">
        <w:t xml:space="preserve"> </w:t>
      </w:r>
      <w:r w:rsidRPr="00F35E7E">
        <w:br/>
        <w:t xml:space="preserve">- </w:t>
      </w:r>
      <w:hyperlink r:id="rId27" w:history="1">
        <w:r w:rsidRPr="00F35E7E">
          <w:rPr>
            <w:rStyle w:val="Hyperlink"/>
          </w:rPr>
          <w:t>Klachten over slechte communicatie en signalisatie bij werken in Vlaamse gemeenten</w:t>
        </w:r>
      </w:hyperlink>
      <w:r w:rsidRPr="00F35E7E">
        <w:t xml:space="preserve"> </w:t>
      </w:r>
    </w:p>
    <w:p w14:paraId="636AED2F" w14:textId="3440D6A9" w:rsidR="006A39A8" w:rsidRDefault="006A39A8" w:rsidP="006A39A8">
      <w:hyperlink r:id="rId28" w:history="1">
        <w:r w:rsidRPr="006A39A8">
          <w:rPr>
            <w:rStyle w:val="Hyperlink"/>
          </w:rPr>
          <w:t>stad-keurt-plan-goed-om-hinder-door-nutswerken-aan-te-pakken</w:t>
        </w:r>
      </w:hyperlink>
    </w:p>
    <w:p w14:paraId="32B32105" w14:textId="77777777" w:rsidR="006A39A8" w:rsidRPr="00F35E7E" w:rsidRDefault="006A39A8" w:rsidP="006A39A8"/>
    <w:p w14:paraId="43902241" w14:textId="77777777" w:rsidR="002038EA" w:rsidRPr="00F35E7E" w:rsidRDefault="002038EA" w:rsidP="00CB0CA1">
      <w:pPr>
        <w:rPr>
          <w:b/>
          <w:bCs/>
        </w:rPr>
      </w:pPr>
      <w:r w:rsidRPr="00F35E7E">
        <w:rPr>
          <w:b/>
          <w:bCs/>
        </w:rPr>
        <w:t>Oplossing</w:t>
      </w:r>
    </w:p>
    <w:p w14:paraId="0B7EEF0F" w14:textId="37D7F9E4" w:rsidR="002038EA" w:rsidRPr="00F35E7E" w:rsidRDefault="002038EA" w:rsidP="002038EA">
      <w:r w:rsidRPr="00F35E7E">
        <w:t xml:space="preserve">Met </w:t>
      </w:r>
      <w:r w:rsidR="00D866AD">
        <w:t>het project “</w:t>
      </w:r>
      <w:r w:rsidRPr="00F35E7E">
        <w:t>Digitale Nuts</w:t>
      </w:r>
      <w:r w:rsidR="00D866AD">
        <w:t>”</w:t>
      </w:r>
      <w:r w:rsidRPr="00F35E7E">
        <w:t xml:space="preserve"> ontwikkelen we een gestandaardiseerde, Vlaamse aanpak die:</w:t>
      </w:r>
      <w:r w:rsidRPr="00F35E7E">
        <w:br/>
        <w:t>1. Centrale datastroom creëert tussen nutsmaatschappijen, GIPOD en gemeenten.</w:t>
      </w:r>
      <w:r w:rsidRPr="00F35E7E">
        <w:br/>
        <w:t>2. Uniforme toezichtmethodiek oplevert, zodat inspecties en rapportering overal op dezelfde manier gebeuren.</w:t>
      </w:r>
      <w:r w:rsidRPr="00F35E7E">
        <w:br/>
        <w:t>3. Bewonerscommunicatie verbetert door automatische koppeling van actuele werkinfo aan GIS-viewers, werfborden en digitale meldingskanalen.</w:t>
      </w:r>
      <w:r w:rsidRPr="00F35E7E">
        <w:br/>
        <w:t>4. Kwaliteits- en herstelvoorschriften digitaal ontsluit voor aannemers en toezichters.</w:t>
      </w:r>
      <w:r w:rsidRPr="00F35E7E">
        <w:br/>
        <w:t>5. Meetpunten en KPI’s gebruikt die bovenlokaal vergelijkbaar zijn, waardoor prestaties van nutsmaatschappijen transparant worden.</w:t>
      </w:r>
    </w:p>
    <w:p w14:paraId="1FA5C4F4" w14:textId="77777777" w:rsidR="002038EA" w:rsidRPr="00F35E7E" w:rsidRDefault="002038EA" w:rsidP="00CB0CA1">
      <w:pPr>
        <w:rPr>
          <w:b/>
          <w:bCs/>
        </w:rPr>
      </w:pPr>
      <w:r w:rsidRPr="00F35E7E">
        <w:rPr>
          <w:b/>
          <w:bCs/>
        </w:rPr>
        <w:t>Innovatief karakter</w:t>
      </w:r>
    </w:p>
    <w:p w14:paraId="35818874" w14:textId="77777777" w:rsidR="002038EA" w:rsidRPr="00F35E7E" w:rsidRDefault="002038EA" w:rsidP="002038EA">
      <w:r w:rsidRPr="00F35E7E">
        <w:t>- Vlaams breed schaalbaar: één oplossing, meerdere lokale implementaties.</w:t>
      </w:r>
      <w:r w:rsidRPr="00F35E7E">
        <w:br/>
        <w:t>- Datagedreven toezicht: realtime koppeling van GIPOD met vaststellingen en fotodocumentatie.</w:t>
      </w:r>
      <w:r w:rsidRPr="00F35E7E">
        <w:br/>
        <w:t>- Uniforme normering: zelfde meetpunten, zelfde interpretatie, overal in Vlaanderen.</w:t>
      </w:r>
      <w:r w:rsidRPr="00F35E7E">
        <w:br/>
        <w:t>- AI-ondersteunde kwaliteitscontrole: automatische detectie van fouten of afwijkingen in herstelkwaliteit.</w:t>
      </w:r>
      <w:r w:rsidRPr="00F35E7E">
        <w:br/>
      </w:r>
      <w:r w:rsidRPr="00F35E7E">
        <w:lastRenderedPageBreak/>
        <w:t>- Samenwerking boven concurrentie: steden en gemeenten delen kennis en data via hetzelfde platform.</w:t>
      </w:r>
    </w:p>
    <w:p w14:paraId="455C8C61" w14:textId="77777777" w:rsidR="002038EA" w:rsidRPr="00F35E7E" w:rsidRDefault="002038EA" w:rsidP="00CB0CA1">
      <w:pPr>
        <w:rPr>
          <w:b/>
          <w:bCs/>
        </w:rPr>
      </w:pPr>
      <w:r w:rsidRPr="00F35E7E">
        <w:rPr>
          <w:b/>
          <w:bCs/>
        </w:rPr>
        <w:t>Impact</w:t>
      </w:r>
    </w:p>
    <w:p w14:paraId="0A822E99" w14:textId="77777777" w:rsidR="002038EA" w:rsidRPr="00F35E7E" w:rsidRDefault="002038EA" w:rsidP="002038EA">
      <w:r w:rsidRPr="00F35E7E">
        <w:t>- Voor burgers: minder hinder, sneller herstel, duidelijkere communicatie.</w:t>
      </w:r>
      <w:r w:rsidRPr="00F35E7E">
        <w:br/>
        <w:t>- Voor lokale besturen: betere grip op de uitvoering van werken, minder administratieve last.</w:t>
      </w:r>
      <w:r w:rsidRPr="00F35E7E">
        <w:br/>
        <w:t>- Voor Vlaanderen: efficiëntere samenwerking tussen publieke en private partijen, minder verspilling van middelen, hogere kwaliteit van het openbaar domein.</w:t>
      </w:r>
      <w:r w:rsidRPr="00F35E7E">
        <w:br/>
        <w:t>- Voor nutsmaatschappijen: duidelijke, voorspelbare randvoorwaarden, minder interpretatieverschillen, hogere tevredenheid bij klanten en overheden.</w:t>
      </w:r>
    </w:p>
    <w:p w14:paraId="3F425064" w14:textId="77777777" w:rsidR="002038EA" w:rsidRPr="00F35E7E" w:rsidRDefault="002038EA" w:rsidP="00CB0CA1">
      <w:pPr>
        <w:rPr>
          <w:b/>
          <w:bCs/>
        </w:rPr>
      </w:pPr>
      <w:r w:rsidRPr="00F35E7E">
        <w:rPr>
          <w:b/>
          <w:bCs/>
        </w:rPr>
        <w:t>Schaalbaarheid</w:t>
      </w:r>
    </w:p>
    <w:p w14:paraId="6E12D7A1" w14:textId="77777777" w:rsidR="002038EA" w:rsidRPr="00F35E7E" w:rsidRDefault="002038EA" w:rsidP="002038EA">
      <w:r w:rsidRPr="00F35E7E">
        <w:t>Het project wordt vanaf dag één opgezet als herbruikbaar Vlaams sjabloon, met:</w:t>
      </w:r>
      <w:r w:rsidRPr="00F35E7E">
        <w:br/>
        <w:t>- Modulaire componenten (GIS-viewer, mobiele toezicht-app, bewonerscommunicatiemodule, rapporteringstool).</w:t>
      </w:r>
      <w:r w:rsidRPr="00F35E7E">
        <w:br/>
        <w:t>- Open standaarden (OSLO, GIPOD-API’s).</w:t>
      </w:r>
      <w:r w:rsidRPr="00F35E7E">
        <w:br/>
        <w:t>- Governance-model dat samenwerking tussen lokale besturen en nutsmaatschappijen structureel verankert.</w:t>
      </w:r>
      <w:r w:rsidRPr="00F35E7E">
        <w:br/>
        <w:t>- Duidelijke afspraken over eigenaarschap van data en doorontwikkeling.</w:t>
      </w:r>
    </w:p>
    <w:p w14:paraId="63E72A61" w14:textId="77777777" w:rsidR="002038EA" w:rsidRPr="00F35E7E" w:rsidRDefault="002038EA" w:rsidP="00CB0CA1">
      <w:pPr>
        <w:rPr>
          <w:b/>
          <w:bCs/>
        </w:rPr>
      </w:pPr>
      <w:r w:rsidRPr="00F35E7E">
        <w:rPr>
          <w:b/>
          <w:bCs/>
        </w:rPr>
        <w:t>Bijlage: Persartikels – Vlaams brede problematiek</w:t>
      </w:r>
    </w:p>
    <w:tbl>
      <w:tblPr>
        <w:tblW w:w="0" w:type="auto"/>
        <w:tblLook w:val="04A0" w:firstRow="1" w:lastRow="0" w:firstColumn="1" w:lastColumn="0" w:noHBand="0" w:noVBand="1"/>
      </w:tblPr>
      <w:tblGrid>
        <w:gridCol w:w="1621"/>
        <w:gridCol w:w="1736"/>
        <w:gridCol w:w="1795"/>
        <w:gridCol w:w="3920"/>
      </w:tblGrid>
      <w:tr w:rsidR="002038EA" w:rsidRPr="00F35E7E" w14:paraId="594EB46D" w14:textId="77777777" w:rsidTr="002820CE">
        <w:tc>
          <w:tcPr>
            <w:tcW w:w="1621" w:type="dxa"/>
            <w:hideMark/>
          </w:tcPr>
          <w:p w14:paraId="3651C4D9" w14:textId="77777777" w:rsidR="002038EA" w:rsidRPr="00F35E7E" w:rsidRDefault="002038EA">
            <w:pPr>
              <w:rPr>
                <w:sz w:val="16"/>
                <w:szCs w:val="16"/>
              </w:rPr>
            </w:pPr>
            <w:r w:rsidRPr="00F35E7E">
              <w:rPr>
                <w:sz w:val="16"/>
                <w:szCs w:val="16"/>
              </w:rPr>
              <w:t>Datum</w:t>
            </w:r>
          </w:p>
        </w:tc>
        <w:tc>
          <w:tcPr>
            <w:tcW w:w="1736" w:type="dxa"/>
            <w:hideMark/>
          </w:tcPr>
          <w:p w14:paraId="79F98B1A" w14:textId="77777777" w:rsidR="002038EA" w:rsidRPr="00F35E7E" w:rsidRDefault="002038EA">
            <w:pPr>
              <w:rPr>
                <w:sz w:val="16"/>
                <w:szCs w:val="16"/>
              </w:rPr>
            </w:pPr>
            <w:r w:rsidRPr="00F35E7E">
              <w:rPr>
                <w:sz w:val="16"/>
                <w:szCs w:val="16"/>
              </w:rPr>
              <w:t>Medium</w:t>
            </w:r>
          </w:p>
        </w:tc>
        <w:tc>
          <w:tcPr>
            <w:tcW w:w="1795" w:type="dxa"/>
            <w:hideMark/>
          </w:tcPr>
          <w:p w14:paraId="755A4F37" w14:textId="77777777" w:rsidR="002038EA" w:rsidRPr="00F35E7E" w:rsidRDefault="002038EA">
            <w:pPr>
              <w:rPr>
                <w:sz w:val="16"/>
                <w:szCs w:val="16"/>
              </w:rPr>
            </w:pPr>
            <w:r w:rsidRPr="00F35E7E">
              <w:rPr>
                <w:sz w:val="16"/>
                <w:szCs w:val="16"/>
              </w:rPr>
              <w:t>Titel</w:t>
            </w:r>
          </w:p>
        </w:tc>
        <w:tc>
          <w:tcPr>
            <w:tcW w:w="3920" w:type="dxa"/>
            <w:hideMark/>
          </w:tcPr>
          <w:p w14:paraId="249DEB0A" w14:textId="77777777" w:rsidR="002038EA" w:rsidRPr="00F35E7E" w:rsidRDefault="002038EA">
            <w:pPr>
              <w:rPr>
                <w:sz w:val="16"/>
                <w:szCs w:val="16"/>
              </w:rPr>
            </w:pPr>
            <w:r w:rsidRPr="00F35E7E">
              <w:rPr>
                <w:sz w:val="16"/>
                <w:szCs w:val="16"/>
              </w:rPr>
              <w:t>Link</w:t>
            </w:r>
          </w:p>
        </w:tc>
      </w:tr>
      <w:tr w:rsidR="002038EA" w:rsidRPr="00F35E7E" w14:paraId="30617C14" w14:textId="77777777" w:rsidTr="002820CE">
        <w:tc>
          <w:tcPr>
            <w:tcW w:w="1621" w:type="dxa"/>
            <w:hideMark/>
          </w:tcPr>
          <w:p w14:paraId="3B6C929D" w14:textId="77777777" w:rsidR="002038EA" w:rsidRPr="00F35E7E" w:rsidRDefault="002038EA">
            <w:pPr>
              <w:rPr>
                <w:sz w:val="16"/>
                <w:szCs w:val="16"/>
              </w:rPr>
            </w:pPr>
            <w:r w:rsidRPr="00F35E7E">
              <w:rPr>
                <w:sz w:val="16"/>
                <w:szCs w:val="16"/>
              </w:rPr>
              <w:t>2025-05-23</w:t>
            </w:r>
          </w:p>
        </w:tc>
        <w:tc>
          <w:tcPr>
            <w:tcW w:w="1736" w:type="dxa"/>
            <w:hideMark/>
          </w:tcPr>
          <w:p w14:paraId="4F4162C8" w14:textId="77777777" w:rsidR="002038EA" w:rsidRPr="00F35E7E" w:rsidRDefault="002038EA">
            <w:pPr>
              <w:rPr>
                <w:sz w:val="16"/>
                <w:szCs w:val="16"/>
              </w:rPr>
            </w:pPr>
            <w:r w:rsidRPr="00F35E7E">
              <w:rPr>
                <w:sz w:val="16"/>
                <w:szCs w:val="16"/>
              </w:rPr>
              <w:t>HLN</w:t>
            </w:r>
          </w:p>
        </w:tc>
        <w:tc>
          <w:tcPr>
            <w:tcW w:w="1795" w:type="dxa"/>
            <w:hideMark/>
          </w:tcPr>
          <w:p w14:paraId="1A777304" w14:textId="77777777" w:rsidR="002038EA" w:rsidRPr="00F35E7E" w:rsidRDefault="002038EA">
            <w:pPr>
              <w:rPr>
                <w:sz w:val="16"/>
                <w:szCs w:val="16"/>
              </w:rPr>
            </w:pPr>
            <w:r w:rsidRPr="00F35E7E">
              <w:rPr>
                <w:sz w:val="16"/>
                <w:szCs w:val="16"/>
              </w:rPr>
              <w:t>Vlaams parlementslid Brecht Warnez wil strengere aanpak voor rommelige nutswerken</w:t>
            </w:r>
          </w:p>
        </w:tc>
        <w:tc>
          <w:tcPr>
            <w:tcW w:w="3920" w:type="dxa"/>
            <w:hideMark/>
          </w:tcPr>
          <w:p w14:paraId="73842A8E" w14:textId="77777777" w:rsidR="002038EA" w:rsidRPr="00F35E7E" w:rsidRDefault="002038EA">
            <w:pPr>
              <w:rPr>
                <w:sz w:val="16"/>
                <w:szCs w:val="16"/>
              </w:rPr>
            </w:pPr>
            <w:r w:rsidRPr="00F35E7E">
              <w:rPr>
                <w:sz w:val="16"/>
                <w:szCs w:val="16"/>
              </w:rPr>
              <w:t>https://www.hln.be/wingene/vlaams-par-le-ments-lid-brecht-war-nez-cd-v-wil-stren-ge-re-aan-pak-voor-rommelige-nutswerken~a6908933/</w:t>
            </w:r>
          </w:p>
        </w:tc>
      </w:tr>
      <w:tr w:rsidR="002038EA" w:rsidRPr="00F35E7E" w14:paraId="790B0921" w14:textId="77777777" w:rsidTr="002820CE">
        <w:tc>
          <w:tcPr>
            <w:tcW w:w="1621" w:type="dxa"/>
            <w:hideMark/>
          </w:tcPr>
          <w:p w14:paraId="26E1D3B9" w14:textId="77777777" w:rsidR="002038EA" w:rsidRPr="00F35E7E" w:rsidRDefault="002038EA">
            <w:pPr>
              <w:rPr>
                <w:sz w:val="16"/>
                <w:szCs w:val="16"/>
              </w:rPr>
            </w:pPr>
            <w:r w:rsidRPr="00F35E7E">
              <w:rPr>
                <w:sz w:val="16"/>
                <w:szCs w:val="16"/>
              </w:rPr>
              <w:t>2023-12-13</w:t>
            </w:r>
          </w:p>
        </w:tc>
        <w:tc>
          <w:tcPr>
            <w:tcW w:w="1736" w:type="dxa"/>
            <w:hideMark/>
          </w:tcPr>
          <w:p w14:paraId="40842C7C" w14:textId="77777777" w:rsidR="002038EA" w:rsidRPr="00F35E7E" w:rsidRDefault="002038EA">
            <w:pPr>
              <w:rPr>
                <w:sz w:val="16"/>
                <w:szCs w:val="16"/>
              </w:rPr>
            </w:pPr>
            <w:r w:rsidRPr="00F35E7E">
              <w:rPr>
                <w:sz w:val="16"/>
                <w:szCs w:val="16"/>
              </w:rPr>
              <w:t>GVA</w:t>
            </w:r>
          </w:p>
        </w:tc>
        <w:tc>
          <w:tcPr>
            <w:tcW w:w="1795" w:type="dxa"/>
            <w:hideMark/>
          </w:tcPr>
          <w:p w14:paraId="29AB6771" w14:textId="77777777" w:rsidR="002038EA" w:rsidRPr="00F35E7E" w:rsidRDefault="002038EA">
            <w:pPr>
              <w:rPr>
                <w:sz w:val="16"/>
                <w:szCs w:val="16"/>
              </w:rPr>
            </w:pPr>
            <w:r w:rsidRPr="00F35E7E">
              <w:rPr>
                <w:sz w:val="16"/>
                <w:szCs w:val="16"/>
              </w:rPr>
              <w:t>748 inbreuken in drie weken: nieuw toezichtteam stelt vast hoe slecht werken worden uitgevoerd</w:t>
            </w:r>
          </w:p>
        </w:tc>
        <w:tc>
          <w:tcPr>
            <w:tcW w:w="3920" w:type="dxa"/>
            <w:hideMark/>
          </w:tcPr>
          <w:p w14:paraId="2FAC1E16" w14:textId="77777777" w:rsidR="002038EA" w:rsidRPr="00F35E7E" w:rsidRDefault="002038EA">
            <w:pPr>
              <w:rPr>
                <w:sz w:val="16"/>
                <w:szCs w:val="16"/>
              </w:rPr>
            </w:pPr>
            <w:r w:rsidRPr="00F35E7E">
              <w:rPr>
                <w:sz w:val="16"/>
                <w:szCs w:val="16"/>
              </w:rPr>
              <w:t>https://www.gva.be/regio/antwerpen/regio-antwerpen/antwerpen/748-inbreuken-in-drie-weken-nieuw-team-dat-nutsbedrijven-controleert-in-antwerpen-stelt-vast-hoe-slecht-werken-worden-uitgevoerd/36805336.html</w:t>
            </w:r>
          </w:p>
        </w:tc>
      </w:tr>
      <w:tr w:rsidR="002038EA" w:rsidRPr="00F35E7E" w14:paraId="0143A3FA" w14:textId="77777777" w:rsidTr="002820CE">
        <w:tc>
          <w:tcPr>
            <w:tcW w:w="1621" w:type="dxa"/>
            <w:hideMark/>
          </w:tcPr>
          <w:p w14:paraId="376A40B5" w14:textId="77777777" w:rsidR="002038EA" w:rsidRPr="00F35E7E" w:rsidRDefault="002038EA">
            <w:pPr>
              <w:rPr>
                <w:sz w:val="16"/>
                <w:szCs w:val="16"/>
              </w:rPr>
            </w:pPr>
            <w:r w:rsidRPr="00F35E7E">
              <w:rPr>
                <w:sz w:val="16"/>
                <w:szCs w:val="16"/>
              </w:rPr>
              <w:t>2025-05-23</w:t>
            </w:r>
          </w:p>
        </w:tc>
        <w:tc>
          <w:tcPr>
            <w:tcW w:w="1736" w:type="dxa"/>
            <w:hideMark/>
          </w:tcPr>
          <w:p w14:paraId="02413434" w14:textId="77777777" w:rsidR="002038EA" w:rsidRPr="00F35E7E" w:rsidRDefault="002038EA">
            <w:pPr>
              <w:rPr>
                <w:sz w:val="16"/>
                <w:szCs w:val="16"/>
              </w:rPr>
            </w:pPr>
            <w:r w:rsidRPr="00F35E7E">
              <w:rPr>
                <w:sz w:val="16"/>
                <w:szCs w:val="16"/>
              </w:rPr>
              <w:t>Nieuwsblad</w:t>
            </w:r>
          </w:p>
        </w:tc>
        <w:tc>
          <w:tcPr>
            <w:tcW w:w="1795" w:type="dxa"/>
            <w:hideMark/>
          </w:tcPr>
          <w:p w14:paraId="1A7C5734" w14:textId="77777777" w:rsidR="002038EA" w:rsidRPr="00F35E7E" w:rsidRDefault="002038EA">
            <w:pPr>
              <w:rPr>
                <w:sz w:val="16"/>
                <w:szCs w:val="16"/>
              </w:rPr>
            </w:pPr>
            <w:r w:rsidRPr="00F35E7E">
              <w:rPr>
                <w:sz w:val="16"/>
                <w:szCs w:val="16"/>
              </w:rPr>
              <w:t>Klachten over slechte communicatie en signalisatie bij nutswerken in Vlaamse gemeenten</w:t>
            </w:r>
          </w:p>
        </w:tc>
        <w:tc>
          <w:tcPr>
            <w:tcW w:w="3920" w:type="dxa"/>
            <w:hideMark/>
          </w:tcPr>
          <w:p w14:paraId="2F2A3518" w14:textId="77777777" w:rsidR="002038EA" w:rsidRPr="00F35E7E" w:rsidRDefault="002038EA">
            <w:pPr>
              <w:rPr>
                <w:sz w:val="16"/>
                <w:szCs w:val="16"/>
              </w:rPr>
            </w:pPr>
            <w:r w:rsidRPr="00F35E7E">
              <w:rPr>
                <w:sz w:val="16"/>
                <w:szCs w:val="16"/>
              </w:rPr>
              <w:t>https://app.nieuwsblad.be/cnt/dmf20250523_96646680</w:t>
            </w:r>
          </w:p>
        </w:tc>
      </w:tr>
      <w:tr w:rsidR="002038EA" w:rsidRPr="00F35E7E" w14:paraId="673BC600" w14:textId="77777777" w:rsidTr="002820CE">
        <w:tc>
          <w:tcPr>
            <w:tcW w:w="1621" w:type="dxa"/>
            <w:hideMark/>
          </w:tcPr>
          <w:p w14:paraId="1AF66186" w14:textId="77777777" w:rsidR="002038EA" w:rsidRPr="00F35E7E" w:rsidRDefault="002038EA">
            <w:pPr>
              <w:rPr>
                <w:sz w:val="16"/>
                <w:szCs w:val="16"/>
              </w:rPr>
            </w:pPr>
            <w:r w:rsidRPr="00F35E7E">
              <w:rPr>
                <w:sz w:val="16"/>
                <w:szCs w:val="16"/>
              </w:rPr>
              <w:t>2025-05-19</w:t>
            </w:r>
          </w:p>
        </w:tc>
        <w:tc>
          <w:tcPr>
            <w:tcW w:w="1736" w:type="dxa"/>
            <w:hideMark/>
          </w:tcPr>
          <w:p w14:paraId="790811E4" w14:textId="77777777" w:rsidR="002038EA" w:rsidRPr="00F35E7E" w:rsidRDefault="002038EA">
            <w:pPr>
              <w:rPr>
                <w:sz w:val="16"/>
                <w:szCs w:val="16"/>
              </w:rPr>
            </w:pPr>
            <w:r w:rsidRPr="00F35E7E">
              <w:rPr>
                <w:sz w:val="16"/>
                <w:szCs w:val="16"/>
              </w:rPr>
              <w:t>KW</w:t>
            </w:r>
          </w:p>
        </w:tc>
        <w:tc>
          <w:tcPr>
            <w:tcW w:w="1795" w:type="dxa"/>
            <w:hideMark/>
          </w:tcPr>
          <w:p w14:paraId="45A356B8" w14:textId="77777777" w:rsidR="002038EA" w:rsidRPr="00F35E7E" w:rsidRDefault="002038EA">
            <w:pPr>
              <w:rPr>
                <w:sz w:val="16"/>
                <w:szCs w:val="16"/>
              </w:rPr>
            </w:pPr>
            <w:r w:rsidRPr="00F35E7E">
              <w:rPr>
                <w:sz w:val="16"/>
                <w:szCs w:val="16"/>
              </w:rPr>
              <w:t>Verzakkingen in Passendale worden hersteld… pas na herhaald aandringen</w:t>
            </w:r>
          </w:p>
        </w:tc>
        <w:tc>
          <w:tcPr>
            <w:tcW w:w="3920" w:type="dxa"/>
            <w:hideMark/>
          </w:tcPr>
          <w:p w14:paraId="2642AEE1" w14:textId="77777777" w:rsidR="002038EA" w:rsidRPr="00F35E7E" w:rsidRDefault="002038EA">
            <w:pPr>
              <w:rPr>
                <w:sz w:val="16"/>
                <w:szCs w:val="16"/>
              </w:rPr>
            </w:pPr>
            <w:r w:rsidRPr="00F35E7E">
              <w:rPr>
                <w:sz w:val="16"/>
                <w:szCs w:val="16"/>
              </w:rPr>
              <w:t>https://kw.be/nieuws/verkeer-en-mobiliteit/wegenwerken/verzakkingen-in-passendale-worden-hersteld-maar-pas-na-herhaaldelijk-aandringen-er-is-een-grote-nood-in-onze-regio/</w:t>
            </w:r>
          </w:p>
        </w:tc>
      </w:tr>
      <w:tr w:rsidR="002038EA" w:rsidRPr="00F35E7E" w14:paraId="2078EBFD" w14:textId="77777777" w:rsidTr="002820CE">
        <w:tc>
          <w:tcPr>
            <w:tcW w:w="1621" w:type="dxa"/>
            <w:hideMark/>
          </w:tcPr>
          <w:p w14:paraId="7B27ED26" w14:textId="77777777" w:rsidR="002038EA" w:rsidRPr="00F35E7E" w:rsidRDefault="002038EA">
            <w:pPr>
              <w:rPr>
                <w:sz w:val="16"/>
                <w:szCs w:val="16"/>
              </w:rPr>
            </w:pPr>
            <w:r w:rsidRPr="00F35E7E">
              <w:rPr>
                <w:sz w:val="16"/>
                <w:szCs w:val="16"/>
              </w:rPr>
              <w:t>2024-07-20</w:t>
            </w:r>
          </w:p>
        </w:tc>
        <w:tc>
          <w:tcPr>
            <w:tcW w:w="1736" w:type="dxa"/>
            <w:hideMark/>
          </w:tcPr>
          <w:p w14:paraId="45C1D45F" w14:textId="77777777" w:rsidR="002038EA" w:rsidRPr="00F35E7E" w:rsidRDefault="002038EA">
            <w:pPr>
              <w:rPr>
                <w:sz w:val="16"/>
                <w:szCs w:val="16"/>
              </w:rPr>
            </w:pPr>
            <w:r w:rsidRPr="00F35E7E">
              <w:rPr>
                <w:sz w:val="16"/>
                <w:szCs w:val="16"/>
              </w:rPr>
              <w:t>HLN</w:t>
            </w:r>
          </w:p>
        </w:tc>
        <w:tc>
          <w:tcPr>
            <w:tcW w:w="1795" w:type="dxa"/>
            <w:hideMark/>
          </w:tcPr>
          <w:p w14:paraId="37FD2D3C" w14:textId="77777777" w:rsidR="002038EA" w:rsidRPr="00F35E7E" w:rsidRDefault="002038EA">
            <w:pPr>
              <w:rPr>
                <w:sz w:val="16"/>
                <w:szCs w:val="16"/>
              </w:rPr>
            </w:pPr>
            <w:r w:rsidRPr="00F35E7E">
              <w:rPr>
                <w:sz w:val="16"/>
                <w:szCs w:val="16"/>
              </w:rPr>
              <w:t>Bijna 11 miljard euro nodig om infrastructuur in Vlaanderen op peil te houden</w:t>
            </w:r>
          </w:p>
        </w:tc>
        <w:tc>
          <w:tcPr>
            <w:tcW w:w="3920" w:type="dxa"/>
            <w:hideMark/>
          </w:tcPr>
          <w:p w14:paraId="06BD1FC8" w14:textId="77777777" w:rsidR="002038EA" w:rsidRPr="00F35E7E" w:rsidRDefault="002038EA">
            <w:pPr>
              <w:rPr>
                <w:sz w:val="16"/>
                <w:szCs w:val="16"/>
              </w:rPr>
            </w:pPr>
            <w:r w:rsidRPr="00F35E7E">
              <w:rPr>
                <w:sz w:val="16"/>
                <w:szCs w:val="16"/>
              </w:rPr>
              <w:t>https://www.hln.be/binnenland/bijna-11-miljard-euro-nodig-om-infrastructuur-in-vlaanderen-op-peil-te-houden~a6372f5d/</w:t>
            </w:r>
          </w:p>
        </w:tc>
      </w:tr>
    </w:tbl>
    <w:p w14:paraId="62B2EA04" w14:textId="77777777" w:rsidR="004644C1" w:rsidRPr="00F25CB7" w:rsidRDefault="004644C1" w:rsidP="004644C1">
      <w:pPr>
        <w:pStyle w:val="grotetitel"/>
        <w:rPr>
          <w:ins w:id="160" w:author="Michel Gerits" w:date="2025-08-18T22:00:00Z" w16du:dateUtc="2025-08-18T20:00:00Z"/>
        </w:rPr>
      </w:pPr>
      <w:ins w:id="161" w:author="Michel Gerits" w:date="2025-08-18T22:00:00Z" w16du:dateUtc="2025-08-18T20:00:00Z">
        <w:r>
          <w:lastRenderedPageBreak/>
          <w:t>Uitdaging</w:t>
        </w:r>
        <w:r w:rsidRPr="00F25CB7">
          <w:t xml:space="preserve">: Weerstand nutsbedrijven </w:t>
        </w:r>
      </w:ins>
    </w:p>
    <w:p w14:paraId="04C877D8" w14:textId="77777777" w:rsidR="004644C1" w:rsidRPr="00F25CB7" w:rsidRDefault="004644C1" w:rsidP="004644C1">
      <w:pPr>
        <w:spacing w:after="0" w:line="260" w:lineRule="exact"/>
        <w:rPr>
          <w:ins w:id="162" w:author="Michel Gerits" w:date="2025-08-18T22:00:00Z" w16du:dateUtc="2025-08-18T20:00:00Z"/>
          <w:rFonts w:eastAsia="Segoe UI" w:cstheme="minorHAnsi"/>
          <w:b/>
          <w:bCs/>
          <w:color w:val="000000" w:themeColor="text1"/>
        </w:rPr>
      </w:pPr>
      <w:ins w:id="163" w:author="Michel Gerits" w:date="2025-08-18T22:00:00Z" w16du:dateUtc="2025-08-18T20:00:00Z">
        <w:r w:rsidRPr="00F25CB7">
          <w:rPr>
            <w:rFonts w:eastAsia="Segoe UI" w:cstheme="minorHAnsi"/>
            <w:b/>
            <w:bCs/>
            <w:color w:val="000000" w:themeColor="text1"/>
          </w:rPr>
          <w:t>Uitdaging</w:t>
        </w:r>
      </w:ins>
    </w:p>
    <w:p w14:paraId="19AA4B86" w14:textId="77777777" w:rsidR="004644C1" w:rsidRPr="003A4B42" w:rsidRDefault="004644C1" w:rsidP="004644C1">
      <w:pPr>
        <w:numPr>
          <w:ilvl w:val="0"/>
          <w:numId w:val="63"/>
        </w:numPr>
        <w:spacing w:after="0" w:line="260" w:lineRule="exact"/>
        <w:rPr>
          <w:ins w:id="164" w:author="Michel Gerits" w:date="2025-08-18T22:00:00Z" w16du:dateUtc="2025-08-18T20:00:00Z"/>
          <w:rFonts w:eastAsia="Segoe UI" w:cstheme="minorHAnsi"/>
          <w:color w:val="000000" w:themeColor="text1"/>
        </w:rPr>
      </w:pPr>
      <w:ins w:id="165" w:author="Michel Gerits" w:date="2025-08-18T22:00:00Z" w16du:dateUtc="2025-08-18T20:00:00Z">
        <w:r w:rsidRPr="003A4B42">
          <w:rPr>
            <w:rFonts w:eastAsia="Segoe UI" w:cstheme="minorHAnsi"/>
            <w:color w:val="000000" w:themeColor="text1"/>
          </w:rPr>
          <w:t>Nutsbedrijven hebben historisch een sterke operationele autonomie en zijn gewend om Vlaanderenbreed met één uniforme interne aanpak te werken. Lokale afwijkingen of nieuwe processen (bv. digitale datakoppeling) botsen daardoor op logge technische structuren en trage besluitvorming.</w:t>
        </w:r>
      </w:ins>
    </w:p>
    <w:p w14:paraId="3520140B" w14:textId="77777777" w:rsidR="004644C1" w:rsidRPr="003A4B42" w:rsidRDefault="004644C1" w:rsidP="004644C1">
      <w:pPr>
        <w:numPr>
          <w:ilvl w:val="0"/>
          <w:numId w:val="63"/>
        </w:numPr>
        <w:spacing w:after="0" w:line="260" w:lineRule="exact"/>
        <w:rPr>
          <w:ins w:id="166" w:author="Michel Gerits" w:date="2025-08-18T22:00:00Z" w16du:dateUtc="2025-08-18T20:00:00Z"/>
          <w:rFonts w:eastAsia="Segoe UI" w:cstheme="minorHAnsi"/>
          <w:color w:val="000000" w:themeColor="text1"/>
        </w:rPr>
      </w:pPr>
      <w:ins w:id="167" w:author="Michel Gerits" w:date="2025-08-18T22:00:00Z" w16du:dateUtc="2025-08-18T20:00:00Z">
        <w:r w:rsidRPr="003A4B42">
          <w:rPr>
            <w:rFonts w:eastAsia="Segoe UI" w:cstheme="minorHAnsi"/>
            <w:color w:val="000000" w:themeColor="text1"/>
          </w:rPr>
          <w:t>Bij commerciële spelers (vooral telecomdistributeurs) speelt bovendien het risico op een concurrentieel nadeel: open en tijdige ontsluiting van werk- of aansluitdata wordt gezien als strategische bedrijfsinformatie.</w:t>
        </w:r>
      </w:ins>
    </w:p>
    <w:p w14:paraId="2AADC4F6" w14:textId="77777777" w:rsidR="004644C1" w:rsidRPr="003A4B42" w:rsidRDefault="004644C1" w:rsidP="004644C1">
      <w:pPr>
        <w:numPr>
          <w:ilvl w:val="0"/>
          <w:numId w:val="63"/>
        </w:numPr>
        <w:spacing w:after="0" w:line="260" w:lineRule="exact"/>
        <w:rPr>
          <w:ins w:id="168" w:author="Michel Gerits" w:date="2025-08-18T22:00:00Z" w16du:dateUtc="2025-08-18T20:00:00Z"/>
          <w:rFonts w:eastAsia="Segoe UI" w:cstheme="minorHAnsi"/>
          <w:color w:val="000000" w:themeColor="text1"/>
        </w:rPr>
      </w:pPr>
      <w:ins w:id="169" w:author="Michel Gerits" w:date="2025-08-18T22:00:00Z" w16du:dateUtc="2025-08-18T20:00:00Z">
        <w:r w:rsidRPr="003A4B42">
          <w:rPr>
            <w:rFonts w:eastAsia="Segoe UI" w:cstheme="minorHAnsi"/>
            <w:color w:val="000000" w:themeColor="text1"/>
          </w:rPr>
          <w:t>Het gevolg: beperkte of vertraagde datadeling, waardoor steden onvoldoende zicht krijgen op geplande of uitgevoerde werken..</w:t>
        </w:r>
      </w:ins>
    </w:p>
    <w:p w14:paraId="6769D879" w14:textId="77777777" w:rsidR="004644C1" w:rsidRPr="00F25CB7" w:rsidRDefault="004644C1" w:rsidP="004644C1">
      <w:pPr>
        <w:spacing w:after="0" w:line="260" w:lineRule="exact"/>
        <w:rPr>
          <w:ins w:id="170" w:author="Michel Gerits" w:date="2025-08-18T22:00:00Z" w16du:dateUtc="2025-08-18T20:00:00Z"/>
          <w:rFonts w:eastAsia="Segoe UI" w:cstheme="minorHAnsi"/>
          <w:b/>
          <w:bCs/>
          <w:color w:val="000000" w:themeColor="text1"/>
        </w:rPr>
      </w:pPr>
      <w:ins w:id="171" w:author="Michel Gerits" w:date="2025-08-18T22:00:00Z" w16du:dateUtc="2025-08-18T20:00:00Z">
        <w:r w:rsidRPr="00F25CB7">
          <w:rPr>
            <w:rFonts w:eastAsia="Segoe UI" w:cstheme="minorHAnsi"/>
            <w:b/>
            <w:bCs/>
            <w:color w:val="000000" w:themeColor="text1"/>
          </w:rPr>
          <w:t>Oplossing</w:t>
        </w:r>
      </w:ins>
    </w:p>
    <w:p w14:paraId="62A28241" w14:textId="77777777" w:rsidR="004644C1" w:rsidRPr="003A4B42" w:rsidRDefault="004644C1" w:rsidP="004644C1">
      <w:pPr>
        <w:numPr>
          <w:ilvl w:val="0"/>
          <w:numId w:val="64"/>
        </w:numPr>
        <w:spacing w:after="0" w:line="260" w:lineRule="exact"/>
        <w:rPr>
          <w:ins w:id="172" w:author="Michel Gerits" w:date="2025-08-18T22:00:00Z" w16du:dateUtc="2025-08-18T20:00:00Z"/>
          <w:rFonts w:eastAsia="Segoe UI" w:cstheme="minorHAnsi"/>
          <w:color w:val="000000" w:themeColor="text1"/>
        </w:rPr>
      </w:pPr>
      <w:ins w:id="173" w:author="Michel Gerits" w:date="2025-08-18T22:00:00Z" w16du:dateUtc="2025-08-18T20:00:00Z">
        <w:r w:rsidRPr="003A4B42">
          <w:rPr>
            <w:rFonts w:eastAsia="Segoe UI" w:cstheme="minorHAnsi"/>
            <w:color w:val="000000" w:themeColor="text1"/>
          </w:rPr>
          <w:t>Koppeling met domeinvergunning: de verplichting tot het aanvragen van een domeintoelating voor werken kan rechtstreeks verbonden worden aan data-aanlevering in OSLO-standaard. Zonder correcte dataset → geen vergunning.</w:t>
        </w:r>
      </w:ins>
    </w:p>
    <w:p w14:paraId="0F6BF1D3" w14:textId="77777777" w:rsidR="004644C1" w:rsidRPr="003A4B42" w:rsidRDefault="004644C1" w:rsidP="004644C1">
      <w:pPr>
        <w:numPr>
          <w:ilvl w:val="0"/>
          <w:numId w:val="64"/>
        </w:numPr>
        <w:spacing w:after="0" w:line="260" w:lineRule="exact"/>
        <w:rPr>
          <w:ins w:id="174" w:author="Michel Gerits" w:date="2025-08-18T22:00:00Z" w16du:dateUtc="2025-08-18T20:00:00Z"/>
          <w:rFonts w:eastAsia="Segoe UI" w:cstheme="minorHAnsi"/>
          <w:color w:val="000000" w:themeColor="text1"/>
        </w:rPr>
      </w:pPr>
      <w:ins w:id="175" w:author="Michel Gerits" w:date="2025-08-18T22:00:00Z" w16du:dateUtc="2025-08-18T20:00:00Z">
        <w:r w:rsidRPr="003A4B42">
          <w:rPr>
            <w:rFonts w:eastAsia="Segoe UI" w:cstheme="minorHAnsi"/>
            <w:color w:val="000000" w:themeColor="text1"/>
          </w:rPr>
          <w:t>Rol van Athumi: als neutrale actor kan Athumi instaan voor veilige datakluizen en gecontroleerde toegang, zodat nutsbedrijven hun data niet “commercieel open” hoeven te zetten, maar toch voldoen aan beleids- en vergunningseisen.</w:t>
        </w:r>
      </w:ins>
    </w:p>
    <w:p w14:paraId="3B28E8F2" w14:textId="77777777" w:rsidR="004644C1" w:rsidRPr="003A4B42" w:rsidRDefault="004644C1" w:rsidP="004644C1">
      <w:pPr>
        <w:numPr>
          <w:ilvl w:val="0"/>
          <w:numId w:val="64"/>
        </w:numPr>
        <w:spacing w:after="0" w:line="260" w:lineRule="exact"/>
        <w:rPr>
          <w:ins w:id="176" w:author="Michel Gerits" w:date="2025-08-18T22:00:00Z" w16du:dateUtc="2025-08-18T20:00:00Z"/>
          <w:rFonts w:eastAsia="Segoe UI" w:cstheme="minorHAnsi"/>
          <w:color w:val="000000" w:themeColor="text1"/>
        </w:rPr>
      </w:pPr>
      <w:ins w:id="177" w:author="Michel Gerits" w:date="2025-08-18T22:00:00Z" w16du:dateUtc="2025-08-18T20:00:00Z">
        <w:r w:rsidRPr="003A4B42">
          <w:rPr>
            <w:rFonts w:eastAsia="Segoe UI" w:cstheme="minorHAnsi"/>
            <w:color w:val="000000" w:themeColor="text1"/>
          </w:rPr>
          <w:t>Gefaseerd proeftraject: starten met één nutsmaatschappij (bv. WYRE-pilot) om voordelen aan te tonen en vertrouwen te winnen → daarna verbreden naar de sector.</w:t>
        </w:r>
      </w:ins>
    </w:p>
    <w:p w14:paraId="2B7D55B8" w14:textId="77777777" w:rsidR="004644C1" w:rsidRPr="003A4B42" w:rsidRDefault="004644C1" w:rsidP="004644C1">
      <w:pPr>
        <w:numPr>
          <w:ilvl w:val="0"/>
          <w:numId w:val="64"/>
        </w:numPr>
        <w:spacing w:after="0" w:line="260" w:lineRule="exact"/>
        <w:rPr>
          <w:ins w:id="178" w:author="Michel Gerits" w:date="2025-08-18T22:00:00Z" w16du:dateUtc="2025-08-18T20:00:00Z"/>
          <w:rFonts w:eastAsia="Segoe UI" w:cstheme="minorHAnsi"/>
          <w:color w:val="000000" w:themeColor="text1"/>
        </w:rPr>
      </w:pPr>
      <w:ins w:id="179" w:author="Michel Gerits" w:date="2025-08-18T22:00:00Z" w16du:dateUtc="2025-08-18T20:00:00Z">
        <w:r w:rsidRPr="003A4B42">
          <w:rPr>
            <w:rFonts w:eastAsia="Segoe UI" w:cstheme="minorHAnsi"/>
            <w:color w:val="000000" w:themeColor="text1"/>
          </w:rPr>
          <w:t>Beleidsniveau: Vlaamse randvoorwaarden in decreet of Code Nuts versterken, zodat steden een eenduidige juridische basis hebben.</w:t>
        </w:r>
      </w:ins>
    </w:p>
    <w:p w14:paraId="024E4A77" w14:textId="77777777" w:rsidR="004644C1" w:rsidRPr="00F25CB7" w:rsidRDefault="004644C1" w:rsidP="004644C1">
      <w:pPr>
        <w:spacing w:after="0" w:line="260" w:lineRule="exact"/>
        <w:rPr>
          <w:ins w:id="180" w:author="Michel Gerits" w:date="2025-08-18T22:00:00Z" w16du:dateUtc="2025-08-18T20:00:00Z"/>
          <w:rFonts w:eastAsia="Segoe UI" w:cstheme="minorHAnsi"/>
          <w:b/>
          <w:bCs/>
          <w:color w:val="000000" w:themeColor="text1"/>
        </w:rPr>
      </w:pPr>
      <w:ins w:id="181" w:author="Michel Gerits" w:date="2025-08-18T22:00:00Z" w16du:dateUtc="2025-08-18T20:00:00Z">
        <w:r w:rsidRPr="00F25CB7">
          <w:rPr>
            <w:rFonts w:eastAsia="Segoe UI" w:cstheme="minorHAnsi"/>
            <w:b/>
            <w:bCs/>
            <w:color w:val="000000" w:themeColor="text1"/>
          </w:rPr>
          <w:t>Innovatief karakter</w:t>
        </w:r>
      </w:ins>
    </w:p>
    <w:p w14:paraId="108B69CF" w14:textId="77777777" w:rsidR="004644C1" w:rsidRPr="003A4B42" w:rsidRDefault="004644C1" w:rsidP="004644C1">
      <w:pPr>
        <w:numPr>
          <w:ilvl w:val="0"/>
          <w:numId w:val="65"/>
        </w:numPr>
        <w:spacing w:after="0" w:line="260" w:lineRule="exact"/>
        <w:rPr>
          <w:ins w:id="182" w:author="Michel Gerits" w:date="2025-08-18T22:00:00Z" w16du:dateUtc="2025-08-18T20:00:00Z"/>
          <w:rFonts w:eastAsia="Segoe UI" w:cstheme="minorHAnsi"/>
          <w:color w:val="000000" w:themeColor="text1"/>
        </w:rPr>
      </w:pPr>
      <w:ins w:id="183" w:author="Michel Gerits" w:date="2025-08-18T22:00:00Z" w16du:dateUtc="2025-08-18T20:00:00Z">
        <w:r w:rsidRPr="003A4B42">
          <w:rPr>
            <w:rFonts w:eastAsia="Segoe UI" w:cstheme="minorHAnsi"/>
            <w:color w:val="000000" w:themeColor="text1"/>
          </w:rPr>
          <w:t>Niet alleen technische innovatie, maar ook juridische en governance-innovatie: koppeling van data-ontsluiting aan vergunningverlening is een nieuwe hefboom.</w:t>
        </w:r>
      </w:ins>
    </w:p>
    <w:p w14:paraId="4F66F4FB" w14:textId="77777777" w:rsidR="004644C1" w:rsidRPr="003A4B42" w:rsidRDefault="004644C1" w:rsidP="004644C1">
      <w:pPr>
        <w:numPr>
          <w:ilvl w:val="0"/>
          <w:numId w:val="65"/>
        </w:numPr>
        <w:spacing w:after="0" w:line="260" w:lineRule="exact"/>
        <w:rPr>
          <w:ins w:id="184" w:author="Michel Gerits" w:date="2025-08-18T22:00:00Z" w16du:dateUtc="2025-08-18T20:00:00Z"/>
          <w:rFonts w:eastAsia="Segoe UI" w:cstheme="minorHAnsi"/>
          <w:color w:val="000000" w:themeColor="text1"/>
        </w:rPr>
      </w:pPr>
      <w:ins w:id="185" w:author="Michel Gerits" w:date="2025-08-18T22:00:00Z" w16du:dateUtc="2025-08-18T20:00:00Z">
        <w:r w:rsidRPr="003A4B42">
          <w:rPr>
            <w:rFonts w:eastAsia="Segoe UI" w:cstheme="minorHAnsi"/>
            <w:color w:val="000000" w:themeColor="text1"/>
          </w:rPr>
          <w:t>Gebruik van Athumi-datadiensten als neutraal kanaal maakt datadeling veilig en controleerbaar.</w:t>
        </w:r>
      </w:ins>
    </w:p>
    <w:p w14:paraId="3BD1164D" w14:textId="77777777" w:rsidR="004644C1" w:rsidRPr="00F25CB7" w:rsidRDefault="004644C1" w:rsidP="004644C1">
      <w:pPr>
        <w:spacing w:after="0" w:line="260" w:lineRule="exact"/>
        <w:rPr>
          <w:ins w:id="186" w:author="Michel Gerits" w:date="2025-08-18T22:00:00Z" w16du:dateUtc="2025-08-18T20:00:00Z"/>
          <w:rFonts w:eastAsia="Segoe UI" w:cstheme="minorHAnsi"/>
          <w:b/>
          <w:bCs/>
          <w:color w:val="000000" w:themeColor="text1"/>
        </w:rPr>
      </w:pPr>
      <w:ins w:id="187" w:author="Michel Gerits" w:date="2025-08-18T22:00:00Z" w16du:dateUtc="2025-08-18T20:00:00Z">
        <w:r w:rsidRPr="00F25CB7">
          <w:rPr>
            <w:rFonts w:eastAsia="Segoe UI" w:cstheme="minorHAnsi"/>
            <w:b/>
            <w:bCs/>
            <w:color w:val="000000" w:themeColor="text1"/>
          </w:rPr>
          <w:t>Impact</w:t>
        </w:r>
      </w:ins>
    </w:p>
    <w:p w14:paraId="5F516EFF" w14:textId="77777777" w:rsidR="004644C1" w:rsidRPr="003A4B42" w:rsidRDefault="004644C1" w:rsidP="004644C1">
      <w:pPr>
        <w:numPr>
          <w:ilvl w:val="0"/>
          <w:numId w:val="66"/>
        </w:numPr>
        <w:spacing w:after="0" w:line="260" w:lineRule="exact"/>
        <w:rPr>
          <w:ins w:id="188" w:author="Michel Gerits" w:date="2025-08-18T22:00:00Z" w16du:dateUtc="2025-08-18T20:00:00Z"/>
          <w:rFonts w:eastAsia="Segoe UI" w:cstheme="minorHAnsi"/>
          <w:color w:val="000000" w:themeColor="text1"/>
        </w:rPr>
      </w:pPr>
      <w:ins w:id="189" w:author="Michel Gerits" w:date="2025-08-18T22:00:00Z" w16du:dateUtc="2025-08-18T20:00:00Z">
        <w:r w:rsidRPr="003A4B42">
          <w:rPr>
            <w:rFonts w:eastAsia="Segoe UI" w:cstheme="minorHAnsi"/>
            <w:color w:val="000000" w:themeColor="text1"/>
          </w:rPr>
          <w:t>Transparantie in planning en uitvoering van nutswerken.</w:t>
        </w:r>
      </w:ins>
    </w:p>
    <w:p w14:paraId="521C2379" w14:textId="77777777" w:rsidR="004644C1" w:rsidRPr="003A4B42" w:rsidRDefault="004644C1" w:rsidP="004644C1">
      <w:pPr>
        <w:numPr>
          <w:ilvl w:val="0"/>
          <w:numId w:val="66"/>
        </w:numPr>
        <w:spacing w:after="0" w:line="260" w:lineRule="exact"/>
        <w:rPr>
          <w:ins w:id="190" w:author="Michel Gerits" w:date="2025-08-18T22:00:00Z" w16du:dateUtc="2025-08-18T20:00:00Z"/>
          <w:rFonts w:eastAsia="Segoe UI" w:cstheme="minorHAnsi"/>
          <w:color w:val="000000" w:themeColor="text1"/>
        </w:rPr>
      </w:pPr>
      <w:ins w:id="191" w:author="Michel Gerits" w:date="2025-08-18T22:00:00Z" w16du:dateUtc="2025-08-18T20:00:00Z">
        <w:r w:rsidRPr="003A4B42">
          <w:rPr>
            <w:rFonts w:eastAsia="Segoe UI" w:cstheme="minorHAnsi"/>
            <w:color w:val="000000" w:themeColor="text1"/>
          </w:rPr>
          <w:t>Minder laattijdige herstellingen en minder hinder voor burgers.</w:t>
        </w:r>
      </w:ins>
    </w:p>
    <w:p w14:paraId="1C89B5F2" w14:textId="77777777" w:rsidR="004644C1" w:rsidRPr="003A4B42" w:rsidRDefault="004644C1" w:rsidP="004644C1">
      <w:pPr>
        <w:numPr>
          <w:ilvl w:val="0"/>
          <w:numId w:val="66"/>
        </w:numPr>
        <w:spacing w:after="0" w:line="260" w:lineRule="exact"/>
        <w:rPr>
          <w:ins w:id="192" w:author="Michel Gerits" w:date="2025-08-18T22:00:00Z" w16du:dateUtc="2025-08-18T20:00:00Z"/>
          <w:rFonts w:eastAsia="Segoe UI" w:cstheme="minorHAnsi"/>
          <w:color w:val="000000" w:themeColor="text1"/>
        </w:rPr>
      </w:pPr>
      <w:ins w:id="193" w:author="Michel Gerits" w:date="2025-08-18T22:00:00Z" w16du:dateUtc="2025-08-18T20:00:00Z">
        <w:r w:rsidRPr="003A4B42">
          <w:rPr>
            <w:rFonts w:eastAsia="Segoe UI" w:cstheme="minorHAnsi"/>
            <w:color w:val="000000" w:themeColor="text1"/>
          </w:rPr>
          <w:t>Steden en gemeenten krijgen juridisch afdwingbare tools om correcte data te eisen.</w:t>
        </w:r>
      </w:ins>
    </w:p>
    <w:p w14:paraId="6A15C859" w14:textId="77777777" w:rsidR="004644C1" w:rsidRPr="00F25CB7" w:rsidRDefault="004644C1" w:rsidP="004644C1">
      <w:pPr>
        <w:spacing w:after="0" w:line="260" w:lineRule="exact"/>
        <w:rPr>
          <w:ins w:id="194" w:author="Michel Gerits" w:date="2025-08-18T22:00:00Z" w16du:dateUtc="2025-08-18T20:00:00Z"/>
          <w:rFonts w:eastAsia="Segoe UI" w:cstheme="minorHAnsi"/>
          <w:b/>
          <w:bCs/>
          <w:color w:val="000000" w:themeColor="text1"/>
        </w:rPr>
      </w:pPr>
      <w:ins w:id="195" w:author="Michel Gerits" w:date="2025-08-18T22:00:00Z" w16du:dateUtc="2025-08-18T20:00:00Z">
        <w:r w:rsidRPr="00F25CB7">
          <w:rPr>
            <w:rFonts w:eastAsia="Segoe UI" w:cstheme="minorHAnsi"/>
            <w:b/>
            <w:bCs/>
            <w:color w:val="000000" w:themeColor="text1"/>
          </w:rPr>
          <w:t>Schaalbaarheid</w:t>
        </w:r>
      </w:ins>
    </w:p>
    <w:p w14:paraId="60B3EA74" w14:textId="77777777" w:rsidR="004644C1" w:rsidRPr="003A4B42" w:rsidRDefault="004644C1" w:rsidP="004644C1">
      <w:pPr>
        <w:numPr>
          <w:ilvl w:val="0"/>
          <w:numId w:val="67"/>
        </w:numPr>
        <w:spacing w:after="0" w:line="260" w:lineRule="exact"/>
        <w:rPr>
          <w:ins w:id="196" w:author="Michel Gerits" w:date="2025-08-18T22:00:00Z" w16du:dateUtc="2025-08-18T20:00:00Z"/>
          <w:rFonts w:eastAsia="Segoe UI" w:cstheme="minorHAnsi"/>
          <w:color w:val="000000" w:themeColor="text1"/>
        </w:rPr>
      </w:pPr>
      <w:ins w:id="197" w:author="Michel Gerits" w:date="2025-08-18T22:00:00Z" w16du:dateUtc="2025-08-18T20:00:00Z">
        <w:r w:rsidRPr="003A4B42">
          <w:rPr>
            <w:rFonts w:eastAsia="Segoe UI" w:cstheme="minorHAnsi"/>
            <w:color w:val="000000" w:themeColor="text1"/>
          </w:rPr>
          <w:t>Het model is herbruikbaar voor heel Vlaanderen, aangezien domeinvergunningen overal verplicht zijn.</w:t>
        </w:r>
      </w:ins>
    </w:p>
    <w:p w14:paraId="71364219" w14:textId="77777777" w:rsidR="004644C1" w:rsidRPr="003A4B42" w:rsidRDefault="004644C1" w:rsidP="004644C1">
      <w:pPr>
        <w:numPr>
          <w:ilvl w:val="0"/>
          <w:numId w:val="67"/>
        </w:numPr>
        <w:spacing w:after="0" w:line="260" w:lineRule="exact"/>
        <w:rPr>
          <w:ins w:id="198" w:author="Michel Gerits" w:date="2025-08-18T22:00:00Z" w16du:dateUtc="2025-08-18T20:00:00Z"/>
          <w:rFonts w:eastAsia="Segoe UI" w:cstheme="minorHAnsi"/>
          <w:color w:val="000000" w:themeColor="text1"/>
        </w:rPr>
      </w:pPr>
      <w:ins w:id="199" w:author="Michel Gerits" w:date="2025-08-18T22:00:00Z" w16du:dateUtc="2025-08-18T20:00:00Z">
        <w:r w:rsidRPr="003A4B42">
          <w:rPr>
            <w:rFonts w:eastAsia="Segoe UI" w:cstheme="minorHAnsi"/>
            <w:color w:val="000000" w:themeColor="text1"/>
          </w:rPr>
          <w:t>Athumi biedt een centrale infrastructuur die alle gemeenten kunnen gebruiken.</w:t>
        </w:r>
      </w:ins>
    </w:p>
    <w:p w14:paraId="6679C451" w14:textId="77777777" w:rsidR="004644C1" w:rsidRDefault="004644C1" w:rsidP="00B92A6C">
      <w:pPr>
        <w:spacing w:after="0" w:line="260" w:lineRule="exact"/>
        <w:rPr>
          <w:ins w:id="200" w:author="Michel Gerits" w:date="2025-08-18T22:00:00Z" w16du:dateUtc="2025-08-18T20:00:00Z"/>
          <w:rFonts w:eastAsia="Segoe UI" w:cstheme="minorHAnsi"/>
          <w:b/>
          <w:bCs/>
          <w:color w:val="000000" w:themeColor="text1"/>
        </w:rPr>
      </w:pPr>
    </w:p>
    <w:p w14:paraId="4DD93AF5" w14:textId="77777777" w:rsidR="004644C1" w:rsidRPr="0033326C" w:rsidRDefault="004644C1" w:rsidP="004644C1">
      <w:pPr>
        <w:pStyle w:val="grotetitel"/>
        <w:rPr>
          <w:ins w:id="201" w:author="Michel Gerits" w:date="2025-08-18T22:00:00Z" w16du:dateUtc="2025-08-18T20:00:00Z"/>
        </w:rPr>
      </w:pPr>
      <w:ins w:id="202" w:author="Michel Gerits" w:date="2025-08-18T22:00:00Z" w16du:dateUtc="2025-08-18T20:00:00Z">
        <w:r>
          <w:rPr>
            <w:lang w:val="nl-BE"/>
          </w:rPr>
          <w:t xml:space="preserve">Uitdaging: </w:t>
        </w:r>
        <w:r w:rsidRPr="0033326C">
          <w:t>Gefaseerde, modulaire aanpak – schillenmodel als sleutel tot haalbaarheid.</w:t>
        </w:r>
      </w:ins>
    </w:p>
    <w:p w14:paraId="1546623D" w14:textId="77777777" w:rsidR="004644C1" w:rsidRDefault="004644C1" w:rsidP="00B92A6C">
      <w:pPr>
        <w:spacing w:after="0" w:line="260" w:lineRule="exact"/>
        <w:rPr>
          <w:ins w:id="203" w:author="Michel Gerits" w:date="2025-08-18T22:00:00Z" w16du:dateUtc="2025-08-18T20:00:00Z"/>
          <w:rFonts w:eastAsia="Segoe UI" w:cstheme="minorHAnsi"/>
          <w:b/>
          <w:bCs/>
          <w:color w:val="000000" w:themeColor="text1"/>
        </w:rPr>
      </w:pPr>
    </w:p>
    <w:p w14:paraId="50F86E61" w14:textId="6D9C03B0" w:rsidR="00B92A6C" w:rsidRPr="0033326C" w:rsidRDefault="00B92A6C" w:rsidP="00B92A6C">
      <w:pPr>
        <w:spacing w:after="0" w:line="260" w:lineRule="exact"/>
        <w:rPr>
          <w:rFonts w:eastAsia="Segoe UI" w:cstheme="minorHAnsi"/>
          <w:b/>
          <w:bCs/>
          <w:color w:val="000000" w:themeColor="text1"/>
        </w:rPr>
      </w:pPr>
      <w:r w:rsidRPr="0033326C">
        <w:rPr>
          <w:rFonts w:eastAsia="Segoe UI" w:cstheme="minorHAnsi"/>
          <w:b/>
          <w:bCs/>
          <w:color w:val="000000" w:themeColor="text1"/>
        </w:rPr>
        <w:t>Uitdaging</w:t>
      </w:r>
    </w:p>
    <w:p w14:paraId="65AF70FA" w14:textId="77777777" w:rsidR="00B92A6C" w:rsidRPr="0033326C" w:rsidRDefault="00B92A6C" w:rsidP="00B92A6C">
      <w:pPr>
        <w:spacing w:after="0" w:line="260" w:lineRule="exact"/>
        <w:rPr>
          <w:rFonts w:eastAsia="Segoe UI" w:cstheme="minorHAnsi"/>
          <w:color w:val="000000" w:themeColor="text1"/>
        </w:rPr>
      </w:pPr>
      <w:r w:rsidRPr="0033326C">
        <w:rPr>
          <w:rFonts w:eastAsia="Segoe UI" w:cstheme="minorHAnsi"/>
          <w:color w:val="000000" w:themeColor="text1"/>
        </w:rPr>
        <w:t>De nood is groot</w:t>
      </w:r>
      <w:r>
        <w:rPr>
          <w:rFonts w:eastAsia="Segoe UI" w:cstheme="minorHAnsi"/>
          <w:color w:val="000000" w:themeColor="text1"/>
        </w:rPr>
        <w:t>, de vraag is groot</w:t>
      </w:r>
      <w:r w:rsidRPr="0033326C">
        <w:rPr>
          <w:rFonts w:eastAsia="Segoe UI" w:cstheme="minorHAnsi"/>
          <w:color w:val="000000" w:themeColor="text1"/>
        </w:rPr>
        <w:t>: we hebben een totaaloplossing nodig die zowel de opvolging, kwaliteitscontrole als communicatie rond nutswerken digitaliseert.</w:t>
      </w:r>
      <w:r w:rsidRPr="0033326C">
        <w:rPr>
          <w:rFonts w:eastAsia="Segoe UI" w:cstheme="minorHAnsi"/>
          <w:color w:val="000000" w:themeColor="text1"/>
        </w:rPr>
        <w:br/>
        <w:t>De volledige scope omvat:</w:t>
      </w:r>
    </w:p>
    <w:p w14:paraId="168E1CAF"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t>GIPOD-koppelingen &amp; realtime GIS-viewer</w:t>
      </w:r>
    </w:p>
    <w:p w14:paraId="64EF34B2"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t>AI-ondersteunde terreinapp</w:t>
      </w:r>
    </w:p>
    <w:p w14:paraId="47C589AC"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t>Integratie van vergunningen, signalisatie en herstelbonnen</w:t>
      </w:r>
    </w:p>
    <w:p w14:paraId="003F72BD"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t>Koppeling naar meldings- en klachtenplatformen</w:t>
      </w:r>
    </w:p>
    <w:p w14:paraId="1D217BAD"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t>Rapportering, monitoring &amp; KPI-dashboards</w:t>
      </w:r>
    </w:p>
    <w:p w14:paraId="28926C79" w14:textId="77777777" w:rsidR="00B92A6C" w:rsidRPr="0033326C" w:rsidRDefault="00B92A6C" w:rsidP="00B92A6C">
      <w:pPr>
        <w:numPr>
          <w:ilvl w:val="0"/>
          <w:numId w:val="31"/>
        </w:numPr>
        <w:spacing w:after="0" w:line="260" w:lineRule="exact"/>
        <w:rPr>
          <w:rFonts w:eastAsia="Segoe UI" w:cstheme="minorHAnsi"/>
          <w:color w:val="000000" w:themeColor="text1"/>
        </w:rPr>
      </w:pPr>
      <w:r w:rsidRPr="0033326C">
        <w:rPr>
          <w:rFonts w:eastAsia="Segoe UI" w:cstheme="minorHAnsi"/>
          <w:color w:val="000000" w:themeColor="text1"/>
        </w:rPr>
        <w:lastRenderedPageBreak/>
        <w:t>Bewonerscommunicatie en hinderinfo</w:t>
      </w:r>
    </w:p>
    <w:p w14:paraId="145830E8" w14:textId="77777777" w:rsidR="00B92A6C" w:rsidRPr="0033326C" w:rsidRDefault="00B92A6C" w:rsidP="00B92A6C">
      <w:pPr>
        <w:spacing w:after="0" w:line="260" w:lineRule="exact"/>
        <w:rPr>
          <w:rFonts w:eastAsia="Segoe UI" w:cstheme="minorHAnsi"/>
          <w:color w:val="000000" w:themeColor="text1"/>
        </w:rPr>
      </w:pPr>
      <w:r w:rsidRPr="0033326C">
        <w:rPr>
          <w:rFonts w:eastAsia="Segoe UI" w:cstheme="minorHAnsi"/>
          <w:color w:val="000000" w:themeColor="text1"/>
        </w:rPr>
        <w:t xml:space="preserve">Alles in één keer ontwikkelen binnen één City of Things-project is </w:t>
      </w:r>
      <w:r w:rsidRPr="0033326C">
        <w:rPr>
          <w:rFonts w:eastAsia="Segoe UI" w:cstheme="minorHAnsi"/>
          <w:b/>
          <w:bCs/>
          <w:color w:val="000000" w:themeColor="text1"/>
        </w:rPr>
        <w:t>te zwaar</w:t>
      </w:r>
      <w:r w:rsidRPr="0033326C">
        <w:rPr>
          <w:rFonts w:eastAsia="Segoe UI" w:cstheme="minorHAnsi"/>
          <w:color w:val="000000" w:themeColor="text1"/>
        </w:rPr>
        <w:t xml:space="preserve"> en verhoogt het risico op vertraging of niet-haalbaarheid. Het is noodzakelijk de ambitie te behouden, maar via </w:t>
      </w:r>
      <w:r w:rsidRPr="0033326C">
        <w:rPr>
          <w:rFonts w:eastAsia="Segoe UI" w:cstheme="minorHAnsi"/>
          <w:b/>
          <w:bCs/>
          <w:color w:val="000000" w:themeColor="text1"/>
        </w:rPr>
        <w:t>een gefaseerde en modulaire opbouw</w:t>
      </w:r>
      <w:r w:rsidRPr="0033326C">
        <w:rPr>
          <w:rFonts w:eastAsia="Segoe UI" w:cstheme="minorHAnsi"/>
          <w:color w:val="000000" w:themeColor="text1"/>
        </w:rPr>
        <w:t>.</w:t>
      </w:r>
    </w:p>
    <w:p w14:paraId="1658EAAF" w14:textId="26C93B2C" w:rsidR="00B92A6C" w:rsidRPr="0033326C" w:rsidRDefault="00B92A6C" w:rsidP="00B92A6C">
      <w:pPr>
        <w:spacing w:after="0" w:line="260" w:lineRule="exact"/>
        <w:rPr>
          <w:rFonts w:eastAsia="Segoe UI" w:cstheme="minorHAnsi"/>
          <w:color w:val="000000" w:themeColor="text1"/>
        </w:rPr>
      </w:pPr>
    </w:p>
    <w:p w14:paraId="6C2FEA1A" w14:textId="0517F856" w:rsidR="00B92A6C" w:rsidRPr="0033326C" w:rsidRDefault="00B92A6C" w:rsidP="00B92A6C">
      <w:pPr>
        <w:spacing w:after="0" w:line="260" w:lineRule="exact"/>
      </w:pPr>
      <w:r w:rsidRPr="21018B80">
        <w:rPr>
          <w:rFonts w:eastAsia="Segoe UI"/>
          <w:b/>
          <w:color w:val="000000" w:themeColor="text1"/>
        </w:rPr>
        <w:t>Oplossing</w:t>
      </w:r>
      <w:r w:rsidR="21018B80">
        <w:rPr>
          <w:noProof/>
        </w:rPr>
        <w:drawing>
          <wp:anchor distT="0" distB="0" distL="114300" distR="114300" simplePos="0" relativeHeight="251658245" behindDoc="0" locked="0" layoutInCell="1" allowOverlap="1" wp14:anchorId="43423B77" wp14:editId="5C48EECF">
            <wp:simplePos x="0" y="0"/>
            <wp:positionH relativeFrom="column">
              <wp:align>right</wp:align>
            </wp:positionH>
            <wp:positionV relativeFrom="paragraph">
              <wp:posOffset>0</wp:posOffset>
            </wp:positionV>
            <wp:extent cx="2534583" cy="1237220"/>
            <wp:effectExtent l="0" t="0" r="0" b="1270"/>
            <wp:wrapSquare wrapText="bothSides"/>
            <wp:docPr id="20438825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01686" name=""/>
                    <pic:cNvPicPr/>
                  </pic:nvPicPr>
                  <pic:blipFill>
                    <a:blip r:embed="rId29">
                      <a:extLst>
                        <a:ext uri="{96DAC541-7B7A-43D3-8B79-37D633B846F1}">
                          <asvg:svgBlip xmlns:asvg="http://schemas.microsoft.com/office/drawing/2016/SVG/main" r:embed="rId30"/>
                        </a:ext>
                      </a:extLst>
                    </a:blip>
                    <a:srcRect/>
                    <a:stretch>
                      <a:fillRect/>
                    </a:stretch>
                  </pic:blipFill>
                  <pic:spPr>
                    <a:xfrm>
                      <a:off x="0" y="0"/>
                      <a:ext cx="2534583" cy="1237220"/>
                    </a:xfrm>
                    <a:prstGeom prst="rect">
                      <a:avLst/>
                    </a:prstGeom>
                  </pic:spPr>
                </pic:pic>
              </a:graphicData>
            </a:graphic>
            <wp14:sizeRelH relativeFrom="page">
              <wp14:pctWidth>0</wp14:pctWidth>
            </wp14:sizeRelH>
            <wp14:sizeRelV relativeFrom="page">
              <wp14:pctHeight>0</wp14:pctHeight>
            </wp14:sizeRelV>
          </wp:anchor>
        </w:drawing>
      </w:r>
    </w:p>
    <w:p w14:paraId="3684D7A0" w14:textId="05C1A72C" w:rsidR="00B92A6C" w:rsidRDefault="00B92A6C" w:rsidP="24EE5D99">
      <w:pPr>
        <w:spacing w:before="240" w:after="240"/>
        <w:rPr>
          <w:ins w:id="204" w:author="Michel Gerits" w:date="2025-08-29T14:34:00Z" w16du:dateUtc="2025-08-29T14:34:58Z"/>
          <w:rFonts w:ascii="Calibri" w:eastAsia="Calibri" w:hAnsi="Calibri" w:cs="Calibri"/>
        </w:rPr>
      </w:pPr>
      <w:del w:id="205" w:author="Michel Gerits" w:date="2025-08-29T14:34:00Z">
        <w:r w:rsidRPr="24EE5D99" w:rsidDel="00B92A6C">
          <w:rPr>
            <w:rFonts w:eastAsia="Segoe UI"/>
            <w:color w:val="000000" w:themeColor="text1"/>
          </w:rPr>
          <w:delText xml:space="preserve">We hanteren een </w:delText>
        </w:r>
        <w:r w:rsidRPr="24EE5D99" w:rsidDel="00B92A6C">
          <w:rPr>
            <w:rFonts w:eastAsia="Segoe UI"/>
            <w:b/>
            <w:bCs/>
            <w:color w:val="000000" w:themeColor="text1"/>
          </w:rPr>
          <w:delText>schillenmodel</w:delText>
        </w:r>
        <w:r w:rsidRPr="24EE5D99" w:rsidDel="00B92A6C">
          <w:rPr>
            <w:rFonts w:eastAsia="Segoe UI"/>
            <w:color w:val="000000" w:themeColor="text1"/>
          </w:rPr>
          <w:delText xml:space="preserve"> waarin we het project opdelen in lagen:</w:delText>
        </w:r>
      </w:del>
      <w:ins w:id="206" w:author="Michel Gerits" w:date="2025-08-29T14:34:00Z">
        <w:r w:rsidR="2D60588C" w:rsidRPr="24EE5D99">
          <w:rPr>
            <w:rFonts w:ascii="Calibri" w:eastAsia="Calibri" w:hAnsi="Calibri" w:cs="Calibri"/>
          </w:rPr>
          <w:t xml:space="preserve"> Met een </w:t>
        </w:r>
        <w:r w:rsidR="2D60588C" w:rsidRPr="24EE5D99">
          <w:rPr>
            <w:rFonts w:ascii="Calibri" w:eastAsia="Calibri" w:hAnsi="Calibri" w:cs="Calibri"/>
            <w:b/>
            <w:bCs/>
          </w:rPr>
          <w:t>modulaire, gefaseerde aanpak (schillenmodel)</w:t>
        </w:r>
        <w:r w:rsidR="2D60588C" w:rsidRPr="24EE5D99">
          <w:rPr>
            <w:rFonts w:ascii="Calibri" w:eastAsia="Calibri" w:hAnsi="Calibri" w:cs="Calibri"/>
          </w:rPr>
          <w:t xml:space="preserve"> vermijden we deze valkuil.</w:t>
        </w:r>
      </w:ins>
    </w:p>
    <w:p w14:paraId="5E305C19" w14:textId="77F4BE83" w:rsidR="2D60588C" w:rsidRDefault="2D60588C">
      <w:pPr>
        <w:pStyle w:val="Lijstalinea"/>
        <w:numPr>
          <w:ilvl w:val="0"/>
          <w:numId w:val="128"/>
        </w:numPr>
        <w:spacing w:before="240" w:after="240"/>
        <w:rPr>
          <w:ins w:id="207" w:author="Michel Gerits" w:date="2025-08-29T14:34:00Z" w16du:dateUtc="2025-08-29T14:34:58Z"/>
          <w:rFonts w:ascii="Calibri" w:eastAsia="Calibri" w:hAnsi="Calibri" w:cs="Calibri"/>
        </w:rPr>
        <w:pPrChange w:id="208" w:author="Michel Gerits" w:date="2025-08-29T14:34:00Z">
          <w:pPr/>
        </w:pPrChange>
      </w:pPr>
      <w:ins w:id="209" w:author="Michel Gerits" w:date="2025-08-29T14:34:00Z">
        <w:r w:rsidRPr="24EE5D99">
          <w:rPr>
            <w:rFonts w:ascii="Calibri" w:eastAsia="Calibri" w:hAnsi="Calibri" w:cs="Calibri"/>
          </w:rPr>
          <w:t xml:space="preserve">We starten met een </w:t>
        </w:r>
        <w:r w:rsidRPr="24EE5D99">
          <w:rPr>
            <w:rFonts w:ascii="Calibri" w:eastAsia="Calibri" w:hAnsi="Calibri" w:cs="Calibri"/>
            <w:b/>
            <w:bCs/>
          </w:rPr>
          <w:t>kernlaag (MVP)</w:t>
        </w:r>
        <w:r w:rsidRPr="24EE5D99">
          <w:rPr>
            <w:rFonts w:ascii="Calibri" w:eastAsia="Calibri" w:hAnsi="Calibri" w:cs="Calibri"/>
          </w:rPr>
          <w:t xml:space="preserve"> die onmiddellijk tastbare waarde oplevert: mobiele vaststellingen-app, basis GIPOD-koppeling, fotolog en kern-KPI’s.</w:t>
        </w:r>
      </w:ins>
    </w:p>
    <w:p w14:paraId="1B33FB88" w14:textId="2EBE2F2B" w:rsidR="2D60588C" w:rsidRDefault="2D60588C">
      <w:pPr>
        <w:pStyle w:val="Lijstalinea"/>
        <w:numPr>
          <w:ilvl w:val="0"/>
          <w:numId w:val="128"/>
        </w:numPr>
        <w:spacing w:before="240" w:after="240"/>
        <w:rPr>
          <w:ins w:id="210" w:author="Michel Gerits" w:date="2025-08-29T14:34:00Z" w16du:dateUtc="2025-08-29T14:34:58Z"/>
          <w:rFonts w:ascii="Calibri" w:eastAsia="Calibri" w:hAnsi="Calibri" w:cs="Calibri"/>
        </w:rPr>
        <w:pPrChange w:id="211" w:author="Michel Gerits" w:date="2025-08-29T14:34:00Z">
          <w:pPr/>
        </w:pPrChange>
      </w:pPr>
      <w:ins w:id="212" w:author="Michel Gerits" w:date="2025-08-29T14:34:00Z">
        <w:r w:rsidRPr="24EE5D99">
          <w:rPr>
            <w:rFonts w:ascii="Calibri" w:eastAsia="Calibri" w:hAnsi="Calibri" w:cs="Calibri"/>
          </w:rPr>
          <w:t>Daarna volgen uitbreidingslagen (vergunningintegratie, AI-controle, bewonerscommunicatie) en ten slotte innovatieve lagen (predictive deployment, retributie, volledige Vlaamse data-uitwisseling).</w:t>
        </w:r>
      </w:ins>
    </w:p>
    <w:p w14:paraId="1E7B7DD9" w14:textId="41DED7B4" w:rsidR="2D60588C" w:rsidRDefault="2D60588C">
      <w:pPr>
        <w:pStyle w:val="Lijstalinea"/>
        <w:numPr>
          <w:ilvl w:val="0"/>
          <w:numId w:val="128"/>
        </w:numPr>
        <w:spacing w:before="240" w:after="240"/>
        <w:rPr>
          <w:ins w:id="213" w:author="Michel Gerits" w:date="2025-08-29T14:34:00Z" w16du:dateUtc="2025-08-29T14:34:58Z"/>
          <w:rFonts w:ascii="Calibri" w:eastAsia="Calibri" w:hAnsi="Calibri" w:cs="Calibri"/>
        </w:rPr>
        <w:pPrChange w:id="214" w:author="Michel Gerits" w:date="2025-08-29T14:34:00Z">
          <w:pPr/>
        </w:pPrChange>
      </w:pPr>
      <w:ins w:id="215" w:author="Michel Gerits" w:date="2025-08-29T14:34:00Z">
        <w:r w:rsidRPr="24EE5D99">
          <w:rPr>
            <w:rFonts w:ascii="Calibri" w:eastAsia="Calibri" w:hAnsi="Calibri" w:cs="Calibri"/>
          </w:rPr>
          <w:t>Elke laag heeft een eigen scope, werkpakket, planning en budget, maar wordt vanaf dag één ontworpen om naadloos in het geheel te passen.</w:t>
        </w:r>
      </w:ins>
    </w:p>
    <w:p w14:paraId="227F1DD4" w14:textId="41899A0D" w:rsidR="24EE5D99" w:rsidRDefault="24EE5D99" w:rsidP="24EE5D99">
      <w:pPr>
        <w:spacing w:after="0" w:line="260" w:lineRule="exact"/>
        <w:rPr>
          <w:rFonts w:eastAsia="Segoe UI"/>
          <w:color w:val="000000" w:themeColor="text1"/>
        </w:rPr>
      </w:pPr>
    </w:p>
    <w:p w14:paraId="1E4FE795" w14:textId="6CF32A3C" w:rsidR="00F10996" w:rsidRPr="0033326C" w:rsidRDefault="00F10996" w:rsidP="00B92A6C">
      <w:pPr>
        <w:spacing w:after="0" w:line="260" w:lineRule="exact"/>
        <w:rPr>
          <w:rFonts w:eastAsia="Segoe UI" w:cstheme="minorHAnsi"/>
          <w:color w:val="000000" w:themeColor="text1"/>
        </w:rPr>
      </w:pPr>
    </w:p>
    <w:p w14:paraId="587F8A4C" w14:textId="0C01FA0B" w:rsidR="00B92A6C" w:rsidRPr="0033326C" w:rsidRDefault="00B92A6C" w:rsidP="00B92A6C">
      <w:pPr>
        <w:numPr>
          <w:ilvl w:val="0"/>
          <w:numId w:val="32"/>
        </w:numPr>
        <w:spacing w:after="0" w:line="260" w:lineRule="exact"/>
        <w:rPr>
          <w:rFonts w:eastAsia="Segoe UI"/>
          <w:color w:val="000000" w:themeColor="text1"/>
        </w:rPr>
      </w:pPr>
      <w:r w:rsidRPr="21018B80">
        <w:rPr>
          <w:rFonts w:eastAsia="Segoe UI"/>
          <w:b/>
          <w:color w:val="000000" w:themeColor="text1"/>
        </w:rPr>
        <w:t>Kernlaag (laag 1)</w:t>
      </w:r>
      <w:r w:rsidRPr="21018B80">
        <w:rPr>
          <w:rFonts w:eastAsia="Segoe UI"/>
          <w:color w:val="000000" w:themeColor="text1"/>
        </w:rPr>
        <w:t xml:space="preserve"> – absoluut noodzakelijk voor de start:</w:t>
      </w:r>
    </w:p>
    <w:p w14:paraId="2FE96179" w14:textId="587C1C59"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Mobile-first vaststellingen-app</w:t>
      </w:r>
    </w:p>
    <w:p w14:paraId="274D2CF6" w14:textId="4DDAA184"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Basis GIPOD-koppeling voor werkzones en plandata</w:t>
      </w:r>
    </w:p>
    <w:p w14:paraId="56C29037" w14:textId="77777777"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Kern-GIS-viewer met geotagged foto’s</w:t>
      </w:r>
    </w:p>
    <w:p w14:paraId="01236653" w14:textId="4F3CA402"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Basisrapportering &amp; KPI’s (veiligheid, signalisatie, hersteltijd)</w:t>
      </w:r>
    </w:p>
    <w:p w14:paraId="4619378C" w14:textId="72E2A4EF" w:rsidR="00B92A6C" w:rsidRPr="0033326C" w:rsidRDefault="00B92A6C" w:rsidP="00B92A6C">
      <w:pPr>
        <w:numPr>
          <w:ilvl w:val="0"/>
          <w:numId w:val="32"/>
        </w:numPr>
        <w:spacing w:after="0" w:line="260" w:lineRule="exact"/>
        <w:rPr>
          <w:rFonts w:eastAsia="Segoe UI" w:cstheme="minorHAnsi"/>
          <w:color w:val="000000" w:themeColor="text1"/>
        </w:rPr>
      </w:pPr>
      <w:r w:rsidRPr="0033326C">
        <w:rPr>
          <w:rFonts w:eastAsia="Segoe UI" w:cstheme="minorHAnsi"/>
          <w:b/>
          <w:bCs/>
          <w:color w:val="000000" w:themeColor="text1"/>
        </w:rPr>
        <w:t>Uitbreidingslaag (laag 2)</w:t>
      </w:r>
      <w:r w:rsidRPr="0033326C">
        <w:rPr>
          <w:rFonts w:eastAsia="Segoe UI" w:cstheme="minorHAnsi"/>
          <w:color w:val="000000" w:themeColor="text1"/>
        </w:rPr>
        <w:t xml:space="preserve"> – na eerste succes:</w:t>
      </w:r>
    </w:p>
    <w:p w14:paraId="5074D4F2" w14:textId="77777777"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Integratie met vergunningendatabases</w:t>
      </w:r>
    </w:p>
    <w:p w14:paraId="2D1A1A1D" w14:textId="13106CBE"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AI-beeldherkenning voor materiaal en schade</w:t>
      </w:r>
    </w:p>
    <w:p w14:paraId="5D6887FA" w14:textId="04B0A3B7"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Automatische validatie tegen Code Nuts &amp; OSLO-profiel</w:t>
      </w:r>
    </w:p>
    <w:p w14:paraId="0E355991" w14:textId="2691949D"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Bewonersbrief-generator &amp; infobordenmodule</w:t>
      </w:r>
    </w:p>
    <w:p w14:paraId="2FB9B7B0" w14:textId="04232A26" w:rsidR="00B92A6C" w:rsidRPr="0033326C" w:rsidRDefault="00B92A6C" w:rsidP="00B92A6C">
      <w:pPr>
        <w:numPr>
          <w:ilvl w:val="0"/>
          <w:numId w:val="32"/>
        </w:numPr>
        <w:spacing w:after="0" w:line="260" w:lineRule="exact"/>
        <w:rPr>
          <w:rFonts w:eastAsia="Segoe UI" w:cstheme="minorHAnsi"/>
          <w:color w:val="000000" w:themeColor="text1"/>
        </w:rPr>
      </w:pPr>
      <w:r w:rsidRPr="0033326C">
        <w:rPr>
          <w:rFonts w:eastAsia="Segoe UI" w:cstheme="minorHAnsi"/>
          <w:b/>
          <w:bCs/>
          <w:color w:val="000000" w:themeColor="text1"/>
        </w:rPr>
        <w:t>Innovatielaag (laag 3)</w:t>
      </w:r>
      <w:r w:rsidRPr="0033326C">
        <w:rPr>
          <w:rFonts w:eastAsia="Segoe UI" w:cstheme="minorHAnsi"/>
          <w:color w:val="000000" w:themeColor="text1"/>
        </w:rPr>
        <w:t xml:space="preserve"> – opschaling en optimalisatie:</w:t>
      </w:r>
    </w:p>
    <w:p w14:paraId="02C8B4A1" w14:textId="5CAC6F4A"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Predictive deployment voor toezichters</w:t>
      </w:r>
    </w:p>
    <w:p w14:paraId="68C64839" w14:textId="16FFA970" w:rsidR="00B92A6C" w:rsidRPr="003332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Geautomatiseerde retributie- en facturatiemodules</w:t>
      </w:r>
    </w:p>
    <w:p w14:paraId="19CD9458" w14:textId="0E198050" w:rsidR="00B92A6C" w:rsidRDefault="00B92A6C" w:rsidP="00B92A6C">
      <w:pPr>
        <w:numPr>
          <w:ilvl w:val="1"/>
          <w:numId w:val="32"/>
        </w:numPr>
        <w:spacing w:after="0" w:line="260" w:lineRule="exact"/>
        <w:rPr>
          <w:rFonts w:eastAsia="Segoe UI" w:cstheme="minorHAnsi"/>
          <w:color w:val="000000" w:themeColor="text1"/>
        </w:rPr>
      </w:pPr>
      <w:r w:rsidRPr="0033326C">
        <w:rPr>
          <w:rFonts w:eastAsia="Segoe UI" w:cstheme="minorHAnsi"/>
          <w:color w:val="000000" w:themeColor="text1"/>
        </w:rPr>
        <w:t>Regionale/Vlaamse data-uitwisseling met andere steden</w:t>
      </w:r>
    </w:p>
    <w:p w14:paraId="4FC1EEC0" w14:textId="5DF967B1" w:rsidR="00F10996" w:rsidRPr="0033326C" w:rsidRDefault="00F10996" w:rsidP="00EB7F78">
      <w:pPr>
        <w:spacing w:after="0" w:line="260" w:lineRule="exact"/>
        <w:ind w:left="1440"/>
        <w:rPr>
          <w:rFonts w:eastAsia="Segoe UI" w:cstheme="minorHAnsi"/>
          <w:color w:val="000000" w:themeColor="text1"/>
        </w:rPr>
      </w:pPr>
    </w:p>
    <w:p w14:paraId="7ACDD282" w14:textId="01CBC2C7" w:rsidR="00EB7F78" w:rsidRDefault="00B92A6C" w:rsidP="00B92A6C">
      <w:pPr>
        <w:spacing w:after="0" w:line="260" w:lineRule="exact"/>
        <w:rPr>
          <w:rFonts w:eastAsia="Segoe UI" w:cstheme="minorHAnsi"/>
          <w:color w:val="000000" w:themeColor="text1"/>
        </w:rPr>
      </w:pPr>
      <w:r w:rsidRPr="0033326C">
        <w:rPr>
          <w:rFonts w:eastAsia="Segoe UI" w:cstheme="minorHAnsi"/>
          <w:color w:val="000000" w:themeColor="text1"/>
        </w:rPr>
        <w:t xml:space="preserve">Elke laag heeft zijn eigen </w:t>
      </w:r>
      <w:r w:rsidRPr="0033326C">
        <w:rPr>
          <w:rFonts w:eastAsia="Segoe UI" w:cstheme="minorHAnsi"/>
          <w:b/>
          <w:bCs/>
          <w:color w:val="000000" w:themeColor="text1"/>
        </w:rPr>
        <w:t>scope, deliverables, budget en planning</w:t>
      </w:r>
      <w:r w:rsidRPr="0033326C">
        <w:rPr>
          <w:rFonts w:eastAsia="Segoe UI" w:cstheme="minorHAnsi"/>
          <w:color w:val="000000" w:themeColor="text1"/>
        </w:rPr>
        <w:t>, maar is vanaf dag één ontworpen om in het geheel te passen.</w:t>
      </w:r>
    </w:p>
    <w:p w14:paraId="417CBFB9" w14:textId="10EFDA15" w:rsidR="00B92A6C" w:rsidRPr="0033326C" w:rsidRDefault="00B92A6C" w:rsidP="00B92A6C">
      <w:pPr>
        <w:spacing w:after="0" w:line="260" w:lineRule="exact"/>
        <w:rPr>
          <w:rFonts w:eastAsia="Segoe UI" w:cstheme="minorHAnsi"/>
          <w:color w:val="000000" w:themeColor="text1"/>
        </w:rPr>
      </w:pPr>
    </w:p>
    <w:p w14:paraId="69D3EBDB" w14:textId="124F4177" w:rsidR="00B92A6C" w:rsidRPr="0033326C" w:rsidRDefault="00B92A6C" w:rsidP="00B92A6C">
      <w:pPr>
        <w:spacing w:after="0" w:line="260" w:lineRule="exact"/>
        <w:rPr>
          <w:rFonts w:eastAsia="Segoe UI" w:cstheme="minorHAnsi"/>
          <w:b/>
          <w:bCs/>
          <w:color w:val="000000" w:themeColor="text1"/>
        </w:rPr>
      </w:pPr>
      <w:r w:rsidRPr="0033326C">
        <w:rPr>
          <w:rFonts w:eastAsia="Segoe UI" w:cstheme="minorHAnsi"/>
          <w:b/>
          <w:bCs/>
          <w:color w:val="000000" w:themeColor="text1"/>
        </w:rPr>
        <w:t>Innovatief karakter</w:t>
      </w:r>
    </w:p>
    <w:p w14:paraId="020C0DA0" w14:textId="77777777" w:rsidR="00B92A6C" w:rsidRPr="0033326C" w:rsidRDefault="00B92A6C" w:rsidP="00B92A6C">
      <w:pPr>
        <w:numPr>
          <w:ilvl w:val="0"/>
          <w:numId w:val="33"/>
        </w:numPr>
        <w:spacing w:after="0" w:line="260" w:lineRule="exact"/>
        <w:rPr>
          <w:rFonts w:eastAsia="Segoe UI" w:cstheme="minorHAnsi"/>
          <w:color w:val="000000" w:themeColor="text1"/>
        </w:rPr>
      </w:pPr>
      <w:r w:rsidRPr="0033326C">
        <w:rPr>
          <w:rFonts w:eastAsia="Segoe UI" w:cstheme="minorHAnsi"/>
          <w:b/>
          <w:bCs/>
          <w:color w:val="000000" w:themeColor="text1"/>
        </w:rPr>
        <w:t>Modulair &amp; schaalbaar</w:t>
      </w:r>
      <w:r w:rsidRPr="0033326C">
        <w:rPr>
          <w:rFonts w:eastAsia="Segoe UI" w:cstheme="minorHAnsi"/>
          <w:color w:val="000000" w:themeColor="text1"/>
        </w:rPr>
        <w:t>: elke laag kan apart gefinancierd, getest en uitgerold worden.</w:t>
      </w:r>
    </w:p>
    <w:p w14:paraId="2373572B" w14:textId="50D162CF" w:rsidR="00B92A6C" w:rsidRPr="0033326C" w:rsidRDefault="00B92A6C" w:rsidP="00B92A6C">
      <w:pPr>
        <w:numPr>
          <w:ilvl w:val="0"/>
          <w:numId w:val="33"/>
        </w:numPr>
        <w:spacing w:after="0" w:line="260" w:lineRule="exact"/>
        <w:rPr>
          <w:rFonts w:eastAsia="Segoe UI" w:cstheme="minorHAnsi"/>
          <w:color w:val="000000" w:themeColor="text1"/>
        </w:rPr>
      </w:pPr>
      <w:r w:rsidRPr="0033326C">
        <w:rPr>
          <w:rFonts w:eastAsia="Segoe UI" w:cstheme="minorHAnsi"/>
          <w:b/>
          <w:bCs/>
          <w:color w:val="000000" w:themeColor="text1"/>
        </w:rPr>
        <w:t>Snelle eerste waarde</w:t>
      </w:r>
      <w:r w:rsidRPr="0033326C">
        <w:rPr>
          <w:rFonts w:eastAsia="Segoe UI" w:cstheme="minorHAnsi"/>
          <w:color w:val="000000" w:themeColor="text1"/>
        </w:rPr>
        <w:t>: laag 1 levert al meetbare verbeteringen (kortere doorlooptijd, hogere datakwaliteit).</w:t>
      </w:r>
    </w:p>
    <w:p w14:paraId="1AE3CE43" w14:textId="3E870932" w:rsidR="00B92A6C" w:rsidRPr="0033326C" w:rsidRDefault="00B92A6C" w:rsidP="00B92A6C">
      <w:pPr>
        <w:numPr>
          <w:ilvl w:val="0"/>
          <w:numId w:val="33"/>
        </w:numPr>
        <w:spacing w:after="0" w:line="260" w:lineRule="exact"/>
        <w:rPr>
          <w:rFonts w:eastAsia="Segoe UI" w:cstheme="minorHAnsi"/>
          <w:color w:val="000000" w:themeColor="text1"/>
        </w:rPr>
      </w:pPr>
      <w:r w:rsidRPr="0033326C">
        <w:rPr>
          <w:rFonts w:eastAsia="Segoe UI" w:cstheme="minorHAnsi"/>
          <w:b/>
          <w:bCs/>
          <w:color w:val="000000" w:themeColor="text1"/>
        </w:rPr>
        <w:t>Toekomstgericht</w:t>
      </w:r>
      <w:r w:rsidRPr="0033326C">
        <w:rPr>
          <w:rFonts w:eastAsia="Segoe UI" w:cstheme="minorHAnsi"/>
          <w:color w:val="000000" w:themeColor="text1"/>
        </w:rPr>
        <w:t>: architectuur houdt rekening met AI-evolutie en nieuwe OSLO-standaarden.</w:t>
      </w:r>
    </w:p>
    <w:p w14:paraId="22F8FFA9" w14:textId="62277CF8" w:rsidR="00B92A6C" w:rsidRPr="0033326C" w:rsidRDefault="70FB5F2B" w:rsidP="69C0C547">
      <w:pPr>
        <w:numPr>
          <w:ilvl w:val="0"/>
          <w:numId w:val="33"/>
        </w:numPr>
        <w:spacing w:after="0" w:line="260" w:lineRule="exact"/>
        <w:rPr>
          <w:ins w:id="216" w:author="Michel Gerits" w:date="2025-08-29T14:36:00Z" w16du:dateUtc="2025-08-29T14:36:29Z"/>
          <w:rFonts w:eastAsia="Segoe UI"/>
          <w:color w:val="000000" w:themeColor="text1"/>
        </w:rPr>
      </w:pPr>
      <w:ins w:id="217" w:author="Michel Gerits" w:date="2025-08-29T14:36:00Z">
        <w:r w:rsidRPr="24EE5D99">
          <w:rPr>
            <w:rFonts w:ascii="Calibri" w:eastAsia="Calibri" w:hAnsi="Calibri" w:cs="Calibri"/>
            <w:b/>
            <w:bCs/>
          </w:rPr>
          <w:t>Flexibele instap</w:t>
        </w:r>
        <w:r w:rsidRPr="24EE5D99">
          <w:rPr>
            <w:rFonts w:ascii="Calibri" w:eastAsia="Calibri" w:hAnsi="Calibri" w:cs="Calibri"/>
          </w:rPr>
          <w:t xml:space="preserve">: nutsbedrijven en gemeenten kunnen beginnen met de kernlaag en later opschalen, wat de drempel verlaagt en adoptie versnelt. </w:t>
        </w:r>
      </w:ins>
    </w:p>
    <w:p w14:paraId="306CAF51" w14:textId="3CD4AF93" w:rsidR="00B92A6C" w:rsidRPr="0033326C" w:rsidRDefault="2C503E21" w:rsidP="69C0C547">
      <w:pPr>
        <w:numPr>
          <w:ilvl w:val="0"/>
          <w:numId w:val="33"/>
        </w:numPr>
        <w:spacing w:after="0" w:line="260" w:lineRule="exact"/>
        <w:rPr>
          <w:ins w:id="218" w:author="Michel Gerits" w:date="2025-08-29T14:36:00Z" w16du:dateUtc="2025-08-29T14:36:00Z"/>
          <w:rFonts w:eastAsia="Segoe UI"/>
          <w:color w:val="000000" w:themeColor="text1"/>
        </w:rPr>
      </w:pPr>
      <w:r w:rsidRPr="69C0C547">
        <w:rPr>
          <w:rFonts w:eastAsia="Segoe UI"/>
          <w:b/>
          <w:bCs/>
          <w:color w:val="000000" w:themeColor="text1"/>
        </w:rPr>
        <w:t>Herbruikbaar in Vlaanderen</w:t>
      </w:r>
      <w:r w:rsidRPr="69C0C547">
        <w:rPr>
          <w:rFonts w:eastAsia="Segoe UI"/>
          <w:color w:val="000000" w:themeColor="text1"/>
        </w:rPr>
        <w:t>: geen Antwerpen</w:t>
      </w:r>
      <w:ins w:id="219" w:author="Annik Schouteden" w:date="2025-08-18T14:19:00Z">
        <w:r w:rsidR="70344DC5" w:rsidRPr="69C0C547">
          <w:rPr>
            <w:rFonts w:eastAsia="Segoe UI"/>
            <w:color w:val="000000" w:themeColor="text1"/>
          </w:rPr>
          <w:t xml:space="preserve"> </w:t>
        </w:r>
      </w:ins>
      <w:r w:rsidRPr="69C0C547">
        <w:rPr>
          <w:rFonts w:eastAsia="Segoe UI"/>
          <w:color w:val="000000" w:themeColor="text1"/>
        </w:rPr>
        <w:t>specifiek ontwerp, maar generiek toepasbaar.</w:t>
      </w:r>
    </w:p>
    <w:p w14:paraId="4AC3171C" w14:textId="0F6174F5" w:rsidR="793A73C1" w:rsidRDefault="793A73C1" w:rsidP="24EE5D99">
      <w:pPr>
        <w:numPr>
          <w:ilvl w:val="0"/>
          <w:numId w:val="33"/>
        </w:numPr>
        <w:spacing w:after="0" w:line="260" w:lineRule="exact"/>
        <w:rPr>
          <w:rFonts w:ascii="Calibri" w:eastAsia="Calibri" w:hAnsi="Calibri" w:cs="Calibri"/>
        </w:rPr>
      </w:pPr>
      <w:ins w:id="220" w:author="Michel Gerits" w:date="2025-08-29T14:36:00Z">
        <w:r w:rsidRPr="24EE5D99">
          <w:rPr>
            <w:rFonts w:ascii="Calibri" w:eastAsia="Calibri" w:hAnsi="Calibri" w:cs="Calibri"/>
            <w:b/>
            <w:bCs/>
          </w:rPr>
          <w:lastRenderedPageBreak/>
          <w:t>Marktgericht aanbesteden</w:t>
        </w:r>
        <w:r w:rsidRPr="24EE5D99">
          <w:rPr>
            <w:rFonts w:ascii="Calibri" w:eastAsia="Calibri" w:hAnsi="Calibri" w:cs="Calibri"/>
          </w:rPr>
          <w:t>: elke module kan apart aanbesteed worden met selectiecriteria rond openheid en interoperabiliteit, wat de markt stimuleert en vendor lock-in voorkomt.</w:t>
        </w:r>
      </w:ins>
    </w:p>
    <w:p w14:paraId="548E7B22" w14:textId="5C8E1BF6" w:rsidR="00B92A6C" w:rsidRPr="0033326C" w:rsidRDefault="00B92A6C" w:rsidP="00B92A6C">
      <w:pPr>
        <w:spacing w:after="0" w:line="260" w:lineRule="exact"/>
        <w:rPr>
          <w:rFonts w:eastAsia="Segoe UI" w:cstheme="minorHAnsi"/>
          <w:color w:val="000000" w:themeColor="text1"/>
        </w:rPr>
      </w:pPr>
    </w:p>
    <w:p w14:paraId="7916B6D7" w14:textId="478BD582" w:rsidR="00B92A6C" w:rsidRPr="0033326C" w:rsidRDefault="00B92A6C" w:rsidP="00B92A6C">
      <w:pPr>
        <w:spacing w:after="0" w:line="260" w:lineRule="exact"/>
        <w:rPr>
          <w:rFonts w:eastAsia="Segoe UI" w:cstheme="minorHAnsi"/>
          <w:b/>
          <w:bCs/>
          <w:color w:val="000000" w:themeColor="text1"/>
        </w:rPr>
      </w:pPr>
      <w:r w:rsidRPr="0033326C">
        <w:rPr>
          <w:rFonts w:eastAsia="Segoe UI" w:cstheme="minorHAnsi"/>
          <w:b/>
          <w:bCs/>
          <w:color w:val="000000" w:themeColor="text1"/>
        </w:rPr>
        <w:t>Impact</w:t>
      </w:r>
    </w:p>
    <w:p w14:paraId="77716118" w14:textId="77777777" w:rsidR="00B92A6C" w:rsidRPr="0033326C" w:rsidRDefault="00B92A6C" w:rsidP="00B92A6C">
      <w:pPr>
        <w:numPr>
          <w:ilvl w:val="0"/>
          <w:numId w:val="34"/>
        </w:numPr>
        <w:spacing w:after="0" w:line="260" w:lineRule="exact"/>
        <w:rPr>
          <w:rFonts w:eastAsia="Segoe UI" w:cstheme="minorHAnsi"/>
          <w:color w:val="000000" w:themeColor="text1"/>
        </w:rPr>
      </w:pPr>
      <w:r w:rsidRPr="0033326C">
        <w:rPr>
          <w:rFonts w:eastAsia="Segoe UI" w:cstheme="minorHAnsi"/>
          <w:b/>
          <w:bCs/>
          <w:color w:val="000000" w:themeColor="text1"/>
        </w:rPr>
        <w:t>Operationeel</w:t>
      </w:r>
      <w:r w:rsidRPr="0033326C">
        <w:rPr>
          <w:rFonts w:eastAsia="Segoe UI" w:cstheme="minorHAnsi"/>
          <w:color w:val="000000" w:themeColor="text1"/>
        </w:rPr>
        <w:t>: directe reductie van fouten en manueel werk in kernprocessen.</w:t>
      </w:r>
    </w:p>
    <w:p w14:paraId="53A6D3D2" w14:textId="77777777" w:rsidR="00B92A6C" w:rsidRPr="0033326C" w:rsidRDefault="00B92A6C" w:rsidP="00B92A6C">
      <w:pPr>
        <w:numPr>
          <w:ilvl w:val="0"/>
          <w:numId w:val="34"/>
        </w:numPr>
        <w:spacing w:after="0" w:line="260" w:lineRule="exact"/>
        <w:rPr>
          <w:ins w:id="221" w:author="Michel Gerits" w:date="2025-08-29T14:37:00Z" w16du:dateUtc="2025-08-29T14:37:03Z"/>
          <w:rFonts w:eastAsia="Segoe UI"/>
          <w:color w:val="000000" w:themeColor="text1"/>
        </w:rPr>
      </w:pPr>
      <w:r w:rsidRPr="24EE5D99">
        <w:rPr>
          <w:rFonts w:eastAsia="Segoe UI"/>
          <w:b/>
          <w:color w:val="000000" w:themeColor="text1"/>
        </w:rPr>
        <w:t>Personeel</w:t>
      </w:r>
      <w:r w:rsidRPr="24EE5D99">
        <w:rPr>
          <w:rFonts w:eastAsia="Segoe UI"/>
          <w:color w:val="000000" w:themeColor="text1"/>
        </w:rPr>
        <w:t>: minder druk op toezichters door betere voorbereiding en live contextinfo.</w:t>
      </w:r>
    </w:p>
    <w:p w14:paraId="0A78771A" w14:textId="2AFF2DE0" w:rsidR="64DC0DC9" w:rsidRDefault="64DC0DC9" w:rsidP="24EE5D99">
      <w:pPr>
        <w:numPr>
          <w:ilvl w:val="0"/>
          <w:numId w:val="34"/>
        </w:numPr>
        <w:spacing w:after="0" w:line="260" w:lineRule="exact"/>
        <w:rPr>
          <w:rFonts w:ascii="Calibri" w:eastAsia="Calibri" w:hAnsi="Calibri" w:cs="Calibri"/>
        </w:rPr>
      </w:pPr>
      <w:ins w:id="222" w:author="Michel Gerits" w:date="2025-08-29T14:37:00Z">
        <w:r w:rsidRPr="24EE5D99">
          <w:rPr>
            <w:rFonts w:ascii="Calibri" w:eastAsia="Calibri" w:hAnsi="Calibri" w:cs="Calibri"/>
            <w:b/>
            <w:bCs/>
          </w:rPr>
          <w:t>Samenwerking</w:t>
        </w:r>
        <w:r w:rsidRPr="24EE5D99">
          <w:rPr>
            <w:rFonts w:ascii="Calibri" w:eastAsia="Calibri" w:hAnsi="Calibri" w:cs="Calibri"/>
          </w:rPr>
          <w:t>: nutsbedrijven hoeven niet vanaf dag één hun hele interne structuur open te breken, maar kunnen stap voor stap aansluiten.</w:t>
        </w:r>
      </w:ins>
    </w:p>
    <w:p w14:paraId="4219141A" w14:textId="77777777" w:rsidR="00B92A6C" w:rsidRPr="0033326C" w:rsidRDefault="00B92A6C" w:rsidP="00B92A6C">
      <w:pPr>
        <w:numPr>
          <w:ilvl w:val="0"/>
          <w:numId w:val="34"/>
        </w:numPr>
        <w:spacing w:after="0" w:line="260" w:lineRule="exact"/>
        <w:rPr>
          <w:rFonts w:eastAsia="Segoe UI" w:cstheme="minorHAnsi"/>
          <w:color w:val="000000" w:themeColor="text1"/>
        </w:rPr>
      </w:pPr>
      <w:r w:rsidRPr="0033326C">
        <w:rPr>
          <w:rFonts w:eastAsia="Segoe UI" w:cstheme="minorHAnsi"/>
          <w:b/>
          <w:bCs/>
          <w:color w:val="000000" w:themeColor="text1"/>
        </w:rPr>
        <w:t>Burger</w:t>
      </w:r>
      <w:r w:rsidRPr="0033326C">
        <w:rPr>
          <w:rFonts w:eastAsia="Segoe UI" w:cstheme="minorHAnsi"/>
          <w:color w:val="000000" w:themeColor="text1"/>
        </w:rPr>
        <w:t>: meer transparantie over werken en herstellingen.</w:t>
      </w:r>
    </w:p>
    <w:p w14:paraId="57250A1A" w14:textId="77777777" w:rsidR="00B92A6C" w:rsidRPr="0033326C" w:rsidRDefault="00B92A6C" w:rsidP="00B92A6C">
      <w:pPr>
        <w:numPr>
          <w:ilvl w:val="0"/>
          <w:numId w:val="34"/>
        </w:numPr>
        <w:spacing w:after="0" w:line="260" w:lineRule="exact"/>
        <w:rPr>
          <w:rFonts w:eastAsia="Segoe UI" w:cstheme="minorHAnsi"/>
          <w:color w:val="000000" w:themeColor="text1"/>
        </w:rPr>
      </w:pPr>
      <w:r w:rsidRPr="0033326C">
        <w:rPr>
          <w:rFonts w:eastAsia="Segoe UI" w:cstheme="minorHAnsi"/>
          <w:b/>
          <w:bCs/>
          <w:color w:val="000000" w:themeColor="text1"/>
        </w:rPr>
        <w:t>Vlaams niveau</w:t>
      </w:r>
      <w:r w:rsidRPr="0033326C">
        <w:rPr>
          <w:rFonts w:eastAsia="Segoe UI" w:cstheme="minorHAnsi"/>
          <w:color w:val="000000" w:themeColor="text1"/>
        </w:rPr>
        <w:t>: mogelijkheid tot brede adoptie via gestandaardiseerde data-uitwisseling.</w:t>
      </w:r>
    </w:p>
    <w:p w14:paraId="43016D6C" w14:textId="52D39F62" w:rsidR="00B92A6C" w:rsidRPr="0033326C" w:rsidRDefault="00B92A6C" w:rsidP="00B92A6C">
      <w:pPr>
        <w:spacing w:after="0" w:line="260" w:lineRule="exact"/>
        <w:rPr>
          <w:rFonts w:eastAsia="Segoe UI" w:cstheme="minorHAnsi"/>
          <w:color w:val="000000" w:themeColor="text1"/>
        </w:rPr>
      </w:pPr>
    </w:p>
    <w:p w14:paraId="28CFAA3E" w14:textId="77777777" w:rsidR="00B92A6C" w:rsidRPr="0033326C" w:rsidRDefault="00B92A6C" w:rsidP="00B92A6C">
      <w:pPr>
        <w:spacing w:after="0" w:line="260" w:lineRule="exact"/>
        <w:rPr>
          <w:rFonts w:eastAsia="Segoe UI" w:cstheme="minorHAnsi"/>
          <w:b/>
          <w:bCs/>
          <w:color w:val="000000" w:themeColor="text1"/>
        </w:rPr>
      </w:pPr>
      <w:r w:rsidRPr="0033326C">
        <w:rPr>
          <w:rFonts w:eastAsia="Segoe UI" w:cstheme="minorHAnsi"/>
          <w:b/>
          <w:bCs/>
          <w:color w:val="000000" w:themeColor="text1"/>
        </w:rPr>
        <w:t>Schaalbaarheid</w:t>
      </w:r>
    </w:p>
    <w:p w14:paraId="41C2D67A" w14:textId="2C3A8F59" w:rsidR="00B92A6C" w:rsidRPr="0033326C" w:rsidRDefault="00B92A6C" w:rsidP="00B92A6C">
      <w:pPr>
        <w:numPr>
          <w:ilvl w:val="0"/>
          <w:numId w:val="35"/>
        </w:numPr>
        <w:spacing w:after="0" w:line="260" w:lineRule="exact"/>
        <w:rPr>
          <w:ins w:id="223" w:author="Michel Gerits" w:date="2025-08-29T14:38:00Z" w16du:dateUtc="2025-08-29T14:38:42Z"/>
          <w:rFonts w:eastAsia="Segoe UI"/>
          <w:color w:val="000000" w:themeColor="text1"/>
        </w:rPr>
      </w:pPr>
      <w:r w:rsidRPr="24EE5D99">
        <w:rPr>
          <w:rFonts w:eastAsia="Segoe UI"/>
          <w:color w:val="000000" w:themeColor="text1"/>
        </w:rPr>
        <w:t>Ontwikkelbaar met bestaande bouwblokken (</w:t>
      </w:r>
      <w:ins w:id="224" w:author="Michel Gerits" w:date="2025-08-29T14:38:00Z">
        <w:r w:rsidR="39D4F24C" w:rsidRPr="24EE5D99">
          <w:rPr>
            <w:rFonts w:ascii="Calibri" w:eastAsia="Calibri" w:hAnsi="Calibri" w:cs="Calibri"/>
          </w:rPr>
          <w:t xml:space="preserve">OSLO, </w:t>
        </w:r>
      </w:ins>
      <w:r w:rsidRPr="24EE5D99">
        <w:rPr>
          <w:rFonts w:eastAsia="Segoe UI"/>
          <w:color w:val="000000" w:themeColor="text1"/>
        </w:rPr>
        <w:t>GIPOD-API, bestaande GIS-componenten, standaard mobiele frameworks).</w:t>
      </w:r>
    </w:p>
    <w:p w14:paraId="75424C59" w14:textId="288AD875" w:rsidR="37E23A01" w:rsidRDefault="37E23A01" w:rsidP="24EE5D99">
      <w:pPr>
        <w:numPr>
          <w:ilvl w:val="0"/>
          <w:numId w:val="35"/>
        </w:numPr>
        <w:spacing w:after="0" w:line="260" w:lineRule="exact"/>
        <w:rPr>
          <w:rFonts w:ascii="Calibri" w:eastAsia="Calibri" w:hAnsi="Calibri" w:cs="Calibri"/>
        </w:rPr>
      </w:pPr>
      <w:ins w:id="225" w:author="Michel Gerits" w:date="2025-08-29T14:38:00Z">
        <w:r w:rsidRPr="24EE5D99">
          <w:rPr>
            <w:rFonts w:ascii="Calibri" w:eastAsia="Calibri" w:hAnsi="Calibri" w:cs="Calibri"/>
            <w:rPrChange w:id="226" w:author="Michel Gerits" w:date="2025-08-29T14:38:00Z">
              <w:rPr>
                <w:rFonts w:ascii="Calibri" w:eastAsia="Calibri" w:hAnsi="Calibri" w:cs="Calibri"/>
                <w:b/>
                <w:bCs/>
              </w:rPr>
            </w:rPrChange>
          </w:rPr>
          <w:t>Opschalingsmodel</w:t>
        </w:r>
        <w:r w:rsidRPr="24EE5D99">
          <w:rPr>
            <w:rFonts w:ascii="Calibri" w:eastAsia="Calibri" w:hAnsi="Calibri" w:cs="Calibri"/>
          </w:rPr>
          <w:t>: kleine gemeenten kunnen starten met de kernlaag, grotere steden kunnen meteen meerdere lagen implementeren.</w:t>
        </w:r>
      </w:ins>
    </w:p>
    <w:p w14:paraId="6AAAEADF" w14:textId="77777777" w:rsidR="00B92A6C" w:rsidRPr="0033326C" w:rsidRDefault="00B92A6C" w:rsidP="00B92A6C">
      <w:pPr>
        <w:numPr>
          <w:ilvl w:val="0"/>
          <w:numId w:val="35"/>
        </w:numPr>
        <w:spacing w:after="0" w:line="260" w:lineRule="exact"/>
        <w:rPr>
          <w:rFonts w:eastAsia="Segoe UI" w:cstheme="minorHAnsi"/>
          <w:color w:val="000000" w:themeColor="text1"/>
        </w:rPr>
      </w:pPr>
      <w:r w:rsidRPr="0033326C">
        <w:rPr>
          <w:rFonts w:eastAsia="Segoe UI" w:cstheme="minorHAnsi"/>
          <w:color w:val="000000" w:themeColor="text1"/>
        </w:rPr>
        <w:t>Eenvoudige uitrol naar andere steden via parametrisatie van lokale regels en materialen.</w:t>
      </w:r>
    </w:p>
    <w:p w14:paraId="57CB862D" w14:textId="6BB149E8" w:rsidR="00B92A6C" w:rsidRPr="0033326C" w:rsidRDefault="0F2E029F" w:rsidP="24EE5D99">
      <w:pPr>
        <w:numPr>
          <w:ilvl w:val="0"/>
          <w:numId w:val="35"/>
        </w:numPr>
        <w:spacing w:after="0" w:line="260" w:lineRule="exact"/>
        <w:rPr>
          <w:ins w:id="227" w:author="Michel Gerits" w:date="2025-08-29T14:40:00Z" w16du:dateUtc="2025-08-29T14:40:15Z"/>
          <w:rFonts w:ascii="Calibri" w:eastAsia="Calibri" w:hAnsi="Calibri" w:cs="Calibri"/>
        </w:rPr>
      </w:pPr>
      <w:ins w:id="228" w:author="Michel Gerits" w:date="2025-08-29T14:40:00Z">
        <w:r w:rsidRPr="24EE5D99">
          <w:rPr>
            <w:rFonts w:eastAsiaTheme="minorEastAsia"/>
            <w:color w:val="000000" w:themeColor="text1"/>
          </w:rPr>
          <w:t>Gefase</w:t>
        </w:r>
        <w:r w:rsidRPr="24EE5D99">
          <w:rPr>
            <w:rFonts w:ascii="Calibri" w:eastAsia="Calibri" w:hAnsi="Calibri" w:cs="Calibri"/>
          </w:rPr>
          <w:t>erde modules zijn beter inpasbaar in meerjarenbegrotingen en aanbestedingsprocedures, en laten toe om kennis en ervaring stelselmatig te borgen.</w:t>
        </w:r>
      </w:ins>
    </w:p>
    <w:p w14:paraId="3A016413" w14:textId="1FBFA15E" w:rsidR="00B92A6C" w:rsidRPr="0033326C" w:rsidRDefault="00B92A6C" w:rsidP="00B92A6C">
      <w:pPr>
        <w:numPr>
          <w:ilvl w:val="0"/>
          <w:numId w:val="35"/>
        </w:numPr>
        <w:spacing w:after="0" w:line="260" w:lineRule="exact"/>
        <w:rPr>
          <w:rFonts w:eastAsia="Segoe UI"/>
          <w:color w:val="000000" w:themeColor="text1"/>
        </w:rPr>
      </w:pPr>
      <w:r w:rsidRPr="24EE5D99">
        <w:rPr>
          <w:rFonts w:eastAsia="Segoe UI"/>
          <w:color w:val="000000" w:themeColor="text1"/>
        </w:rPr>
        <w:t>Private partners kunnen laag 3-innovaties cofinancieren.</w:t>
      </w:r>
    </w:p>
    <w:p w14:paraId="6268F86E" w14:textId="77777777" w:rsidR="00B92A6C" w:rsidRPr="0033326C" w:rsidRDefault="00B92A6C" w:rsidP="00B92A6C">
      <w:pPr>
        <w:numPr>
          <w:ilvl w:val="0"/>
          <w:numId w:val="35"/>
        </w:numPr>
        <w:spacing w:after="0" w:line="260" w:lineRule="exact"/>
        <w:rPr>
          <w:rFonts w:eastAsia="Segoe UI" w:cstheme="minorHAnsi"/>
          <w:color w:val="000000" w:themeColor="text1"/>
        </w:rPr>
      </w:pPr>
      <w:r w:rsidRPr="0033326C">
        <w:rPr>
          <w:rFonts w:eastAsia="Segoe UI" w:cstheme="minorHAnsi"/>
          <w:color w:val="000000" w:themeColor="text1"/>
        </w:rPr>
        <w:t>Kostenverdeling:</w:t>
      </w:r>
    </w:p>
    <w:p w14:paraId="700F7165" w14:textId="77777777" w:rsidR="00B92A6C" w:rsidRPr="0033326C" w:rsidRDefault="00B92A6C" w:rsidP="00B92A6C">
      <w:pPr>
        <w:numPr>
          <w:ilvl w:val="1"/>
          <w:numId w:val="35"/>
        </w:numPr>
        <w:spacing w:after="0" w:line="260" w:lineRule="exact"/>
        <w:rPr>
          <w:rFonts w:eastAsia="Segoe UI" w:cstheme="minorHAnsi"/>
          <w:color w:val="000000" w:themeColor="text1"/>
        </w:rPr>
      </w:pPr>
      <w:r w:rsidRPr="0033326C">
        <w:rPr>
          <w:rFonts w:eastAsia="Segoe UI" w:cstheme="minorHAnsi"/>
          <w:color w:val="000000" w:themeColor="text1"/>
        </w:rPr>
        <w:t>Stad Antwerpen: kernlaag + integratie</w:t>
      </w:r>
    </w:p>
    <w:p w14:paraId="1B7E1CF0" w14:textId="77777777" w:rsidR="00B92A6C" w:rsidRPr="0033326C" w:rsidRDefault="00B92A6C" w:rsidP="00B92A6C">
      <w:pPr>
        <w:numPr>
          <w:ilvl w:val="1"/>
          <w:numId w:val="35"/>
        </w:numPr>
        <w:spacing w:after="0" w:line="260" w:lineRule="exact"/>
        <w:rPr>
          <w:rFonts w:eastAsia="Segoe UI" w:cstheme="minorHAnsi"/>
          <w:color w:val="000000" w:themeColor="text1"/>
        </w:rPr>
      </w:pPr>
      <w:r w:rsidRPr="0033326C">
        <w:rPr>
          <w:rFonts w:eastAsia="Segoe UI" w:cstheme="minorHAnsi"/>
          <w:color w:val="000000" w:themeColor="text1"/>
        </w:rPr>
        <w:t>VLAIO-subsidie: innovatiecomponenten + Vlaamse herbruikbaarheid</w:t>
      </w:r>
    </w:p>
    <w:p w14:paraId="5028F6BB" w14:textId="77777777" w:rsidR="00B92A6C" w:rsidRPr="0033326C" w:rsidRDefault="00B92A6C" w:rsidP="00B92A6C">
      <w:pPr>
        <w:numPr>
          <w:ilvl w:val="1"/>
          <w:numId w:val="35"/>
        </w:numPr>
        <w:spacing w:after="0" w:line="260" w:lineRule="exact"/>
        <w:rPr>
          <w:ins w:id="229" w:author="Michel Gerits" w:date="2025-08-29T14:39:00Z" w16du:dateUtc="2025-08-29T14:39:22Z"/>
          <w:rFonts w:eastAsia="Segoe UI"/>
          <w:color w:val="000000" w:themeColor="text1"/>
        </w:rPr>
      </w:pPr>
      <w:r w:rsidRPr="24EE5D99">
        <w:rPr>
          <w:rFonts w:eastAsia="Segoe UI"/>
          <w:color w:val="000000" w:themeColor="text1"/>
        </w:rPr>
        <w:t>Nutsbedrijven: bijdrage in foto-upload, datakwaliteit en communicatie</w:t>
      </w:r>
    </w:p>
    <w:p w14:paraId="49E89D31" w14:textId="633AE280" w:rsidR="24EE5D99" w:rsidRDefault="24EE5D99">
      <w:pPr>
        <w:pStyle w:val="Lijstalinea"/>
        <w:spacing w:after="0" w:line="260" w:lineRule="exact"/>
        <w:rPr>
          <w:rFonts w:ascii="Calibri" w:eastAsia="Calibri" w:hAnsi="Calibri" w:cs="Calibri"/>
        </w:rPr>
        <w:pPrChange w:id="230" w:author="Michel Gerits" w:date="2025-08-29T14:40:00Z">
          <w:pPr>
            <w:spacing w:after="0" w:line="260" w:lineRule="exact"/>
            <w:ind w:left="708"/>
          </w:pPr>
        </w:pPrChange>
      </w:pPr>
    </w:p>
    <w:p w14:paraId="5F67354A" w14:textId="77777777" w:rsidR="00C02802" w:rsidRPr="003A4B42" w:rsidRDefault="00C02802" w:rsidP="00C02802">
      <w:pPr>
        <w:pStyle w:val="kleinetitel"/>
        <w:rPr>
          <w:ins w:id="231" w:author="Michel Gerits" w:date="2025-08-18T22:01:00Z" w16du:dateUtc="2025-08-18T20:01:00Z"/>
        </w:rPr>
      </w:pPr>
      <w:ins w:id="232" w:author="Michel Gerits" w:date="2025-08-18T22:01:00Z" w16du:dateUtc="2025-08-18T20:01:00Z">
        <w:r w:rsidRPr="003A4B42">
          <w:t xml:space="preserve">Verdere uitwerking schillenmodel </w:t>
        </w:r>
      </w:ins>
    </w:p>
    <w:p w14:paraId="15744E33" w14:textId="77777777" w:rsidR="00C02802" w:rsidRDefault="00C02802" w:rsidP="00C02802">
      <w:pPr>
        <w:spacing w:after="0" w:line="260" w:lineRule="exact"/>
        <w:rPr>
          <w:ins w:id="233" w:author="Michel Gerits" w:date="2025-08-18T22:01:00Z" w16du:dateUtc="2025-08-18T20:01:00Z"/>
          <w:rFonts w:eastAsia="Segoe UI" w:cstheme="minorHAnsi"/>
          <w:color w:val="000000" w:themeColor="text1"/>
        </w:rPr>
      </w:pPr>
    </w:p>
    <w:p w14:paraId="29E8A6BD" w14:textId="77777777" w:rsidR="00C02802" w:rsidRPr="00630343" w:rsidRDefault="00C02802" w:rsidP="00C02802">
      <w:pPr>
        <w:spacing w:after="0" w:line="260" w:lineRule="exact"/>
        <w:rPr>
          <w:ins w:id="234" w:author="Michel Gerits" w:date="2025-08-18T22:01:00Z" w16du:dateUtc="2025-08-18T20:01:00Z"/>
          <w:rFonts w:eastAsia="Segoe UI" w:cstheme="minorHAnsi"/>
          <w:b/>
          <w:bCs/>
          <w:color w:val="000000" w:themeColor="text1"/>
        </w:rPr>
      </w:pPr>
      <w:ins w:id="235" w:author="Michel Gerits" w:date="2025-08-18T22:01:00Z" w16du:dateUtc="2025-08-18T20:01:00Z">
        <w:r w:rsidRPr="00630343">
          <w:rPr>
            <w:rFonts w:eastAsia="Segoe UI" w:cstheme="minorHAnsi"/>
            <w:b/>
            <w:bCs/>
            <w:color w:val="000000" w:themeColor="text1"/>
          </w:rPr>
          <w:t>Kernlaag (Laag 1) – “run first”</w:t>
        </w:r>
      </w:ins>
    </w:p>
    <w:p w14:paraId="5D515A94" w14:textId="77777777" w:rsidR="00C02802" w:rsidRPr="00630343" w:rsidRDefault="00C02802" w:rsidP="00C02802">
      <w:pPr>
        <w:numPr>
          <w:ilvl w:val="0"/>
          <w:numId w:val="68"/>
        </w:numPr>
        <w:spacing w:after="0" w:line="260" w:lineRule="exact"/>
        <w:rPr>
          <w:ins w:id="236" w:author="Michel Gerits" w:date="2025-08-18T22:01:00Z" w16du:dateUtc="2025-08-18T20:01:00Z"/>
          <w:rFonts w:eastAsia="Segoe UI" w:cstheme="minorHAnsi"/>
          <w:color w:val="000000" w:themeColor="text1"/>
        </w:rPr>
      </w:pPr>
      <w:ins w:id="237" w:author="Michel Gerits" w:date="2025-08-18T22:01:00Z" w16du:dateUtc="2025-08-18T20:01:00Z">
        <w:r w:rsidRPr="00630343">
          <w:rPr>
            <w:rFonts w:eastAsia="Segoe UI" w:cstheme="minorHAnsi"/>
            <w:b/>
            <w:bCs/>
            <w:color w:val="000000" w:themeColor="text1"/>
          </w:rPr>
          <w:t>Mobiele vaststellingen-app (field)</w:t>
        </w:r>
      </w:ins>
    </w:p>
    <w:p w14:paraId="150CC945" w14:textId="77777777" w:rsidR="00C02802" w:rsidRPr="00630343" w:rsidRDefault="00C02802" w:rsidP="00C02802">
      <w:pPr>
        <w:numPr>
          <w:ilvl w:val="0"/>
          <w:numId w:val="69"/>
        </w:numPr>
        <w:spacing w:after="0" w:line="260" w:lineRule="exact"/>
        <w:rPr>
          <w:ins w:id="238" w:author="Michel Gerits" w:date="2025-08-18T22:01:00Z" w16du:dateUtc="2025-08-18T20:01:00Z"/>
          <w:rFonts w:eastAsia="Segoe UI" w:cstheme="minorHAnsi"/>
          <w:color w:val="000000" w:themeColor="text1"/>
        </w:rPr>
      </w:pPr>
      <w:ins w:id="239" w:author="Michel Gerits" w:date="2025-08-18T22:01:00Z" w16du:dateUtc="2025-08-18T20:01:00Z">
        <w:r w:rsidRPr="00630343">
          <w:rPr>
            <w:rFonts w:eastAsia="Segoe UI" w:cstheme="minorHAnsi"/>
            <w:color w:val="000000" w:themeColor="text1"/>
          </w:rPr>
          <w:t>Doel: snel vaststellen, foto’s/geo, status &amp; basis-PV on</w:t>
        </w:r>
        <w:r w:rsidRPr="00630343">
          <w:rPr>
            <w:rFonts w:eastAsia="Segoe UI" w:cstheme="minorHAnsi"/>
            <w:color w:val="000000" w:themeColor="text1"/>
          </w:rPr>
          <w:noBreakHyphen/>
          <w:t>site.</w:t>
        </w:r>
      </w:ins>
    </w:p>
    <w:p w14:paraId="269205F4" w14:textId="77777777" w:rsidR="00C02802" w:rsidRPr="00630343" w:rsidRDefault="00C02802" w:rsidP="00C02802">
      <w:pPr>
        <w:numPr>
          <w:ilvl w:val="0"/>
          <w:numId w:val="69"/>
        </w:numPr>
        <w:spacing w:after="0" w:line="260" w:lineRule="exact"/>
        <w:rPr>
          <w:ins w:id="240" w:author="Michel Gerits" w:date="2025-08-18T22:01:00Z" w16du:dateUtc="2025-08-18T20:01:00Z"/>
          <w:rFonts w:eastAsia="Segoe UI" w:cstheme="minorHAnsi"/>
          <w:color w:val="000000" w:themeColor="text1"/>
        </w:rPr>
      </w:pPr>
      <w:ins w:id="241" w:author="Michel Gerits" w:date="2025-08-18T22:01:00Z" w16du:dateUtc="2025-08-18T20:01:00Z">
        <w:r w:rsidRPr="00630343">
          <w:rPr>
            <w:rFonts w:eastAsia="Segoe UI" w:cstheme="minorHAnsi"/>
            <w:color w:val="000000" w:themeColor="text1"/>
          </w:rPr>
          <w:t>Functies: offline queue, geotagged foto’s, inline annotatie, statuszetten, mini</w:t>
        </w:r>
        <w:r w:rsidRPr="00630343">
          <w:rPr>
            <w:rFonts w:eastAsia="Segoe UI" w:cstheme="minorHAnsi"/>
            <w:color w:val="000000" w:themeColor="text1"/>
          </w:rPr>
          <w:noBreakHyphen/>
          <w:t>GIS.</w:t>
        </w:r>
      </w:ins>
    </w:p>
    <w:p w14:paraId="4AFB29B9" w14:textId="77777777" w:rsidR="00C02802" w:rsidRPr="009C79A2" w:rsidRDefault="00C02802" w:rsidP="00C02802">
      <w:pPr>
        <w:numPr>
          <w:ilvl w:val="0"/>
          <w:numId w:val="69"/>
        </w:numPr>
        <w:spacing w:after="0" w:line="260" w:lineRule="exact"/>
        <w:rPr>
          <w:ins w:id="242" w:author="Michel Gerits" w:date="2025-08-18T22:01:00Z" w16du:dateUtc="2025-08-18T20:01:00Z"/>
          <w:rFonts w:eastAsia="Segoe UI" w:cstheme="minorHAnsi"/>
          <w:color w:val="000000" w:themeColor="text1"/>
          <w:lang w:val="en-GB"/>
          <w:rPrChange w:id="243" w:author="Coens, Alain" w:date="2025-08-20T13:51:00Z" w16du:dateUtc="2025-08-20T11:51:00Z">
            <w:rPr>
              <w:ins w:id="244" w:author="Michel Gerits" w:date="2025-08-18T22:01:00Z" w16du:dateUtc="2025-08-18T20:01:00Z"/>
              <w:rFonts w:eastAsia="Segoe UI" w:cstheme="minorHAnsi"/>
              <w:color w:val="000000" w:themeColor="text1"/>
            </w:rPr>
          </w:rPrChange>
        </w:rPr>
      </w:pPr>
      <w:ins w:id="245" w:author="Michel Gerits" w:date="2025-08-18T22:01:00Z" w16du:dateUtc="2025-08-18T20:01:00Z">
        <w:r w:rsidRPr="009C79A2">
          <w:rPr>
            <w:rFonts w:eastAsia="Segoe UI" w:cstheme="minorHAnsi"/>
            <w:color w:val="000000" w:themeColor="text1"/>
            <w:lang w:val="en-GB"/>
            <w:rPrChange w:id="246" w:author="Coens, Alain" w:date="2025-08-20T13:51:00Z" w16du:dateUtc="2025-08-20T11:51:00Z">
              <w:rPr>
                <w:rFonts w:eastAsia="Segoe UI" w:cstheme="minorHAnsi"/>
                <w:color w:val="000000" w:themeColor="text1"/>
              </w:rPr>
            </w:rPrChange>
          </w:rPr>
          <w:t>Interfaces: Auth, GIPOD</w:t>
        </w:r>
        <w:r w:rsidRPr="009C79A2">
          <w:rPr>
            <w:rFonts w:eastAsia="Segoe UI" w:cstheme="minorHAnsi"/>
            <w:color w:val="000000" w:themeColor="text1"/>
            <w:lang w:val="en-GB"/>
            <w:rPrChange w:id="247" w:author="Coens, Alain" w:date="2025-08-20T13:51:00Z" w16du:dateUtc="2025-08-20T11:51:00Z">
              <w:rPr>
                <w:rFonts w:eastAsia="Segoe UI" w:cstheme="minorHAnsi"/>
                <w:color w:val="000000" w:themeColor="text1"/>
              </w:rPr>
            </w:rPrChange>
          </w:rPr>
          <w:noBreakHyphen/>
          <w:t>read, Media</w:t>
        </w:r>
        <w:r w:rsidRPr="009C79A2">
          <w:rPr>
            <w:rFonts w:eastAsia="Segoe UI" w:cstheme="minorHAnsi"/>
            <w:color w:val="000000" w:themeColor="text1"/>
            <w:lang w:val="en-GB"/>
            <w:rPrChange w:id="248" w:author="Coens, Alain" w:date="2025-08-20T13:51:00Z" w16du:dateUtc="2025-08-20T11:51:00Z">
              <w:rPr>
                <w:rFonts w:eastAsia="Segoe UI" w:cstheme="minorHAnsi"/>
                <w:color w:val="000000" w:themeColor="text1"/>
              </w:rPr>
            </w:rPrChange>
          </w:rPr>
          <w:noBreakHyphen/>
          <w:t>store, Notificaties.</w:t>
        </w:r>
      </w:ins>
    </w:p>
    <w:p w14:paraId="207C6E02" w14:textId="77777777" w:rsidR="00C02802" w:rsidRPr="009C79A2" w:rsidRDefault="00C02802" w:rsidP="00C02802">
      <w:pPr>
        <w:numPr>
          <w:ilvl w:val="0"/>
          <w:numId w:val="69"/>
        </w:numPr>
        <w:spacing w:after="0" w:line="260" w:lineRule="exact"/>
        <w:rPr>
          <w:ins w:id="249" w:author="Michel Gerits" w:date="2025-08-18T22:01:00Z" w16du:dateUtc="2025-08-18T20:01:00Z"/>
          <w:rFonts w:eastAsia="Segoe UI" w:cstheme="minorHAnsi"/>
          <w:color w:val="000000" w:themeColor="text1"/>
          <w:lang w:val="en-GB"/>
          <w:rPrChange w:id="250" w:author="Coens, Alain" w:date="2025-08-20T13:51:00Z" w16du:dateUtc="2025-08-20T11:51:00Z">
            <w:rPr>
              <w:ins w:id="251" w:author="Michel Gerits" w:date="2025-08-18T22:01:00Z" w16du:dateUtc="2025-08-18T20:01:00Z"/>
              <w:rFonts w:eastAsia="Segoe UI" w:cstheme="minorHAnsi"/>
              <w:color w:val="000000" w:themeColor="text1"/>
            </w:rPr>
          </w:rPrChange>
        </w:rPr>
      </w:pPr>
      <w:ins w:id="252" w:author="Michel Gerits" w:date="2025-08-18T22:01:00Z" w16du:dateUtc="2025-08-18T20:01:00Z">
        <w:r w:rsidRPr="009C79A2">
          <w:rPr>
            <w:rFonts w:eastAsia="Segoe UI" w:cstheme="minorHAnsi"/>
            <w:color w:val="000000" w:themeColor="text1"/>
            <w:lang w:val="en-GB"/>
            <w:rPrChange w:id="253" w:author="Coens, Alain" w:date="2025-08-20T13:51:00Z" w16du:dateUtc="2025-08-20T11:51:00Z">
              <w:rPr>
                <w:rFonts w:eastAsia="Segoe UI" w:cstheme="minorHAnsi"/>
                <w:color w:val="000000" w:themeColor="text1"/>
              </w:rPr>
            </w:rPrChange>
          </w:rPr>
          <w:t>PO: Stad (business); SM: Digipolis.</w:t>
        </w:r>
      </w:ins>
    </w:p>
    <w:p w14:paraId="6095075C" w14:textId="77777777" w:rsidR="00C02802" w:rsidRPr="00630343" w:rsidRDefault="00C02802" w:rsidP="00C02802">
      <w:pPr>
        <w:numPr>
          <w:ilvl w:val="0"/>
          <w:numId w:val="69"/>
        </w:numPr>
        <w:spacing w:after="0" w:line="260" w:lineRule="exact"/>
        <w:rPr>
          <w:ins w:id="254" w:author="Michel Gerits" w:date="2025-08-18T22:01:00Z" w16du:dateUtc="2025-08-18T20:01:00Z"/>
          <w:rFonts w:eastAsia="Segoe UI" w:cstheme="minorHAnsi"/>
          <w:color w:val="000000" w:themeColor="text1"/>
        </w:rPr>
      </w:pPr>
      <w:ins w:id="255" w:author="Michel Gerits" w:date="2025-08-18T22:01:00Z" w16du:dateUtc="2025-08-18T20:01:00Z">
        <w:r w:rsidRPr="00630343">
          <w:rPr>
            <w:rFonts w:eastAsia="Segoe UI" w:cstheme="minorHAnsi"/>
            <w:color w:val="000000" w:themeColor="text1"/>
          </w:rPr>
          <w:t>Bron: nood aan centrale mobiele registratie &amp; PV’s.</w:t>
        </w:r>
      </w:ins>
    </w:p>
    <w:p w14:paraId="50483CF2" w14:textId="77777777" w:rsidR="00C02802" w:rsidRPr="00630343" w:rsidRDefault="00C02802" w:rsidP="00C02802">
      <w:pPr>
        <w:numPr>
          <w:ilvl w:val="0"/>
          <w:numId w:val="70"/>
        </w:numPr>
        <w:spacing w:after="0" w:line="260" w:lineRule="exact"/>
        <w:rPr>
          <w:ins w:id="256" w:author="Michel Gerits" w:date="2025-08-18T22:01:00Z" w16du:dateUtc="2025-08-18T20:01:00Z"/>
          <w:rFonts w:eastAsia="Segoe UI" w:cstheme="minorHAnsi"/>
          <w:color w:val="000000" w:themeColor="text1"/>
        </w:rPr>
      </w:pPr>
      <w:ins w:id="257" w:author="Michel Gerits" w:date="2025-08-18T22:01:00Z" w16du:dateUtc="2025-08-18T20:01:00Z">
        <w:r w:rsidRPr="00630343">
          <w:rPr>
            <w:rFonts w:eastAsia="Segoe UI" w:cstheme="minorHAnsi"/>
            <w:b/>
            <w:bCs/>
            <w:color w:val="000000" w:themeColor="text1"/>
          </w:rPr>
          <w:t>Backoffice workflow &amp; toewijzing</w:t>
        </w:r>
      </w:ins>
    </w:p>
    <w:p w14:paraId="7E56F8A9" w14:textId="77777777" w:rsidR="00C02802" w:rsidRPr="00630343" w:rsidRDefault="00C02802" w:rsidP="00C02802">
      <w:pPr>
        <w:numPr>
          <w:ilvl w:val="0"/>
          <w:numId w:val="71"/>
        </w:numPr>
        <w:spacing w:after="0" w:line="260" w:lineRule="exact"/>
        <w:rPr>
          <w:ins w:id="258" w:author="Michel Gerits" w:date="2025-08-18T22:01:00Z" w16du:dateUtc="2025-08-18T20:01:00Z"/>
          <w:rFonts w:eastAsia="Segoe UI" w:cstheme="minorHAnsi"/>
          <w:color w:val="000000" w:themeColor="text1"/>
        </w:rPr>
      </w:pPr>
      <w:ins w:id="259" w:author="Michel Gerits" w:date="2025-08-18T22:01:00Z" w16du:dateUtc="2025-08-18T20:01:00Z">
        <w:r w:rsidRPr="00630343">
          <w:rPr>
            <w:rFonts w:eastAsia="Segoe UI" w:cstheme="minorHAnsi"/>
            <w:color w:val="000000" w:themeColor="text1"/>
          </w:rPr>
          <w:t>Doel: triëren, batch</w:t>
        </w:r>
        <w:r w:rsidRPr="00630343">
          <w:rPr>
            <w:rFonts w:eastAsia="Segoe UI" w:cstheme="minorHAnsi"/>
            <w:color w:val="000000" w:themeColor="text1"/>
          </w:rPr>
          <w:noBreakHyphen/>
          <w:t>toewijzing, opvolging SH/NSH, statuslogica.</w:t>
        </w:r>
      </w:ins>
    </w:p>
    <w:p w14:paraId="698E690C" w14:textId="77777777" w:rsidR="00C02802" w:rsidRPr="00630343" w:rsidRDefault="00C02802" w:rsidP="00C02802">
      <w:pPr>
        <w:numPr>
          <w:ilvl w:val="0"/>
          <w:numId w:val="71"/>
        </w:numPr>
        <w:spacing w:after="0" w:line="260" w:lineRule="exact"/>
        <w:rPr>
          <w:ins w:id="260" w:author="Michel Gerits" w:date="2025-08-18T22:01:00Z" w16du:dateUtc="2025-08-18T20:01:00Z"/>
          <w:rFonts w:eastAsia="Segoe UI" w:cstheme="minorHAnsi"/>
          <w:color w:val="000000" w:themeColor="text1"/>
        </w:rPr>
      </w:pPr>
      <w:ins w:id="261" w:author="Michel Gerits" w:date="2025-08-18T22:01:00Z" w16du:dateUtc="2025-08-18T20:01:00Z">
        <w:r w:rsidRPr="00630343">
          <w:rPr>
            <w:rFonts w:eastAsia="Segoe UI" w:cstheme="minorHAnsi"/>
            <w:color w:val="000000" w:themeColor="text1"/>
          </w:rPr>
          <w:t>Functies: filteren (cat 3), toewijzen toezichters, statustriggers, historiek.</w:t>
        </w:r>
      </w:ins>
    </w:p>
    <w:p w14:paraId="1760E2BB" w14:textId="77777777" w:rsidR="00C02802" w:rsidRPr="009C79A2" w:rsidRDefault="00C02802" w:rsidP="00C02802">
      <w:pPr>
        <w:numPr>
          <w:ilvl w:val="0"/>
          <w:numId w:val="71"/>
        </w:numPr>
        <w:spacing w:after="0" w:line="260" w:lineRule="exact"/>
        <w:rPr>
          <w:ins w:id="262" w:author="Michel Gerits" w:date="2025-08-18T22:01:00Z" w16du:dateUtc="2025-08-18T20:01:00Z"/>
          <w:rFonts w:eastAsia="Segoe UI" w:cstheme="minorHAnsi"/>
          <w:color w:val="000000" w:themeColor="text1"/>
          <w:lang w:val="fr-FR"/>
          <w:rPrChange w:id="263" w:author="Coens, Alain" w:date="2025-08-20T13:51:00Z" w16du:dateUtc="2025-08-20T11:51:00Z">
            <w:rPr>
              <w:ins w:id="264" w:author="Michel Gerits" w:date="2025-08-18T22:01:00Z" w16du:dateUtc="2025-08-18T20:01:00Z"/>
              <w:rFonts w:eastAsia="Segoe UI" w:cstheme="minorHAnsi"/>
              <w:color w:val="000000" w:themeColor="text1"/>
            </w:rPr>
          </w:rPrChange>
        </w:rPr>
      </w:pPr>
      <w:ins w:id="265" w:author="Michel Gerits" w:date="2025-08-18T22:01:00Z" w16du:dateUtc="2025-08-18T20:01:00Z">
        <w:r w:rsidRPr="009C79A2">
          <w:rPr>
            <w:rFonts w:eastAsia="Segoe UI" w:cstheme="minorHAnsi"/>
            <w:color w:val="000000" w:themeColor="text1"/>
            <w:lang w:val="fr-FR"/>
            <w:rPrChange w:id="266" w:author="Coens, Alain" w:date="2025-08-20T13:51:00Z" w16du:dateUtc="2025-08-20T11:51:00Z">
              <w:rPr>
                <w:rFonts w:eastAsia="Segoe UI" w:cstheme="minorHAnsi"/>
                <w:color w:val="000000" w:themeColor="text1"/>
              </w:rPr>
            </w:rPrChange>
          </w:rPr>
          <w:t>Interfaces: GIPOD sync, Mail/Notificaties, SAAN</w:t>
        </w:r>
        <w:r w:rsidRPr="009C79A2">
          <w:rPr>
            <w:rFonts w:eastAsia="Segoe UI" w:cstheme="minorHAnsi"/>
            <w:color w:val="000000" w:themeColor="text1"/>
            <w:lang w:val="fr-FR"/>
            <w:rPrChange w:id="267" w:author="Coens, Alain" w:date="2025-08-20T13:51:00Z" w16du:dateUtc="2025-08-20T11:51:00Z">
              <w:rPr>
                <w:rFonts w:eastAsia="Segoe UI" w:cstheme="minorHAnsi"/>
                <w:color w:val="000000" w:themeColor="text1"/>
              </w:rPr>
            </w:rPrChange>
          </w:rPr>
          <w:noBreakHyphen/>
          <w:t>portaal.</w:t>
        </w:r>
      </w:ins>
    </w:p>
    <w:p w14:paraId="7AE6CC96" w14:textId="77777777" w:rsidR="00C02802" w:rsidRPr="009C79A2" w:rsidRDefault="00C02802" w:rsidP="00C02802">
      <w:pPr>
        <w:numPr>
          <w:ilvl w:val="0"/>
          <w:numId w:val="71"/>
        </w:numPr>
        <w:spacing w:after="0" w:line="260" w:lineRule="exact"/>
        <w:rPr>
          <w:ins w:id="268" w:author="Michel Gerits" w:date="2025-08-18T22:01:00Z" w16du:dateUtc="2025-08-18T20:01:00Z"/>
          <w:rFonts w:eastAsia="Segoe UI" w:cstheme="minorHAnsi"/>
          <w:color w:val="000000" w:themeColor="text1"/>
          <w:lang w:val="en-GB"/>
          <w:rPrChange w:id="269" w:author="Coens, Alain" w:date="2025-08-20T13:51:00Z" w16du:dateUtc="2025-08-20T11:51:00Z">
            <w:rPr>
              <w:ins w:id="270" w:author="Michel Gerits" w:date="2025-08-18T22:01:00Z" w16du:dateUtc="2025-08-18T20:01:00Z"/>
              <w:rFonts w:eastAsia="Segoe UI" w:cstheme="minorHAnsi"/>
              <w:color w:val="000000" w:themeColor="text1"/>
            </w:rPr>
          </w:rPrChange>
        </w:rPr>
      </w:pPr>
      <w:ins w:id="271" w:author="Michel Gerits" w:date="2025-08-18T22:01:00Z" w16du:dateUtc="2025-08-18T20:01:00Z">
        <w:r w:rsidRPr="009C79A2">
          <w:rPr>
            <w:rFonts w:eastAsia="Segoe UI" w:cstheme="minorHAnsi"/>
            <w:color w:val="000000" w:themeColor="text1"/>
            <w:lang w:val="en-GB"/>
            <w:rPrChange w:id="272" w:author="Coens, Alain" w:date="2025-08-20T13:51:00Z" w16du:dateUtc="2025-08-20T11:51:00Z">
              <w:rPr>
                <w:rFonts w:eastAsia="Segoe UI" w:cstheme="minorHAnsi"/>
                <w:color w:val="000000" w:themeColor="text1"/>
              </w:rPr>
            </w:rPrChange>
          </w:rPr>
          <w:t>Bron: epics “selectie 10% SH”, “status triggert acties”.</w:t>
        </w:r>
      </w:ins>
    </w:p>
    <w:p w14:paraId="0343A097" w14:textId="77777777" w:rsidR="00C02802" w:rsidRPr="00630343" w:rsidRDefault="00C02802" w:rsidP="00C02802">
      <w:pPr>
        <w:numPr>
          <w:ilvl w:val="0"/>
          <w:numId w:val="72"/>
        </w:numPr>
        <w:spacing w:after="0" w:line="260" w:lineRule="exact"/>
        <w:rPr>
          <w:ins w:id="273" w:author="Michel Gerits" w:date="2025-08-18T22:01:00Z" w16du:dateUtc="2025-08-18T20:01:00Z"/>
          <w:rFonts w:eastAsia="Segoe UI" w:cstheme="minorHAnsi"/>
          <w:color w:val="000000" w:themeColor="text1"/>
        </w:rPr>
      </w:pPr>
      <w:ins w:id="274" w:author="Michel Gerits" w:date="2025-08-18T22:01:00Z" w16du:dateUtc="2025-08-18T20:01:00Z">
        <w:r w:rsidRPr="00630343">
          <w:rPr>
            <w:rFonts w:eastAsia="Segoe UI" w:cstheme="minorHAnsi"/>
            <w:b/>
            <w:bCs/>
            <w:color w:val="000000" w:themeColor="text1"/>
          </w:rPr>
          <w:t>GIPOD</w:t>
        </w:r>
        <w:r w:rsidRPr="00630343">
          <w:rPr>
            <w:rFonts w:eastAsia="Segoe UI" w:cstheme="minorHAnsi"/>
            <w:b/>
            <w:bCs/>
            <w:color w:val="000000" w:themeColor="text1"/>
          </w:rPr>
          <w:noBreakHyphen/>
          <w:t>koppeling &amp; synchronisatie</w:t>
        </w:r>
      </w:ins>
    </w:p>
    <w:p w14:paraId="54746B57" w14:textId="77777777" w:rsidR="00C02802" w:rsidRPr="00630343" w:rsidRDefault="00C02802" w:rsidP="00C02802">
      <w:pPr>
        <w:numPr>
          <w:ilvl w:val="0"/>
          <w:numId w:val="73"/>
        </w:numPr>
        <w:spacing w:after="0" w:line="260" w:lineRule="exact"/>
        <w:rPr>
          <w:ins w:id="275" w:author="Michel Gerits" w:date="2025-08-18T22:01:00Z" w16du:dateUtc="2025-08-18T20:01:00Z"/>
          <w:rFonts w:eastAsia="Segoe UI" w:cstheme="minorHAnsi"/>
          <w:color w:val="000000" w:themeColor="text1"/>
        </w:rPr>
      </w:pPr>
      <w:ins w:id="276" w:author="Michel Gerits" w:date="2025-08-18T22:01:00Z" w16du:dateUtc="2025-08-18T20:01:00Z">
        <w:r w:rsidRPr="00630343">
          <w:rPr>
            <w:rFonts w:eastAsia="Segoe UI" w:cstheme="minorHAnsi"/>
            <w:color w:val="000000" w:themeColor="text1"/>
          </w:rPr>
          <w:t>Doel: instroom/updates CAT 1</w:t>
        </w:r>
        <w:r w:rsidRPr="00630343">
          <w:rPr>
            <w:rFonts w:eastAsia="Segoe UI" w:cstheme="minorHAnsi"/>
            <w:color w:val="000000" w:themeColor="text1"/>
          </w:rPr>
          <w:noBreakHyphen/>
          <w:t>3 (status, planning, geometrie), deduplicatie.</w:t>
        </w:r>
      </w:ins>
    </w:p>
    <w:p w14:paraId="1146C213" w14:textId="77777777" w:rsidR="00C02802" w:rsidRPr="00630343" w:rsidRDefault="00C02802" w:rsidP="00C02802">
      <w:pPr>
        <w:numPr>
          <w:ilvl w:val="0"/>
          <w:numId w:val="73"/>
        </w:numPr>
        <w:spacing w:after="0" w:line="260" w:lineRule="exact"/>
        <w:rPr>
          <w:ins w:id="277" w:author="Michel Gerits" w:date="2025-08-18T22:01:00Z" w16du:dateUtc="2025-08-18T20:01:00Z"/>
          <w:rFonts w:eastAsia="Segoe UI" w:cstheme="minorHAnsi"/>
          <w:color w:val="000000" w:themeColor="text1"/>
        </w:rPr>
      </w:pPr>
      <w:ins w:id="278" w:author="Michel Gerits" w:date="2025-08-18T22:01:00Z" w16du:dateUtc="2025-08-18T20:01:00Z">
        <w:r w:rsidRPr="00630343">
          <w:rPr>
            <w:rFonts w:eastAsia="Segoe UI" w:cstheme="minorHAnsi"/>
            <w:color w:val="000000" w:themeColor="text1"/>
          </w:rPr>
          <w:t>Functies: initiële instroom, status</w:t>
        </w:r>
        <w:r w:rsidRPr="00630343">
          <w:rPr>
            <w:rFonts w:eastAsia="Segoe UI" w:cstheme="minorHAnsi"/>
            <w:color w:val="000000" w:themeColor="text1"/>
          </w:rPr>
          <w:noBreakHyphen/>
          <w:t>webhooks/polling, historiek.</w:t>
        </w:r>
      </w:ins>
    </w:p>
    <w:p w14:paraId="629018BC" w14:textId="77777777" w:rsidR="00C02802" w:rsidRPr="009C79A2" w:rsidRDefault="00C02802" w:rsidP="00C02802">
      <w:pPr>
        <w:numPr>
          <w:ilvl w:val="0"/>
          <w:numId w:val="73"/>
        </w:numPr>
        <w:spacing w:after="0" w:line="260" w:lineRule="exact"/>
        <w:rPr>
          <w:ins w:id="279" w:author="Michel Gerits" w:date="2025-08-18T22:01:00Z" w16du:dateUtc="2025-08-18T20:01:00Z"/>
          <w:rFonts w:eastAsia="Segoe UI" w:cstheme="minorHAnsi"/>
          <w:color w:val="000000" w:themeColor="text1"/>
          <w:lang w:val="en-GB"/>
          <w:rPrChange w:id="280" w:author="Coens, Alain" w:date="2025-08-20T13:51:00Z" w16du:dateUtc="2025-08-20T11:51:00Z">
            <w:rPr>
              <w:ins w:id="281" w:author="Michel Gerits" w:date="2025-08-18T22:01:00Z" w16du:dateUtc="2025-08-18T20:01:00Z"/>
              <w:rFonts w:eastAsia="Segoe UI" w:cstheme="minorHAnsi"/>
              <w:color w:val="000000" w:themeColor="text1"/>
            </w:rPr>
          </w:rPrChange>
        </w:rPr>
      </w:pPr>
      <w:ins w:id="282" w:author="Michel Gerits" w:date="2025-08-18T22:01:00Z" w16du:dateUtc="2025-08-18T20:01:00Z">
        <w:r w:rsidRPr="009C79A2">
          <w:rPr>
            <w:rFonts w:eastAsia="Segoe UI" w:cstheme="minorHAnsi"/>
            <w:color w:val="000000" w:themeColor="text1"/>
            <w:lang w:val="en-GB"/>
            <w:rPrChange w:id="283" w:author="Coens, Alain" w:date="2025-08-20T13:51:00Z" w16du:dateUtc="2025-08-20T11:51:00Z">
              <w:rPr>
                <w:rFonts w:eastAsia="Segoe UI" w:cstheme="minorHAnsi"/>
                <w:color w:val="000000" w:themeColor="text1"/>
              </w:rPr>
            </w:rPrChange>
          </w:rPr>
          <w:t>Interfaces: GIPOD API, GIS, Backoffice.</w:t>
        </w:r>
      </w:ins>
    </w:p>
    <w:p w14:paraId="4D11C93A" w14:textId="77777777" w:rsidR="00C02802" w:rsidRPr="00630343" w:rsidRDefault="00C02802" w:rsidP="00C02802">
      <w:pPr>
        <w:numPr>
          <w:ilvl w:val="0"/>
          <w:numId w:val="73"/>
        </w:numPr>
        <w:spacing w:after="0" w:line="260" w:lineRule="exact"/>
        <w:rPr>
          <w:ins w:id="284" w:author="Michel Gerits" w:date="2025-08-18T22:01:00Z" w16du:dateUtc="2025-08-18T20:01:00Z"/>
          <w:rFonts w:eastAsia="Segoe UI" w:cstheme="minorHAnsi"/>
          <w:color w:val="000000" w:themeColor="text1"/>
        </w:rPr>
      </w:pPr>
      <w:ins w:id="285" w:author="Michel Gerits" w:date="2025-08-18T22:01:00Z" w16du:dateUtc="2025-08-18T20:01:00Z">
        <w:r w:rsidRPr="00630343">
          <w:rPr>
            <w:rFonts w:eastAsia="Segoe UI" w:cstheme="minorHAnsi"/>
            <w:color w:val="000000" w:themeColor="text1"/>
          </w:rPr>
          <w:t>Bron: “cat.3 doorstromen, dubbels, statusovergangen”.</w:t>
        </w:r>
      </w:ins>
    </w:p>
    <w:p w14:paraId="3E61833F" w14:textId="77777777" w:rsidR="00C02802" w:rsidRPr="00630343" w:rsidRDefault="00C02802" w:rsidP="00C02802">
      <w:pPr>
        <w:numPr>
          <w:ilvl w:val="0"/>
          <w:numId w:val="74"/>
        </w:numPr>
        <w:spacing w:after="0" w:line="260" w:lineRule="exact"/>
        <w:rPr>
          <w:ins w:id="286" w:author="Michel Gerits" w:date="2025-08-18T22:01:00Z" w16du:dateUtc="2025-08-18T20:01:00Z"/>
          <w:rFonts w:eastAsia="Segoe UI" w:cstheme="minorHAnsi"/>
          <w:color w:val="000000" w:themeColor="text1"/>
        </w:rPr>
      </w:pPr>
      <w:ins w:id="287" w:author="Michel Gerits" w:date="2025-08-18T22:01:00Z" w16du:dateUtc="2025-08-18T20:01:00Z">
        <w:r w:rsidRPr="00630343">
          <w:rPr>
            <w:rFonts w:eastAsia="Segoe UI" w:cstheme="minorHAnsi"/>
            <w:b/>
            <w:bCs/>
            <w:color w:val="000000" w:themeColor="text1"/>
          </w:rPr>
          <w:t>GIS</w:t>
        </w:r>
        <w:r w:rsidRPr="00630343">
          <w:rPr>
            <w:rFonts w:eastAsia="Segoe UI" w:cstheme="minorHAnsi"/>
            <w:b/>
            <w:bCs/>
            <w:color w:val="000000" w:themeColor="text1"/>
          </w:rPr>
          <w:noBreakHyphen/>
          <w:t>kern (kaart &amp; lagenbeheer)</w:t>
        </w:r>
      </w:ins>
    </w:p>
    <w:p w14:paraId="3DF4E52C" w14:textId="77777777" w:rsidR="00C02802" w:rsidRPr="00630343" w:rsidRDefault="00C02802" w:rsidP="00C02802">
      <w:pPr>
        <w:numPr>
          <w:ilvl w:val="0"/>
          <w:numId w:val="75"/>
        </w:numPr>
        <w:spacing w:after="0" w:line="260" w:lineRule="exact"/>
        <w:rPr>
          <w:ins w:id="288" w:author="Michel Gerits" w:date="2025-08-18T22:01:00Z" w16du:dateUtc="2025-08-18T20:01:00Z"/>
          <w:rFonts w:eastAsia="Segoe UI" w:cstheme="minorHAnsi"/>
          <w:color w:val="000000" w:themeColor="text1"/>
        </w:rPr>
      </w:pPr>
      <w:ins w:id="289" w:author="Michel Gerits" w:date="2025-08-18T22:01:00Z" w16du:dateUtc="2025-08-18T20:01:00Z">
        <w:r w:rsidRPr="00630343">
          <w:rPr>
            <w:rFonts w:eastAsia="Segoe UI" w:cstheme="minorHAnsi"/>
            <w:color w:val="000000" w:themeColor="text1"/>
          </w:rPr>
          <w:t>Doel: één kaartstack: GIPOD, SGW/signalisatie, WIS</w:t>
        </w:r>
        <w:r w:rsidRPr="00630343">
          <w:rPr>
            <w:rFonts w:eastAsia="Segoe UI" w:cstheme="minorHAnsi"/>
            <w:color w:val="000000" w:themeColor="text1"/>
          </w:rPr>
          <w:noBreakHyphen/>
          <w:t>materialen, strategische zones, beheer door derden.</w:t>
        </w:r>
      </w:ins>
    </w:p>
    <w:p w14:paraId="7708A84A" w14:textId="77777777" w:rsidR="00C02802" w:rsidRPr="00630343" w:rsidRDefault="00C02802" w:rsidP="00C02802">
      <w:pPr>
        <w:numPr>
          <w:ilvl w:val="0"/>
          <w:numId w:val="75"/>
        </w:numPr>
        <w:spacing w:after="0" w:line="260" w:lineRule="exact"/>
        <w:rPr>
          <w:ins w:id="290" w:author="Michel Gerits" w:date="2025-08-18T22:01:00Z" w16du:dateUtc="2025-08-18T20:01:00Z"/>
          <w:rFonts w:eastAsia="Segoe UI" w:cstheme="minorHAnsi"/>
          <w:color w:val="000000" w:themeColor="text1"/>
        </w:rPr>
      </w:pPr>
      <w:ins w:id="291" w:author="Michel Gerits" w:date="2025-08-18T22:01:00Z" w16du:dateUtc="2025-08-18T20:01:00Z">
        <w:r w:rsidRPr="00630343">
          <w:rPr>
            <w:rFonts w:eastAsia="Segoe UI" w:cstheme="minorHAnsi"/>
            <w:color w:val="000000" w:themeColor="text1"/>
          </w:rPr>
          <w:t>Functies: lagenbeheer, maatvoering, intekening m², route</w:t>
        </w:r>
        <w:r w:rsidRPr="00630343">
          <w:rPr>
            <w:rFonts w:eastAsia="Segoe UI" w:cstheme="minorHAnsi"/>
            <w:color w:val="000000" w:themeColor="text1"/>
          </w:rPr>
          <w:noBreakHyphen/>
          <w:t>hulp.</w:t>
        </w:r>
      </w:ins>
    </w:p>
    <w:p w14:paraId="222D20E3" w14:textId="77777777" w:rsidR="00C02802" w:rsidRPr="009C79A2" w:rsidRDefault="00C02802" w:rsidP="00C02802">
      <w:pPr>
        <w:numPr>
          <w:ilvl w:val="0"/>
          <w:numId w:val="75"/>
        </w:numPr>
        <w:spacing w:after="0" w:line="260" w:lineRule="exact"/>
        <w:rPr>
          <w:ins w:id="292" w:author="Michel Gerits" w:date="2025-08-18T22:01:00Z" w16du:dateUtc="2025-08-18T20:01:00Z"/>
          <w:rFonts w:eastAsia="Segoe UI" w:cstheme="minorHAnsi"/>
          <w:color w:val="000000" w:themeColor="text1"/>
          <w:lang w:val="en-GB"/>
          <w:rPrChange w:id="293" w:author="Coens, Alain" w:date="2025-08-20T13:51:00Z" w16du:dateUtc="2025-08-20T11:51:00Z">
            <w:rPr>
              <w:ins w:id="294" w:author="Michel Gerits" w:date="2025-08-18T22:01:00Z" w16du:dateUtc="2025-08-18T20:01:00Z"/>
              <w:rFonts w:eastAsia="Segoe UI" w:cstheme="minorHAnsi"/>
              <w:color w:val="000000" w:themeColor="text1"/>
            </w:rPr>
          </w:rPrChange>
        </w:rPr>
      </w:pPr>
      <w:ins w:id="295" w:author="Michel Gerits" w:date="2025-08-18T22:01:00Z" w16du:dateUtc="2025-08-18T20:01:00Z">
        <w:r w:rsidRPr="009C79A2">
          <w:rPr>
            <w:rFonts w:eastAsia="Segoe UI" w:cstheme="minorHAnsi"/>
            <w:color w:val="000000" w:themeColor="text1"/>
            <w:lang w:val="en-GB"/>
            <w:rPrChange w:id="296" w:author="Coens, Alain" w:date="2025-08-20T13:51:00Z" w16du:dateUtc="2025-08-20T11:51:00Z">
              <w:rPr>
                <w:rFonts w:eastAsia="Segoe UI" w:cstheme="minorHAnsi"/>
                <w:color w:val="000000" w:themeColor="text1"/>
              </w:rPr>
            </w:rPrChange>
          </w:rPr>
          <w:t>Interfaces: Field app, Backoffice, Validatie</w:t>
        </w:r>
        <w:r w:rsidRPr="009C79A2">
          <w:rPr>
            <w:rFonts w:eastAsia="Segoe UI" w:cstheme="minorHAnsi"/>
            <w:color w:val="000000" w:themeColor="text1"/>
            <w:lang w:val="en-GB"/>
            <w:rPrChange w:id="297" w:author="Coens, Alain" w:date="2025-08-20T13:51:00Z" w16du:dateUtc="2025-08-20T11:51:00Z">
              <w:rPr>
                <w:rFonts w:eastAsia="Segoe UI" w:cstheme="minorHAnsi"/>
                <w:color w:val="000000" w:themeColor="text1"/>
              </w:rPr>
            </w:rPrChange>
          </w:rPr>
          <w:noBreakHyphen/>
          <w:t>engine.</w:t>
        </w:r>
      </w:ins>
    </w:p>
    <w:p w14:paraId="38535DA3" w14:textId="77777777" w:rsidR="00C02802" w:rsidRPr="00630343" w:rsidRDefault="00C02802" w:rsidP="00C02802">
      <w:pPr>
        <w:numPr>
          <w:ilvl w:val="0"/>
          <w:numId w:val="75"/>
        </w:numPr>
        <w:spacing w:after="0" w:line="260" w:lineRule="exact"/>
        <w:rPr>
          <w:ins w:id="298" w:author="Michel Gerits" w:date="2025-08-18T22:01:00Z" w16du:dateUtc="2025-08-18T20:01:00Z"/>
          <w:rFonts w:eastAsia="Segoe UI" w:cstheme="minorHAnsi"/>
          <w:color w:val="000000" w:themeColor="text1"/>
        </w:rPr>
      </w:pPr>
      <w:ins w:id="299" w:author="Michel Gerits" w:date="2025-08-18T22:01:00Z" w16du:dateUtc="2025-08-18T20:01:00Z">
        <w:r w:rsidRPr="00630343">
          <w:rPr>
            <w:rFonts w:eastAsia="Segoe UI" w:cstheme="minorHAnsi"/>
            <w:color w:val="000000" w:themeColor="text1"/>
          </w:rPr>
          <w:t>Bron: gelaagde checks (WIS, sperzones, beheer derden, SIK/gewestwegen).</w:t>
        </w:r>
      </w:ins>
    </w:p>
    <w:p w14:paraId="713C0064" w14:textId="77777777" w:rsidR="00C02802" w:rsidRPr="00630343" w:rsidRDefault="00C02802" w:rsidP="00C02802">
      <w:pPr>
        <w:numPr>
          <w:ilvl w:val="0"/>
          <w:numId w:val="76"/>
        </w:numPr>
        <w:spacing w:after="0" w:line="260" w:lineRule="exact"/>
        <w:rPr>
          <w:ins w:id="300" w:author="Michel Gerits" w:date="2025-08-18T22:01:00Z" w16du:dateUtc="2025-08-18T20:01:00Z"/>
          <w:rFonts w:eastAsia="Segoe UI" w:cstheme="minorHAnsi"/>
          <w:color w:val="000000" w:themeColor="text1"/>
        </w:rPr>
      </w:pPr>
      <w:ins w:id="301" w:author="Michel Gerits" w:date="2025-08-18T22:01:00Z" w16du:dateUtc="2025-08-18T20:01:00Z">
        <w:r w:rsidRPr="00630343">
          <w:rPr>
            <w:rFonts w:eastAsia="Segoe UI" w:cstheme="minorHAnsi"/>
            <w:b/>
            <w:bCs/>
            <w:color w:val="000000" w:themeColor="text1"/>
          </w:rPr>
          <w:t>Rapportering &amp; KPI’s (MVP)</w:t>
        </w:r>
      </w:ins>
    </w:p>
    <w:p w14:paraId="25E7F5CA" w14:textId="77777777" w:rsidR="00C02802" w:rsidRPr="00630343" w:rsidRDefault="00C02802" w:rsidP="00C02802">
      <w:pPr>
        <w:numPr>
          <w:ilvl w:val="0"/>
          <w:numId w:val="77"/>
        </w:numPr>
        <w:spacing w:after="0" w:line="260" w:lineRule="exact"/>
        <w:rPr>
          <w:ins w:id="302" w:author="Michel Gerits" w:date="2025-08-18T22:01:00Z" w16du:dateUtc="2025-08-18T20:01:00Z"/>
          <w:rFonts w:eastAsia="Segoe UI" w:cstheme="minorHAnsi"/>
          <w:color w:val="000000" w:themeColor="text1"/>
        </w:rPr>
      </w:pPr>
      <w:ins w:id="303" w:author="Michel Gerits" w:date="2025-08-18T22:01:00Z" w16du:dateUtc="2025-08-18T20:01:00Z">
        <w:r w:rsidRPr="00630343">
          <w:rPr>
            <w:rFonts w:eastAsia="Segoe UI" w:cstheme="minorHAnsi"/>
            <w:color w:val="000000" w:themeColor="text1"/>
          </w:rPr>
          <w:lastRenderedPageBreak/>
          <w:t>Doel: dashboards veiligheid/signalisatie/hersteltijd, directeursrapport.</w:t>
        </w:r>
      </w:ins>
    </w:p>
    <w:p w14:paraId="4ECD0ACB" w14:textId="77777777" w:rsidR="00C02802" w:rsidRPr="00630343" w:rsidRDefault="00C02802" w:rsidP="00C02802">
      <w:pPr>
        <w:numPr>
          <w:ilvl w:val="0"/>
          <w:numId w:val="77"/>
        </w:numPr>
        <w:spacing w:after="0" w:line="260" w:lineRule="exact"/>
        <w:rPr>
          <w:ins w:id="304" w:author="Michel Gerits" w:date="2025-08-18T22:01:00Z" w16du:dateUtc="2025-08-18T20:01:00Z"/>
          <w:rFonts w:eastAsia="Segoe UI" w:cstheme="minorHAnsi"/>
          <w:color w:val="000000" w:themeColor="text1"/>
        </w:rPr>
      </w:pPr>
      <w:ins w:id="305" w:author="Michel Gerits" w:date="2025-08-18T22:01:00Z" w16du:dateUtc="2025-08-18T20:01:00Z">
        <w:r w:rsidRPr="00630343">
          <w:rPr>
            <w:rFonts w:eastAsia="Segoe UI" w:cstheme="minorHAnsi"/>
            <w:color w:val="000000" w:themeColor="text1"/>
          </w:rPr>
          <w:t>Functies: kern</w:t>
        </w:r>
        <w:r w:rsidRPr="00630343">
          <w:rPr>
            <w:rFonts w:eastAsia="Segoe UI" w:cstheme="minorHAnsi"/>
            <w:color w:val="000000" w:themeColor="text1"/>
          </w:rPr>
          <w:noBreakHyphen/>
          <w:t>KPI’s, periodieke exports.</w:t>
        </w:r>
      </w:ins>
    </w:p>
    <w:p w14:paraId="2B23E15E" w14:textId="77777777" w:rsidR="00C02802" w:rsidRPr="009C79A2" w:rsidRDefault="00C02802" w:rsidP="00C02802">
      <w:pPr>
        <w:numPr>
          <w:ilvl w:val="0"/>
          <w:numId w:val="77"/>
        </w:numPr>
        <w:spacing w:after="0" w:line="260" w:lineRule="exact"/>
        <w:rPr>
          <w:ins w:id="306" w:author="Michel Gerits" w:date="2025-08-18T22:01:00Z" w16du:dateUtc="2025-08-18T20:01:00Z"/>
          <w:rFonts w:eastAsia="Segoe UI" w:cstheme="minorHAnsi"/>
          <w:color w:val="000000" w:themeColor="text1"/>
          <w:lang w:val="en-GB"/>
          <w:rPrChange w:id="307" w:author="Coens, Alain" w:date="2025-08-20T13:51:00Z" w16du:dateUtc="2025-08-20T11:51:00Z">
            <w:rPr>
              <w:ins w:id="308" w:author="Michel Gerits" w:date="2025-08-18T22:01:00Z" w16du:dateUtc="2025-08-18T20:01:00Z"/>
              <w:rFonts w:eastAsia="Segoe UI" w:cstheme="minorHAnsi"/>
              <w:color w:val="000000" w:themeColor="text1"/>
            </w:rPr>
          </w:rPrChange>
        </w:rPr>
      </w:pPr>
      <w:ins w:id="309" w:author="Michel Gerits" w:date="2025-08-18T22:01:00Z" w16du:dateUtc="2025-08-18T20:01:00Z">
        <w:r w:rsidRPr="009C79A2">
          <w:rPr>
            <w:rFonts w:eastAsia="Segoe UI" w:cstheme="minorHAnsi"/>
            <w:color w:val="000000" w:themeColor="text1"/>
            <w:lang w:val="en-GB"/>
            <w:rPrChange w:id="310" w:author="Coens, Alain" w:date="2025-08-20T13:51:00Z" w16du:dateUtc="2025-08-20T11:51:00Z">
              <w:rPr>
                <w:rFonts w:eastAsia="Segoe UI" w:cstheme="minorHAnsi"/>
                <w:color w:val="000000" w:themeColor="text1"/>
              </w:rPr>
            </w:rPrChange>
          </w:rPr>
          <w:t>Interfaces: DWH/BI</w:t>
        </w:r>
        <w:r w:rsidRPr="009C79A2">
          <w:rPr>
            <w:rFonts w:eastAsia="Segoe UI" w:cstheme="minorHAnsi"/>
            <w:color w:val="000000" w:themeColor="text1"/>
            <w:lang w:val="en-GB"/>
            <w:rPrChange w:id="311" w:author="Coens, Alain" w:date="2025-08-20T13:51:00Z" w16du:dateUtc="2025-08-20T11:51:00Z">
              <w:rPr>
                <w:rFonts w:eastAsia="Segoe UI" w:cstheme="minorHAnsi"/>
                <w:color w:val="000000" w:themeColor="text1"/>
              </w:rPr>
            </w:rPrChange>
          </w:rPr>
          <w:noBreakHyphen/>
          <w:t>app, PDF</w:t>
        </w:r>
        <w:r w:rsidRPr="009C79A2">
          <w:rPr>
            <w:rFonts w:eastAsia="Segoe UI" w:cstheme="minorHAnsi"/>
            <w:color w:val="000000" w:themeColor="text1"/>
            <w:lang w:val="en-GB"/>
            <w:rPrChange w:id="312" w:author="Coens, Alain" w:date="2025-08-20T13:51:00Z" w16du:dateUtc="2025-08-20T11:51:00Z">
              <w:rPr>
                <w:rFonts w:eastAsia="Segoe UI" w:cstheme="minorHAnsi"/>
                <w:color w:val="000000" w:themeColor="text1"/>
              </w:rPr>
            </w:rPrChange>
          </w:rPr>
          <w:noBreakHyphen/>
          <w:t>generator.</w:t>
        </w:r>
      </w:ins>
    </w:p>
    <w:p w14:paraId="1A89A1E7" w14:textId="77777777" w:rsidR="00C02802" w:rsidRDefault="00C02802" w:rsidP="00C02802">
      <w:pPr>
        <w:numPr>
          <w:ilvl w:val="0"/>
          <w:numId w:val="77"/>
        </w:numPr>
        <w:spacing w:after="0" w:line="260" w:lineRule="exact"/>
        <w:rPr>
          <w:rFonts w:eastAsia="Segoe UI" w:cstheme="minorHAnsi"/>
          <w:color w:val="000000" w:themeColor="text1"/>
        </w:rPr>
      </w:pPr>
      <w:ins w:id="313" w:author="Michel Gerits" w:date="2025-08-18T22:01:00Z" w16du:dateUtc="2025-08-18T20:01:00Z">
        <w:r w:rsidRPr="00630343">
          <w:rPr>
            <w:rFonts w:eastAsia="Segoe UI" w:cstheme="minorHAnsi"/>
            <w:color w:val="000000" w:themeColor="text1"/>
          </w:rPr>
          <w:t>Bron: bestaande BI</w:t>
        </w:r>
        <w:r w:rsidRPr="00630343">
          <w:rPr>
            <w:rFonts w:eastAsia="Segoe UI" w:cstheme="minorHAnsi"/>
            <w:color w:val="000000" w:themeColor="text1"/>
          </w:rPr>
          <w:noBreakHyphen/>
          <w:t>traject &amp; nood aan periodieke rapporten.</w:t>
        </w:r>
      </w:ins>
    </w:p>
    <w:p w14:paraId="10FE3CE3" w14:textId="77777777" w:rsidR="00D80D3C" w:rsidRPr="00630343" w:rsidRDefault="00D80D3C" w:rsidP="00C02802">
      <w:pPr>
        <w:numPr>
          <w:ilvl w:val="0"/>
          <w:numId w:val="77"/>
        </w:numPr>
        <w:spacing w:after="0" w:line="260" w:lineRule="exact"/>
        <w:rPr>
          <w:ins w:id="314" w:author="Michel Gerits" w:date="2025-08-18T22:01:00Z" w16du:dateUtc="2025-08-18T20:01:00Z"/>
          <w:rFonts w:eastAsia="Segoe UI" w:cstheme="minorHAnsi"/>
          <w:color w:val="000000" w:themeColor="text1"/>
        </w:rPr>
      </w:pPr>
    </w:p>
    <w:p w14:paraId="2D14CAB9" w14:textId="77777777" w:rsidR="00C02802" w:rsidRPr="00630343" w:rsidRDefault="00C02802" w:rsidP="00C02802">
      <w:pPr>
        <w:spacing w:after="0" w:line="260" w:lineRule="exact"/>
        <w:rPr>
          <w:ins w:id="315" w:author="Michel Gerits" w:date="2025-08-18T22:01:00Z" w16du:dateUtc="2025-08-18T20:01:00Z"/>
          <w:rFonts w:eastAsia="Segoe UI" w:cstheme="minorHAnsi"/>
          <w:b/>
          <w:bCs/>
          <w:color w:val="000000" w:themeColor="text1"/>
        </w:rPr>
      </w:pPr>
      <w:ins w:id="316" w:author="Michel Gerits" w:date="2025-08-18T22:01:00Z" w16du:dateUtc="2025-08-18T20:01:00Z">
        <w:r w:rsidRPr="00630343">
          <w:rPr>
            <w:rFonts w:eastAsia="Segoe UI" w:cstheme="minorHAnsi"/>
            <w:b/>
            <w:bCs/>
            <w:color w:val="000000" w:themeColor="text1"/>
          </w:rPr>
          <w:t>Uitbreidingslaag (Laag 2) – “close the loop”</w:t>
        </w:r>
      </w:ins>
    </w:p>
    <w:p w14:paraId="11B1F0B4" w14:textId="77777777" w:rsidR="00C02802" w:rsidRPr="00630343" w:rsidRDefault="00C02802" w:rsidP="00C02802">
      <w:pPr>
        <w:numPr>
          <w:ilvl w:val="0"/>
          <w:numId w:val="78"/>
        </w:numPr>
        <w:spacing w:after="0" w:line="260" w:lineRule="exact"/>
        <w:rPr>
          <w:ins w:id="317" w:author="Michel Gerits" w:date="2025-08-18T22:01:00Z" w16du:dateUtc="2025-08-18T20:01:00Z"/>
          <w:rFonts w:eastAsia="Segoe UI" w:cstheme="minorHAnsi"/>
          <w:color w:val="000000" w:themeColor="text1"/>
        </w:rPr>
      </w:pPr>
      <w:ins w:id="318" w:author="Michel Gerits" w:date="2025-08-18T22:01:00Z" w16du:dateUtc="2025-08-18T20:01:00Z">
        <w:r w:rsidRPr="00630343">
          <w:rPr>
            <w:rFonts w:eastAsia="Segoe UI" w:cstheme="minorHAnsi"/>
            <w:b/>
            <w:bCs/>
            <w:color w:val="000000" w:themeColor="text1"/>
          </w:rPr>
          <w:t>Vergunningenhub (A</w:t>
        </w:r>
        <w:r w:rsidRPr="00630343">
          <w:rPr>
            <w:rFonts w:eastAsia="Segoe UI" w:cstheme="minorHAnsi"/>
            <w:b/>
            <w:bCs/>
            <w:color w:val="000000" w:themeColor="text1"/>
          </w:rPr>
          <w:noBreakHyphen/>
          <w:t>Sign &amp; domeintoelating)</w:t>
        </w:r>
      </w:ins>
    </w:p>
    <w:p w14:paraId="726BE688" w14:textId="77777777" w:rsidR="00C02802" w:rsidRPr="00630343" w:rsidRDefault="00C02802" w:rsidP="00C02802">
      <w:pPr>
        <w:numPr>
          <w:ilvl w:val="0"/>
          <w:numId w:val="79"/>
        </w:numPr>
        <w:spacing w:after="0" w:line="260" w:lineRule="exact"/>
        <w:rPr>
          <w:ins w:id="319" w:author="Michel Gerits" w:date="2025-08-18T22:01:00Z" w16du:dateUtc="2025-08-18T20:01:00Z"/>
          <w:rFonts w:eastAsia="Segoe UI" w:cstheme="minorHAnsi"/>
          <w:color w:val="000000" w:themeColor="text1"/>
        </w:rPr>
      </w:pPr>
      <w:ins w:id="320" w:author="Michel Gerits" w:date="2025-08-18T22:01:00Z" w16du:dateUtc="2025-08-18T20:01:00Z">
        <w:r w:rsidRPr="00630343">
          <w:rPr>
            <w:rFonts w:eastAsia="Segoe UI" w:cstheme="minorHAnsi"/>
            <w:color w:val="000000" w:themeColor="text1"/>
          </w:rPr>
          <w:t>Doel: eenduidige koppeling signalisatie/domeinvergunning ↔ grondwerk.</w:t>
        </w:r>
      </w:ins>
    </w:p>
    <w:p w14:paraId="3077D1A3" w14:textId="77777777" w:rsidR="00C02802" w:rsidRPr="00630343" w:rsidRDefault="00C02802" w:rsidP="00C02802">
      <w:pPr>
        <w:numPr>
          <w:ilvl w:val="0"/>
          <w:numId w:val="79"/>
        </w:numPr>
        <w:spacing w:after="0" w:line="260" w:lineRule="exact"/>
        <w:rPr>
          <w:ins w:id="321" w:author="Michel Gerits" w:date="2025-08-18T22:01:00Z" w16du:dateUtc="2025-08-18T20:01:00Z"/>
          <w:rFonts w:eastAsia="Segoe UI" w:cstheme="minorHAnsi"/>
          <w:color w:val="000000" w:themeColor="text1"/>
        </w:rPr>
      </w:pPr>
      <w:ins w:id="322" w:author="Michel Gerits" w:date="2025-08-18T22:01:00Z" w16du:dateUtc="2025-08-18T20:01:00Z">
        <w:r w:rsidRPr="00630343">
          <w:rPr>
            <w:rFonts w:eastAsia="Segoe UI" w:cstheme="minorHAnsi"/>
            <w:color w:val="000000" w:themeColor="text1"/>
          </w:rPr>
          <w:t>Functies: lookup, status, referenties in case, QR</w:t>
        </w:r>
        <w:r w:rsidRPr="00630343">
          <w:rPr>
            <w:rFonts w:eastAsia="Segoe UI" w:cstheme="minorHAnsi"/>
            <w:color w:val="000000" w:themeColor="text1"/>
          </w:rPr>
          <w:noBreakHyphen/>
          <w:t>koppeling.</w:t>
        </w:r>
      </w:ins>
    </w:p>
    <w:p w14:paraId="7FB23925" w14:textId="77777777" w:rsidR="00C02802" w:rsidRPr="009C79A2" w:rsidRDefault="00C02802" w:rsidP="00C02802">
      <w:pPr>
        <w:numPr>
          <w:ilvl w:val="0"/>
          <w:numId w:val="79"/>
        </w:numPr>
        <w:spacing w:after="0" w:line="260" w:lineRule="exact"/>
        <w:rPr>
          <w:ins w:id="323" w:author="Michel Gerits" w:date="2025-08-18T22:01:00Z" w16du:dateUtc="2025-08-18T20:01:00Z"/>
          <w:rFonts w:eastAsia="Segoe UI" w:cstheme="minorHAnsi"/>
          <w:color w:val="000000" w:themeColor="text1"/>
          <w:lang w:val="en-GB"/>
          <w:rPrChange w:id="324" w:author="Coens, Alain" w:date="2025-08-20T13:51:00Z" w16du:dateUtc="2025-08-20T11:51:00Z">
            <w:rPr>
              <w:ins w:id="325" w:author="Michel Gerits" w:date="2025-08-18T22:01:00Z" w16du:dateUtc="2025-08-18T20:01:00Z"/>
              <w:rFonts w:eastAsia="Segoe UI" w:cstheme="minorHAnsi"/>
              <w:color w:val="000000" w:themeColor="text1"/>
            </w:rPr>
          </w:rPrChange>
        </w:rPr>
      </w:pPr>
      <w:ins w:id="326" w:author="Michel Gerits" w:date="2025-08-18T22:01:00Z" w16du:dateUtc="2025-08-18T20:01:00Z">
        <w:r w:rsidRPr="009C79A2">
          <w:rPr>
            <w:rFonts w:eastAsia="Segoe UI" w:cstheme="minorHAnsi"/>
            <w:color w:val="000000" w:themeColor="text1"/>
            <w:lang w:val="en-GB"/>
            <w:rPrChange w:id="327" w:author="Coens, Alain" w:date="2025-08-20T13:51:00Z" w16du:dateUtc="2025-08-20T11:51:00Z">
              <w:rPr>
                <w:rFonts w:eastAsia="Segoe UI" w:cstheme="minorHAnsi"/>
                <w:color w:val="000000" w:themeColor="text1"/>
              </w:rPr>
            </w:rPrChange>
          </w:rPr>
          <w:t>Interfaces: A</w:t>
        </w:r>
        <w:r w:rsidRPr="009C79A2">
          <w:rPr>
            <w:rFonts w:eastAsia="Segoe UI" w:cstheme="minorHAnsi"/>
            <w:color w:val="000000" w:themeColor="text1"/>
            <w:lang w:val="en-GB"/>
            <w:rPrChange w:id="328" w:author="Coens, Alain" w:date="2025-08-20T13:51:00Z" w16du:dateUtc="2025-08-20T11:51:00Z">
              <w:rPr>
                <w:rFonts w:eastAsia="Segoe UI" w:cstheme="minorHAnsi"/>
                <w:color w:val="000000" w:themeColor="text1"/>
              </w:rPr>
            </w:rPrChange>
          </w:rPr>
          <w:noBreakHyphen/>
          <w:t>Sign, GIPOD, Backoffice.</w:t>
        </w:r>
      </w:ins>
    </w:p>
    <w:p w14:paraId="734745F6" w14:textId="77777777" w:rsidR="00C02802" w:rsidRPr="00630343" w:rsidRDefault="00C02802" w:rsidP="00C02802">
      <w:pPr>
        <w:numPr>
          <w:ilvl w:val="0"/>
          <w:numId w:val="79"/>
        </w:numPr>
        <w:spacing w:after="0" w:line="260" w:lineRule="exact"/>
        <w:rPr>
          <w:ins w:id="329" w:author="Michel Gerits" w:date="2025-08-18T22:01:00Z" w16du:dateUtc="2025-08-18T20:01:00Z"/>
          <w:rFonts w:eastAsia="Segoe UI" w:cstheme="minorHAnsi"/>
          <w:color w:val="000000" w:themeColor="text1"/>
        </w:rPr>
      </w:pPr>
      <w:ins w:id="330" w:author="Michel Gerits" w:date="2025-08-18T22:01:00Z" w16du:dateUtc="2025-08-18T20:01:00Z">
        <w:r w:rsidRPr="00630343">
          <w:rPr>
            <w:rFonts w:eastAsia="Segoe UI" w:cstheme="minorHAnsi"/>
            <w:color w:val="000000" w:themeColor="text1"/>
          </w:rPr>
          <w:t>Bron: huidige versnippering tussen domein- en signalisatievergunning.</w:t>
        </w:r>
      </w:ins>
    </w:p>
    <w:p w14:paraId="1053E296" w14:textId="77777777" w:rsidR="00C02802" w:rsidRPr="00630343" w:rsidRDefault="00C02802" w:rsidP="00C02802">
      <w:pPr>
        <w:numPr>
          <w:ilvl w:val="0"/>
          <w:numId w:val="80"/>
        </w:numPr>
        <w:spacing w:after="0" w:line="260" w:lineRule="exact"/>
        <w:rPr>
          <w:ins w:id="331" w:author="Michel Gerits" w:date="2025-08-18T22:01:00Z" w16du:dateUtc="2025-08-18T20:01:00Z"/>
          <w:rFonts w:eastAsia="Segoe UI" w:cstheme="minorHAnsi"/>
          <w:color w:val="000000" w:themeColor="text1"/>
        </w:rPr>
      </w:pPr>
      <w:ins w:id="332" w:author="Michel Gerits" w:date="2025-08-18T22:01:00Z" w16du:dateUtc="2025-08-18T20:01:00Z">
        <w:r w:rsidRPr="00630343">
          <w:rPr>
            <w:rFonts w:eastAsia="Segoe UI" w:cstheme="minorHAnsi"/>
            <w:b/>
            <w:bCs/>
            <w:color w:val="000000" w:themeColor="text1"/>
          </w:rPr>
          <w:t>Validatie</w:t>
        </w:r>
        <w:r w:rsidRPr="00630343">
          <w:rPr>
            <w:rFonts w:eastAsia="Segoe UI" w:cstheme="minorHAnsi"/>
            <w:b/>
            <w:bCs/>
            <w:color w:val="000000" w:themeColor="text1"/>
          </w:rPr>
          <w:noBreakHyphen/>
          <w:t>engine Code Nuts + OSLO</w:t>
        </w:r>
      </w:ins>
    </w:p>
    <w:p w14:paraId="7D283D79" w14:textId="77777777" w:rsidR="00C02802" w:rsidRPr="00630343" w:rsidRDefault="00C02802" w:rsidP="00C02802">
      <w:pPr>
        <w:numPr>
          <w:ilvl w:val="0"/>
          <w:numId w:val="81"/>
        </w:numPr>
        <w:spacing w:after="0" w:line="260" w:lineRule="exact"/>
        <w:rPr>
          <w:ins w:id="333" w:author="Michel Gerits" w:date="2025-08-18T22:01:00Z" w16du:dateUtc="2025-08-18T20:01:00Z"/>
          <w:rFonts w:eastAsia="Segoe UI" w:cstheme="minorHAnsi"/>
          <w:color w:val="000000" w:themeColor="text1"/>
        </w:rPr>
      </w:pPr>
      <w:ins w:id="334" w:author="Michel Gerits" w:date="2025-08-18T22:01:00Z" w16du:dateUtc="2025-08-18T20:01:00Z">
        <w:r w:rsidRPr="00630343">
          <w:rPr>
            <w:rFonts w:eastAsia="Segoe UI" w:cstheme="minorHAnsi"/>
            <w:color w:val="000000" w:themeColor="text1"/>
          </w:rPr>
          <w:t>Doel: automatische check op regels &amp; datamodellen.</w:t>
        </w:r>
      </w:ins>
    </w:p>
    <w:p w14:paraId="0BCB58E0" w14:textId="77777777" w:rsidR="00C02802" w:rsidRPr="009C79A2" w:rsidRDefault="00C02802" w:rsidP="00C02802">
      <w:pPr>
        <w:numPr>
          <w:ilvl w:val="0"/>
          <w:numId w:val="81"/>
        </w:numPr>
        <w:spacing w:after="0" w:line="260" w:lineRule="exact"/>
        <w:rPr>
          <w:ins w:id="335" w:author="Michel Gerits" w:date="2025-08-18T22:01:00Z" w16du:dateUtc="2025-08-18T20:01:00Z"/>
          <w:rFonts w:eastAsia="Segoe UI" w:cstheme="minorHAnsi"/>
          <w:color w:val="000000" w:themeColor="text1"/>
          <w:lang w:val="en-GB"/>
          <w:rPrChange w:id="336" w:author="Coens, Alain" w:date="2025-08-20T13:51:00Z" w16du:dateUtc="2025-08-20T11:51:00Z">
            <w:rPr>
              <w:ins w:id="337" w:author="Michel Gerits" w:date="2025-08-18T22:01:00Z" w16du:dateUtc="2025-08-18T20:01:00Z"/>
              <w:rFonts w:eastAsia="Segoe UI" w:cstheme="minorHAnsi"/>
              <w:color w:val="000000" w:themeColor="text1"/>
            </w:rPr>
          </w:rPrChange>
        </w:rPr>
      </w:pPr>
      <w:ins w:id="338" w:author="Michel Gerits" w:date="2025-08-18T22:01:00Z" w16du:dateUtc="2025-08-18T20:01:00Z">
        <w:r w:rsidRPr="009C79A2">
          <w:rPr>
            <w:rFonts w:eastAsia="Segoe UI" w:cstheme="minorHAnsi"/>
            <w:color w:val="000000" w:themeColor="text1"/>
            <w:lang w:val="en-GB"/>
            <w:rPrChange w:id="339" w:author="Coens, Alain" w:date="2025-08-20T13:51:00Z" w16du:dateUtc="2025-08-20T11:51:00Z">
              <w:rPr>
                <w:rFonts w:eastAsia="Segoe UI" w:cstheme="minorHAnsi"/>
                <w:color w:val="000000" w:themeColor="text1"/>
              </w:rPr>
            </w:rPrChange>
          </w:rPr>
          <w:t>Functies: rule</w:t>
        </w:r>
        <w:r w:rsidRPr="009C79A2">
          <w:rPr>
            <w:rFonts w:eastAsia="Segoe UI" w:cstheme="minorHAnsi"/>
            <w:color w:val="000000" w:themeColor="text1"/>
            <w:lang w:val="en-GB"/>
            <w:rPrChange w:id="340" w:author="Coens, Alain" w:date="2025-08-20T13:51:00Z" w16du:dateUtc="2025-08-20T11:51:00Z">
              <w:rPr>
                <w:rFonts w:eastAsia="Segoe UI" w:cstheme="minorHAnsi"/>
                <w:color w:val="000000" w:themeColor="text1"/>
              </w:rPr>
            </w:rPrChange>
          </w:rPr>
          <w:noBreakHyphen/>
          <w:t>sets (materiaal, timing, zones), OSLO</w:t>
        </w:r>
        <w:r w:rsidRPr="009C79A2">
          <w:rPr>
            <w:rFonts w:eastAsia="Segoe UI" w:cstheme="minorHAnsi"/>
            <w:color w:val="000000" w:themeColor="text1"/>
            <w:lang w:val="en-GB"/>
            <w:rPrChange w:id="341" w:author="Coens, Alain" w:date="2025-08-20T13:51:00Z" w16du:dateUtc="2025-08-20T11:51:00Z">
              <w:rPr>
                <w:rFonts w:eastAsia="Segoe UI" w:cstheme="minorHAnsi"/>
                <w:color w:val="000000" w:themeColor="text1"/>
              </w:rPr>
            </w:rPrChange>
          </w:rPr>
          <w:noBreakHyphen/>
          <w:t>mapping, explain</w:t>
        </w:r>
        <w:r w:rsidRPr="009C79A2">
          <w:rPr>
            <w:rFonts w:eastAsia="Segoe UI" w:cstheme="minorHAnsi"/>
            <w:color w:val="000000" w:themeColor="text1"/>
            <w:lang w:val="en-GB"/>
            <w:rPrChange w:id="342" w:author="Coens, Alain" w:date="2025-08-20T13:51:00Z" w16du:dateUtc="2025-08-20T11:51:00Z">
              <w:rPr>
                <w:rFonts w:eastAsia="Segoe UI" w:cstheme="minorHAnsi"/>
                <w:color w:val="000000" w:themeColor="text1"/>
              </w:rPr>
            </w:rPrChange>
          </w:rPr>
          <w:noBreakHyphen/>
          <w:t>report.</w:t>
        </w:r>
      </w:ins>
    </w:p>
    <w:p w14:paraId="131D3E0D" w14:textId="77777777" w:rsidR="00C02802" w:rsidRPr="009C79A2" w:rsidRDefault="00C02802" w:rsidP="00C02802">
      <w:pPr>
        <w:numPr>
          <w:ilvl w:val="0"/>
          <w:numId w:val="81"/>
        </w:numPr>
        <w:spacing w:after="0" w:line="260" w:lineRule="exact"/>
        <w:rPr>
          <w:ins w:id="343" w:author="Michel Gerits" w:date="2025-08-18T22:01:00Z" w16du:dateUtc="2025-08-18T20:01:00Z"/>
          <w:rFonts w:eastAsia="Segoe UI" w:cstheme="minorHAnsi"/>
          <w:color w:val="000000" w:themeColor="text1"/>
          <w:lang w:val="en-GB"/>
          <w:rPrChange w:id="344" w:author="Coens, Alain" w:date="2025-08-20T13:51:00Z" w16du:dateUtc="2025-08-20T11:51:00Z">
            <w:rPr>
              <w:ins w:id="345" w:author="Michel Gerits" w:date="2025-08-18T22:01:00Z" w16du:dateUtc="2025-08-18T20:01:00Z"/>
              <w:rFonts w:eastAsia="Segoe UI" w:cstheme="minorHAnsi"/>
              <w:color w:val="000000" w:themeColor="text1"/>
            </w:rPr>
          </w:rPrChange>
        </w:rPr>
      </w:pPr>
      <w:ins w:id="346" w:author="Michel Gerits" w:date="2025-08-18T22:01:00Z" w16du:dateUtc="2025-08-18T20:01:00Z">
        <w:r w:rsidRPr="009C79A2">
          <w:rPr>
            <w:rFonts w:eastAsia="Segoe UI" w:cstheme="minorHAnsi"/>
            <w:color w:val="000000" w:themeColor="text1"/>
            <w:lang w:val="en-GB"/>
            <w:rPrChange w:id="347" w:author="Coens, Alain" w:date="2025-08-20T13:51:00Z" w16du:dateUtc="2025-08-20T11:51:00Z">
              <w:rPr>
                <w:rFonts w:eastAsia="Segoe UI" w:cstheme="minorHAnsi"/>
                <w:color w:val="000000" w:themeColor="text1"/>
              </w:rPr>
            </w:rPrChange>
          </w:rPr>
          <w:t>Interfaces: GIS, GIPOD</w:t>
        </w:r>
        <w:r w:rsidRPr="009C79A2">
          <w:rPr>
            <w:rFonts w:eastAsia="Segoe UI" w:cstheme="minorHAnsi"/>
            <w:color w:val="000000" w:themeColor="text1"/>
            <w:lang w:val="en-GB"/>
            <w:rPrChange w:id="348" w:author="Coens, Alain" w:date="2025-08-20T13:51:00Z" w16du:dateUtc="2025-08-20T11:51:00Z">
              <w:rPr>
                <w:rFonts w:eastAsia="Segoe UI" w:cstheme="minorHAnsi"/>
                <w:color w:val="000000" w:themeColor="text1"/>
              </w:rPr>
            </w:rPrChange>
          </w:rPr>
          <w:noBreakHyphen/>
          <w:t>data, Backoffice.</w:t>
        </w:r>
      </w:ins>
    </w:p>
    <w:p w14:paraId="63E246CC" w14:textId="77777777" w:rsidR="00C02802" w:rsidRPr="00630343" w:rsidRDefault="00C02802" w:rsidP="00C02802">
      <w:pPr>
        <w:numPr>
          <w:ilvl w:val="0"/>
          <w:numId w:val="81"/>
        </w:numPr>
        <w:spacing w:after="0" w:line="260" w:lineRule="exact"/>
        <w:rPr>
          <w:ins w:id="349" w:author="Michel Gerits" w:date="2025-08-18T22:01:00Z" w16du:dateUtc="2025-08-18T20:01:00Z"/>
          <w:rFonts w:eastAsia="Segoe UI" w:cstheme="minorHAnsi"/>
          <w:color w:val="000000" w:themeColor="text1"/>
        </w:rPr>
      </w:pPr>
      <w:ins w:id="350" w:author="Michel Gerits" w:date="2025-08-18T22:01:00Z" w16du:dateUtc="2025-08-18T20:01:00Z">
        <w:r w:rsidRPr="00630343">
          <w:rPr>
            <w:rFonts w:eastAsia="Segoe UI" w:cstheme="minorHAnsi"/>
            <w:color w:val="000000" w:themeColor="text1"/>
          </w:rPr>
          <w:t>Bron: “automatische validatie tegen Code Nuts &amp; OSLO”, PLC</w:t>
        </w:r>
        <w:r w:rsidRPr="00630343">
          <w:rPr>
            <w:rFonts w:eastAsia="Segoe UI" w:cstheme="minorHAnsi"/>
            <w:color w:val="000000" w:themeColor="text1"/>
          </w:rPr>
          <w:noBreakHyphen/>
          <w:t>kwaliteitstoets.</w:t>
        </w:r>
      </w:ins>
    </w:p>
    <w:p w14:paraId="7AC2E449" w14:textId="77777777" w:rsidR="00C02802" w:rsidRPr="00630343" w:rsidRDefault="00C02802" w:rsidP="00C02802">
      <w:pPr>
        <w:numPr>
          <w:ilvl w:val="0"/>
          <w:numId w:val="82"/>
        </w:numPr>
        <w:spacing w:after="0" w:line="260" w:lineRule="exact"/>
        <w:rPr>
          <w:ins w:id="351" w:author="Michel Gerits" w:date="2025-08-18T22:01:00Z" w16du:dateUtc="2025-08-18T20:01:00Z"/>
          <w:rFonts w:eastAsia="Segoe UI" w:cstheme="minorHAnsi"/>
          <w:color w:val="000000" w:themeColor="text1"/>
        </w:rPr>
      </w:pPr>
      <w:ins w:id="352" w:author="Michel Gerits" w:date="2025-08-18T22:01:00Z" w16du:dateUtc="2025-08-18T20:01:00Z">
        <w:r w:rsidRPr="00630343">
          <w:rPr>
            <w:rFonts w:eastAsia="Segoe UI" w:cstheme="minorHAnsi"/>
            <w:b/>
            <w:bCs/>
            <w:color w:val="000000" w:themeColor="text1"/>
          </w:rPr>
          <w:t>AI</w:t>
        </w:r>
        <w:r w:rsidRPr="00630343">
          <w:rPr>
            <w:rFonts w:eastAsia="Segoe UI" w:cstheme="minorHAnsi"/>
            <w:b/>
            <w:bCs/>
            <w:color w:val="000000" w:themeColor="text1"/>
          </w:rPr>
          <w:noBreakHyphen/>
          <w:t>beeldherkenning (materiaal/schade)</w:t>
        </w:r>
      </w:ins>
    </w:p>
    <w:p w14:paraId="21BCBF1B" w14:textId="77777777" w:rsidR="00C02802" w:rsidRPr="00630343" w:rsidRDefault="00C02802" w:rsidP="00C02802">
      <w:pPr>
        <w:numPr>
          <w:ilvl w:val="0"/>
          <w:numId w:val="83"/>
        </w:numPr>
        <w:spacing w:after="0" w:line="260" w:lineRule="exact"/>
        <w:rPr>
          <w:ins w:id="353" w:author="Michel Gerits" w:date="2025-08-18T22:01:00Z" w16du:dateUtc="2025-08-18T20:01:00Z"/>
          <w:rFonts w:eastAsia="Segoe UI" w:cstheme="minorHAnsi"/>
          <w:color w:val="000000" w:themeColor="text1"/>
        </w:rPr>
      </w:pPr>
      <w:ins w:id="354" w:author="Michel Gerits" w:date="2025-08-18T22:01:00Z" w16du:dateUtc="2025-08-18T20:01:00Z">
        <w:r w:rsidRPr="00630343">
          <w:rPr>
            <w:rFonts w:eastAsia="Segoe UI" w:cstheme="minorHAnsi"/>
            <w:color w:val="000000" w:themeColor="text1"/>
          </w:rPr>
          <w:t>Doel: versnellen en objectiveren van vaststellingen.</w:t>
        </w:r>
      </w:ins>
    </w:p>
    <w:p w14:paraId="60FC2894" w14:textId="77777777" w:rsidR="00C02802" w:rsidRPr="00630343" w:rsidRDefault="00C02802" w:rsidP="00C02802">
      <w:pPr>
        <w:numPr>
          <w:ilvl w:val="0"/>
          <w:numId w:val="83"/>
        </w:numPr>
        <w:spacing w:after="0" w:line="260" w:lineRule="exact"/>
        <w:rPr>
          <w:ins w:id="355" w:author="Michel Gerits" w:date="2025-08-18T22:01:00Z" w16du:dateUtc="2025-08-18T20:01:00Z"/>
          <w:rFonts w:eastAsia="Segoe UI" w:cstheme="minorHAnsi"/>
          <w:color w:val="000000" w:themeColor="text1"/>
        </w:rPr>
      </w:pPr>
      <w:ins w:id="356" w:author="Michel Gerits" w:date="2025-08-18T22:01:00Z" w16du:dateUtc="2025-08-18T20:01:00Z">
        <w:r w:rsidRPr="00630343">
          <w:rPr>
            <w:rFonts w:eastAsia="Segoe UI" w:cstheme="minorHAnsi"/>
            <w:color w:val="000000" w:themeColor="text1"/>
          </w:rPr>
          <w:t>Functies: detectie materiaaltype, schadeklasse, kwaliteitsflags.</w:t>
        </w:r>
      </w:ins>
    </w:p>
    <w:p w14:paraId="44AD9154" w14:textId="77777777" w:rsidR="00C02802" w:rsidRPr="005A75C9" w:rsidRDefault="00C02802" w:rsidP="00C02802">
      <w:pPr>
        <w:numPr>
          <w:ilvl w:val="0"/>
          <w:numId w:val="83"/>
        </w:numPr>
        <w:spacing w:after="0" w:line="260" w:lineRule="exact"/>
        <w:rPr>
          <w:ins w:id="357" w:author="Michel Gerits" w:date="2025-08-18T22:01:00Z" w16du:dateUtc="2025-08-18T20:01:00Z"/>
          <w:rFonts w:eastAsia="Segoe UI" w:cstheme="minorHAnsi"/>
          <w:color w:val="000000" w:themeColor="text1"/>
          <w:lang w:val="en-GB"/>
          <w:rPrChange w:id="358" w:author="Van Vooren, Andras" w:date="2025-08-22T10:06:00Z" w16du:dateUtc="2025-08-22T08:06:00Z">
            <w:rPr>
              <w:ins w:id="359" w:author="Michel Gerits" w:date="2025-08-18T22:01:00Z" w16du:dateUtc="2025-08-18T20:01:00Z"/>
              <w:rFonts w:eastAsia="Segoe UI" w:cstheme="minorHAnsi"/>
              <w:color w:val="000000" w:themeColor="text1"/>
            </w:rPr>
          </w:rPrChange>
        </w:rPr>
      </w:pPr>
      <w:ins w:id="360" w:author="Michel Gerits" w:date="2025-08-18T22:01:00Z" w16du:dateUtc="2025-08-18T20:01:00Z">
        <w:r w:rsidRPr="005A75C9">
          <w:rPr>
            <w:rFonts w:eastAsia="Segoe UI" w:cstheme="minorHAnsi"/>
            <w:color w:val="000000" w:themeColor="text1"/>
            <w:lang w:val="en-GB"/>
            <w:rPrChange w:id="361" w:author="Van Vooren, Andras" w:date="2025-08-22T10:06:00Z" w16du:dateUtc="2025-08-22T08:06:00Z">
              <w:rPr>
                <w:rFonts w:eastAsia="Segoe UI" w:cstheme="minorHAnsi"/>
                <w:color w:val="000000" w:themeColor="text1"/>
              </w:rPr>
            </w:rPrChange>
          </w:rPr>
          <w:t>Interfaces: Media</w:t>
        </w:r>
        <w:r w:rsidRPr="005A75C9">
          <w:rPr>
            <w:rFonts w:eastAsia="Segoe UI" w:cstheme="minorHAnsi"/>
            <w:color w:val="000000" w:themeColor="text1"/>
            <w:lang w:val="en-GB"/>
            <w:rPrChange w:id="362" w:author="Van Vooren, Andras" w:date="2025-08-22T10:06:00Z" w16du:dateUtc="2025-08-22T08:06:00Z">
              <w:rPr>
                <w:rFonts w:eastAsia="Segoe UI" w:cstheme="minorHAnsi"/>
                <w:color w:val="000000" w:themeColor="text1"/>
              </w:rPr>
            </w:rPrChange>
          </w:rPr>
          <w:noBreakHyphen/>
          <w:t>store, Backoffice, Validatie</w:t>
        </w:r>
        <w:r w:rsidRPr="005A75C9">
          <w:rPr>
            <w:rFonts w:eastAsia="Segoe UI" w:cstheme="minorHAnsi"/>
            <w:color w:val="000000" w:themeColor="text1"/>
            <w:lang w:val="en-GB"/>
            <w:rPrChange w:id="363" w:author="Van Vooren, Andras" w:date="2025-08-22T10:06:00Z" w16du:dateUtc="2025-08-22T08:06:00Z">
              <w:rPr>
                <w:rFonts w:eastAsia="Segoe UI" w:cstheme="minorHAnsi"/>
                <w:color w:val="000000" w:themeColor="text1"/>
              </w:rPr>
            </w:rPrChange>
          </w:rPr>
          <w:noBreakHyphen/>
          <w:t>engine.</w:t>
        </w:r>
      </w:ins>
    </w:p>
    <w:p w14:paraId="51AD1C01" w14:textId="77777777" w:rsidR="00C02802" w:rsidRPr="00630343" w:rsidRDefault="00C02802" w:rsidP="00C02802">
      <w:pPr>
        <w:numPr>
          <w:ilvl w:val="0"/>
          <w:numId w:val="83"/>
        </w:numPr>
        <w:spacing w:after="0" w:line="260" w:lineRule="exact"/>
        <w:rPr>
          <w:ins w:id="364" w:author="Michel Gerits" w:date="2025-08-18T22:01:00Z" w16du:dateUtc="2025-08-18T20:01:00Z"/>
          <w:rFonts w:eastAsia="Segoe UI" w:cstheme="minorHAnsi"/>
          <w:color w:val="000000" w:themeColor="text1"/>
        </w:rPr>
      </w:pPr>
      <w:ins w:id="365" w:author="Michel Gerits" w:date="2025-08-18T22:01:00Z" w16du:dateUtc="2025-08-18T20:01:00Z">
        <w:r w:rsidRPr="00630343">
          <w:rPr>
            <w:rFonts w:eastAsia="Segoe UI" w:cstheme="minorHAnsi"/>
            <w:color w:val="000000" w:themeColor="text1"/>
          </w:rPr>
          <w:t>Bron: voorzien in uitbreidingslaag voor materiaal/schade.</w:t>
        </w:r>
      </w:ins>
    </w:p>
    <w:p w14:paraId="7918400E" w14:textId="77777777" w:rsidR="00C02802" w:rsidRPr="00630343" w:rsidRDefault="00C02802" w:rsidP="00C02802">
      <w:pPr>
        <w:numPr>
          <w:ilvl w:val="0"/>
          <w:numId w:val="84"/>
        </w:numPr>
        <w:spacing w:after="0" w:line="260" w:lineRule="exact"/>
        <w:rPr>
          <w:ins w:id="366" w:author="Michel Gerits" w:date="2025-08-18T22:01:00Z" w16du:dateUtc="2025-08-18T20:01:00Z"/>
          <w:rFonts w:eastAsia="Segoe UI" w:cstheme="minorHAnsi"/>
          <w:color w:val="000000" w:themeColor="text1"/>
        </w:rPr>
      </w:pPr>
      <w:ins w:id="367" w:author="Michel Gerits" w:date="2025-08-18T22:01:00Z" w16du:dateUtc="2025-08-18T20:01:00Z">
        <w:r w:rsidRPr="00630343">
          <w:rPr>
            <w:rFonts w:eastAsia="Segoe UI" w:cstheme="minorHAnsi"/>
            <w:b/>
            <w:bCs/>
            <w:color w:val="000000" w:themeColor="text1"/>
          </w:rPr>
          <w:t>Communicatie-suite (bewonersbrief &amp; infoborden)</w:t>
        </w:r>
      </w:ins>
    </w:p>
    <w:p w14:paraId="325E564B" w14:textId="77777777" w:rsidR="00C02802" w:rsidRPr="00630343" w:rsidRDefault="00C02802" w:rsidP="00C02802">
      <w:pPr>
        <w:numPr>
          <w:ilvl w:val="0"/>
          <w:numId w:val="85"/>
        </w:numPr>
        <w:spacing w:after="0" w:line="260" w:lineRule="exact"/>
        <w:rPr>
          <w:ins w:id="368" w:author="Michel Gerits" w:date="2025-08-18T22:01:00Z" w16du:dateUtc="2025-08-18T20:01:00Z"/>
          <w:rFonts w:eastAsia="Segoe UI" w:cstheme="minorHAnsi"/>
          <w:color w:val="000000" w:themeColor="text1"/>
        </w:rPr>
      </w:pPr>
      <w:ins w:id="369" w:author="Michel Gerits" w:date="2025-08-18T22:01:00Z" w16du:dateUtc="2025-08-18T20:01:00Z">
        <w:r w:rsidRPr="00630343">
          <w:rPr>
            <w:rFonts w:eastAsia="Segoe UI" w:cstheme="minorHAnsi"/>
            <w:color w:val="000000" w:themeColor="text1"/>
          </w:rPr>
          <w:t>Doel: consistente bewonerscommunicatie, digitaal &amp; druk.</w:t>
        </w:r>
      </w:ins>
    </w:p>
    <w:p w14:paraId="682142CD" w14:textId="77777777" w:rsidR="00C02802" w:rsidRPr="00630343" w:rsidRDefault="00C02802" w:rsidP="00C02802">
      <w:pPr>
        <w:numPr>
          <w:ilvl w:val="0"/>
          <w:numId w:val="85"/>
        </w:numPr>
        <w:spacing w:after="0" w:line="260" w:lineRule="exact"/>
        <w:rPr>
          <w:ins w:id="370" w:author="Michel Gerits" w:date="2025-08-18T22:01:00Z" w16du:dateUtc="2025-08-18T20:01:00Z"/>
          <w:rFonts w:eastAsia="Segoe UI" w:cstheme="minorHAnsi"/>
          <w:color w:val="000000" w:themeColor="text1"/>
        </w:rPr>
      </w:pPr>
      <w:ins w:id="371" w:author="Michel Gerits" w:date="2025-08-18T22:01:00Z" w16du:dateUtc="2025-08-18T20:01:00Z">
        <w:r w:rsidRPr="00630343">
          <w:rPr>
            <w:rFonts w:eastAsia="Segoe UI" w:cstheme="minorHAnsi"/>
            <w:color w:val="000000" w:themeColor="text1"/>
          </w:rPr>
          <w:t>Functies: sjablonen, QR/URL, distributielog, koppeling naar hinder op kaart.</w:t>
        </w:r>
      </w:ins>
    </w:p>
    <w:p w14:paraId="5F0C9E38" w14:textId="77777777" w:rsidR="00C02802" w:rsidRPr="005A75C9" w:rsidRDefault="00C02802" w:rsidP="00C02802">
      <w:pPr>
        <w:numPr>
          <w:ilvl w:val="0"/>
          <w:numId w:val="85"/>
        </w:numPr>
        <w:spacing w:after="0" w:line="260" w:lineRule="exact"/>
        <w:rPr>
          <w:ins w:id="372" w:author="Michel Gerits" w:date="2025-08-18T22:01:00Z" w16du:dateUtc="2025-08-18T20:01:00Z"/>
          <w:rFonts w:eastAsia="Segoe UI" w:cstheme="minorHAnsi"/>
          <w:color w:val="000000" w:themeColor="text1"/>
          <w:lang w:val="en-GB"/>
          <w:rPrChange w:id="373" w:author="Van Vooren, Andras" w:date="2025-08-22T10:06:00Z" w16du:dateUtc="2025-08-22T08:06:00Z">
            <w:rPr>
              <w:ins w:id="374" w:author="Michel Gerits" w:date="2025-08-18T22:01:00Z" w16du:dateUtc="2025-08-18T20:01:00Z"/>
              <w:rFonts w:eastAsia="Segoe UI" w:cstheme="minorHAnsi"/>
              <w:color w:val="000000" w:themeColor="text1"/>
            </w:rPr>
          </w:rPrChange>
        </w:rPr>
      </w:pPr>
      <w:ins w:id="375" w:author="Michel Gerits" w:date="2025-08-18T22:01:00Z" w16du:dateUtc="2025-08-18T20:01:00Z">
        <w:r w:rsidRPr="005A75C9">
          <w:rPr>
            <w:rFonts w:eastAsia="Segoe UI" w:cstheme="minorHAnsi"/>
            <w:color w:val="000000" w:themeColor="text1"/>
            <w:lang w:val="en-GB"/>
            <w:rPrChange w:id="376" w:author="Van Vooren, Andras" w:date="2025-08-22T10:06:00Z" w16du:dateUtc="2025-08-22T08:06:00Z">
              <w:rPr>
                <w:rFonts w:eastAsia="Segoe UI" w:cstheme="minorHAnsi"/>
                <w:color w:val="000000" w:themeColor="text1"/>
              </w:rPr>
            </w:rPrChange>
          </w:rPr>
          <w:t>Interfaces: A</w:t>
        </w:r>
        <w:r w:rsidRPr="005A75C9">
          <w:rPr>
            <w:rFonts w:eastAsia="Segoe UI" w:cstheme="minorHAnsi"/>
            <w:color w:val="000000" w:themeColor="text1"/>
            <w:lang w:val="en-GB"/>
            <w:rPrChange w:id="377" w:author="Van Vooren, Andras" w:date="2025-08-22T10:06:00Z" w16du:dateUtc="2025-08-22T08:06:00Z">
              <w:rPr>
                <w:rFonts w:eastAsia="Segoe UI" w:cstheme="minorHAnsi"/>
                <w:color w:val="000000" w:themeColor="text1"/>
              </w:rPr>
            </w:rPrChange>
          </w:rPr>
          <w:noBreakHyphen/>
          <w:t>Sign, GIPOD, Publicatie</w:t>
        </w:r>
        <w:r w:rsidRPr="005A75C9">
          <w:rPr>
            <w:rFonts w:eastAsia="Segoe UI" w:cstheme="minorHAnsi"/>
            <w:color w:val="000000" w:themeColor="text1"/>
            <w:lang w:val="en-GB"/>
            <w:rPrChange w:id="378" w:author="Van Vooren, Andras" w:date="2025-08-22T10:06:00Z" w16du:dateUtc="2025-08-22T08:06:00Z">
              <w:rPr>
                <w:rFonts w:eastAsia="Segoe UI" w:cstheme="minorHAnsi"/>
                <w:color w:val="000000" w:themeColor="text1"/>
              </w:rPr>
            </w:rPrChange>
          </w:rPr>
          <w:noBreakHyphen/>
          <w:t>API.</w:t>
        </w:r>
      </w:ins>
    </w:p>
    <w:p w14:paraId="021EABD4" w14:textId="77777777" w:rsidR="00C02802" w:rsidRPr="00630343" w:rsidRDefault="00C02802" w:rsidP="00C02802">
      <w:pPr>
        <w:numPr>
          <w:ilvl w:val="0"/>
          <w:numId w:val="85"/>
        </w:numPr>
        <w:spacing w:after="0" w:line="260" w:lineRule="exact"/>
        <w:rPr>
          <w:ins w:id="379" w:author="Michel Gerits" w:date="2025-08-18T22:01:00Z" w16du:dateUtc="2025-08-18T20:01:00Z"/>
          <w:rFonts w:eastAsia="Segoe UI" w:cstheme="minorHAnsi"/>
          <w:color w:val="000000" w:themeColor="text1"/>
        </w:rPr>
      </w:pPr>
      <w:ins w:id="380" w:author="Michel Gerits" w:date="2025-08-18T22:01:00Z" w16du:dateUtc="2025-08-18T20:01:00Z">
        <w:r w:rsidRPr="00630343">
          <w:rPr>
            <w:rFonts w:eastAsia="Segoe UI" w:cstheme="minorHAnsi"/>
            <w:color w:val="000000" w:themeColor="text1"/>
          </w:rPr>
          <w:t>Bron: “</w:t>
        </w:r>
        <w:r w:rsidRPr="00E23AC3">
          <w:rPr>
            <w:rFonts w:eastAsia="Segoe UI" w:cstheme="minorHAnsi"/>
            <w:color w:val="000000" w:themeColor="text1"/>
          </w:rPr>
          <w:t xml:space="preserve">bewonersbrief-generator &amp; infobordenmodule”, </w:t>
        </w:r>
        <w:r w:rsidRPr="00630343">
          <w:rPr>
            <w:rFonts w:eastAsia="Segoe UI" w:cstheme="minorHAnsi"/>
            <w:color w:val="000000" w:themeColor="text1"/>
          </w:rPr>
          <w:t>hinder op kaart.</w:t>
        </w:r>
      </w:ins>
    </w:p>
    <w:p w14:paraId="6DB2A38D" w14:textId="77777777" w:rsidR="00C02802" w:rsidRPr="00630343" w:rsidRDefault="00C02802" w:rsidP="00C02802">
      <w:pPr>
        <w:numPr>
          <w:ilvl w:val="0"/>
          <w:numId w:val="86"/>
        </w:numPr>
        <w:spacing w:after="0" w:line="260" w:lineRule="exact"/>
        <w:rPr>
          <w:ins w:id="381" w:author="Michel Gerits" w:date="2025-08-18T22:01:00Z" w16du:dateUtc="2025-08-18T20:01:00Z"/>
          <w:rFonts w:eastAsia="Segoe UI" w:cstheme="minorHAnsi"/>
          <w:color w:val="000000" w:themeColor="text1"/>
        </w:rPr>
      </w:pPr>
      <w:ins w:id="382" w:author="Michel Gerits" w:date="2025-08-18T22:01:00Z" w16du:dateUtc="2025-08-18T20:01:00Z">
        <w:r w:rsidRPr="00630343">
          <w:rPr>
            <w:rFonts w:eastAsia="Segoe UI" w:cstheme="minorHAnsi"/>
            <w:b/>
            <w:bCs/>
            <w:color w:val="000000" w:themeColor="text1"/>
          </w:rPr>
          <w:t>Externe portalen</w:t>
        </w:r>
      </w:ins>
    </w:p>
    <w:p w14:paraId="7939599F" w14:textId="77777777" w:rsidR="00C02802" w:rsidRPr="00630343" w:rsidRDefault="00C02802" w:rsidP="00C02802">
      <w:pPr>
        <w:numPr>
          <w:ilvl w:val="0"/>
          <w:numId w:val="87"/>
        </w:numPr>
        <w:spacing w:after="0" w:line="260" w:lineRule="exact"/>
        <w:rPr>
          <w:ins w:id="383" w:author="Michel Gerits" w:date="2025-08-18T22:01:00Z" w16du:dateUtc="2025-08-18T20:01:00Z"/>
          <w:rFonts w:eastAsia="Segoe UI" w:cstheme="minorHAnsi"/>
          <w:color w:val="000000" w:themeColor="text1"/>
        </w:rPr>
      </w:pPr>
      <w:ins w:id="384" w:author="Michel Gerits" w:date="2025-08-18T22:01:00Z" w16du:dateUtc="2025-08-18T20:01:00Z">
        <w:r w:rsidRPr="00630343">
          <w:rPr>
            <w:rFonts w:eastAsia="Segoe UI" w:cstheme="minorHAnsi"/>
            <w:b/>
            <w:bCs/>
            <w:color w:val="000000" w:themeColor="text1"/>
          </w:rPr>
          <w:t>SAAN</w:t>
        </w:r>
        <w:r w:rsidRPr="00630343">
          <w:rPr>
            <w:rFonts w:eastAsia="Segoe UI" w:cstheme="minorHAnsi"/>
            <w:b/>
            <w:bCs/>
            <w:color w:val="000000" w:themeColor="text1"/>
          </w:rPr>
          <w:noBreakHyphen/>
          <w:t>portaal (stadsaannemer, NSH)</w:t>
        </w:r>
        <w:r w:rsidRPr="00630343">
          <w:rPr>
            <w:rFonts w:eastAsia="Segoe UI" w:cstheme="minorHAnsi"/>
            <w:color w:val="000000" w:themeColor="text1"/>
          </w:rPr>
          <w:t>: opname, status, foto’s, notificaties.</w:t>
        </w:r>
      </w:ins>
    </w:p>
    <w:p w14:paraId="28303434" w14:textId="77777777" w:rsidR="00C02802" w:rsidRPr="005A75C9" w:rsidRDefault="00C02802" w:rsidP="00C02802">
      <w:pPr>
        <w:numPr>
          <w:ilvl w:val="0"/>
          <w:numId w:val="87"/>
        </w:numPr>
        <w:spacing w:after="0" w:line="260" w:lineRule="exact"/>
        <w:rPr>
          <w:ins w:id="385" w:author="Michel Gerits" w:date="2025-08-18T22:01:00Z" w16du:dateUtc="2025-08-18T20:01:00Z"/>
          <w:rFonts w:eastAsia="Segoe UI" w:cstheme="minorHAnsi"/>
          <w:color w:val="000000" w:themeColor="text1"/>
          <w:lang w:val="en-GB"/>
          <w:rPrChange w:id="386" w:author="Van Vooren, Andras" w:date="2025-08-22T10:06:00Z" w16du:dateUtc="2025-08-22T08:06:00Z">
            <w:rPr>
              <w:ins w:id="387" w:author="Michel Gerits" w:date="2025-08-18T22:01:00Z" w16du:dateUtc="2025-08-18T20:01:00Z"/>
              <w:rFonts w:eastAsia="Segoe UI" w:cstheme="minorHAnsi"/>
              <w:color w:val="000000" w:themeColor="text1"/>
            </w:rPr>
          </w:rPrChange>
        </w:rPr>
      </w:pPr>
      <w:ins w:id="388" w:author="Michel Gerits" w:date="2025-08-18T22:01:00Z" w16du:dateUtc="2025-08-18T20:01:00Z">
        <w:r w:rsidRPr="005A75C9">
          <w:rPr>
            <w:rFonts w:eastAsia="Segoe UI" w:cstheme="minorHAnsi"/>
            <w:b/>
            <w:bCs/>
            <w:color w:val="000000" w:themeColor="text1"/>
            <w:lang w:val="en-GB"/>
            <w:rPrChange w:id="389" w:author="Van Vooren, Andras" w:date="2025-08-22T10:06:00Z" w16du:dateUtc="2025-08-22T08:06:00Z">
              <w:rPr>
                <w:rFonts w:eastAsia="Segoe UI" w:cstheme="minorHAnsi"/>
                <w:b/>
                <w:bCs/>
                <w:color w:val="000000" w:themeColor="text1"/>
              </w:rPr>
            </w:rPrChange>
          </w:rPr>
          <w:t>Nuts</w:t>
        </w:r>
        <w:r w:rsidRPr="005A75C9">
          <w:rPr>
            <w:rFonts w:eastAsia="Segoe UI" w:cstheme="minorHAnsi"/>
            <w:b/>
            <w:bCs/>
            <w:color w:val="000000" w:themeColor="text1"/>
            <w:lang w:val="en-GB"/>
            <w:rPrChange w:id="390" w:author="Van Vooren, Andras" w:date="2025-08-22T10:06:00Z" w16du:dateUtc="2025-08-22T08:06:00Z">
              <w:rPr>
                <w:rFonts w:eastAsia="Segoe UI" w:cstheme="minorHAnsi"/>
                <w:b/>
                <w:bCs/>
                <w:color w:val="000000" w:themeColor="text1"/>
              </w:rPr>
            </w:rPrChange>
          </w:rPr>
          <w:noBreakHyphen/>
          <w:t>portaal</w:t>
        </w:r>
        <w:r w:rsidRPr="005A75C9">
          <w:rPr>
            <w:rFonts w:eastAsia="Segoe UI" w:cstheme="minorHAnsi"/>
            <w:color w:val="000000" w:themeColor="text1"/>
            <w:lang w:val="en-GB"/>
            <w:rPrChange w:id="391" w:author="Van Vooren, Andras" w:date="2025-08-22T10:06:00Z" w16du:dateUtc="2025-08-22T08:06:00Z">
              <w:rPr>
                <w:rFonts w:eastAsia="Segoe UI" w:cstheme="minorHAnsi"/>
                <w:color w:val="000000" w:themeColor="text1"/>
              </w:rPr>
            </w:rPrChange>
          </w:rPr>
          <w:t>: stadsstatus, beantwoorden mails/attachments, notificaties.</w:t>
        </w:r>
      </w:ins>
    </w:p>
    <w:p w14:paraId="5C4F8A14" w14:textId="77777777" w:rsidR="00C02802" w:rsidRPr="00630343" w:rsidRDefault="00C02802" w:rsidP="00C02802">
      <w:pPr>
        <w:numPr>
          <w:ilvl w:val="0"/>
          <w:numId w:val="87"/>
        </w:numPr>
        <w:spacing w:after="0" w:line="260" w:lineRule="exact"/>
        <w:rPr>
          <w:ins w:id="392" w:author="Michel Gerits" w:date="2025-08-18T22:01:00Z" w16du:dateUtc="2025-08-18T20:01:00Z"/>
          <w:rFonts w:eastAsia="Segoe UI" w:cstheme="minorHAnsi"/>
          <w:color w:val="000000" w:themeColor="text1"/>
        </w:rPr>
      </w:pPr>
      <w:ins w:id="393" w:author="Michel Gerits" w:date="2025-08-18T22:01:00Z" w16du:dateUtc="2025-08-18T20:01:00Z">
        <w:r w:rsidRPr="00630343">
          <w:rPr>
            <w:rFonts w:eastAsia="Segoe UI" w:cstheme="minorHAnsi"/>
            <w:color w:val="000000" w:themeColor="text1"/>
          </w:rPr>
          <w:t>Bron: aparte epics voor beide portalen.</w:t>
        </w:r>
      </w:ins>
    </w:p>
    <w:p w14:paraId="7270FD46" w14:textId="0128DB79" w:rsidR="00C02802" w:rsidRPr="00630343" w:rsidRDefault="00C02802" w:rsidP="00C02802">
      <w:pPr>
        <w:numPr>
          <w:ilvl w:val="0"/>
          <w:numId w:val="88"/>
        </w:numPr>
        <w:spacing w:after="0" w:line="260" w:lineRule="exact"/>
        <w:rPr>
          <w:ins w:id="394" w:author="Michel Gerits" w:date="2025-08-18T22:01:00Z" w16du:dateUtc="2025-08-18T20:01:00Z"/>
          <w:rFonts w:eastAsia="Segoe UI" w:cstheme="minorHAnsi"/>
          <w:color w:val="000000" w:themeColor="text1"/>
        </w:rPr>
      </w:pPr>
      <w:ins w:id="395" w:author="Michel Gerits" w:date="2025-08-18T22:01:00Z" w16du:dateUtc="2025-08-18T20:01:00Z">
        <w:r w:rsidRPr="00630343">
          <w:rPr>
            <w:rFonts w:eastAsia="Segoe UI" w:cstheme="minorHAnsi"/>
            <w:b/>
            <w:bCs/>
            <w:color w:val="000000" w:themeColor="text1"/>
          </w:rPr>
          <w:t>K</w:t>
        </w:r>
      </w:ins>
      <w:r w:rsidR="005F7C4C">
        <w:rPr>
          <w:rFonts w:eastAsia="Segoe UI" w:cstheme="minorHAnsi"/>
          <w:b/>
          <w:bCs/>
          <w:color w:val="000000" w:themeColor="text1"/>
        </w:rPr>
        <w:t>lachten</w:t>
      </w:r>
      <w:ins w:id="396" w:author="Michel Gerits" w:date="2025-08-18T22:01:00Z" w16du:dateUtc="2025-08-18T20:01:00Z">
        <w:r w:rsidRPr="00630343">
          <w:rPr>
            <w:rFonts w:eastAsia="Segoe UI" w:cstheme="minorHAnsi"/>
            <w:b/>
            <w:bCs/>
            <w:color w:val="000000" w:themeColor="text1"/>
          </w:rPr>
          <w:t>/Meldingen</w:t>
        </w:r>
        <w:r w:rsidRPr="00630343">
          <w:rPr>
            <w:rFonts w:eastAsia="Segoe UI" w:cstheme="minorHAnsi"/>
            <w:b/>
            <w:bCs/>
            <w:color w:val="000000" w:themeColor="text1"/>
          </w:rPr>
          <w:noBreakHyphen/>
          <w:t>connector</w:t>
        </w:r>
      </w:ins>
    </w:p>
    <w:p w14:paraId="73B168BA" w14:textId="1582DC21" w:rsidR="00C02802" w:rsidRPr="00630343" w:rsidRDefault="00C02802" w:rsidP="00C02802">
      <w:pPr>
        <w:numPr>
          <w:ilvl w:val="0"/>
          <w:numId w:val="89"/>
        </w:numPr>
        <w:spacing w:after="0" w:line="260" w:lineRule="exact"/>
        <w:rPr>
          <w:ins w:id="397" w:author="Michel Gerits" w:date="2025-08-18T22:01:00Z" w16du:dateUtc="2025-08-18T20:01:00Z"/>
          <w:rFonts w:eastAsia="Segoe UI" w:cstheme="minorHAnsi"/>
          <w:color w:val="000000" w:themeColor="text1"/>
        </w:rPr>
      </w:pPr>
      <w:ins w:id="398" w:author="Michel Gerits" w:date="2025-08-18T22:01:00Z" w16du:dateUtc="2025-08-18T20:01:00Z">
        <w:r w:rsidRPr="00630343">
          <w:rPr>
            <w:rFonts w:eastAsia="Segoe UI" w:cstheme="minorHAnsi"/>
            <w:color w:val="000000" w:themeColor="text1"/>
          </w:rPr>
          <w:t>Doel: klachten/meldingen</w:t>
        </w:r>
      </w:ins>
      <w:r w:rsidR="00A72380">
        <w:rPr>
          <w:rFonts w:eastAsia="Segoe UI" w:cstheme="minorHAnsi"/>
          <w:color w:val="000000" w:themeColor="text1"/>
        </w:rPr>
        <w:t xml:space="preserve"> over nuts</w:t>
      </w:r>
      <w:ins w:id="399" w:author="Michel Gerits" w:date="2025-08-18T22:01:00Z" w16du:dateUtc="2025-08-18T20:01:00Z">
        <w:r w:rsidRPr="00630343">
          <w:rPr>
            <w:rFonts w:eastAsia="Segoe UI" w:cstheme="minorHAnsi"/>
            <w:color w:val="000000" w:themeColor="text1"/>
          </w:rPr>
          <w:t xml:space="preserve"> in één flow trekken.</w:t>
        </w:r>
      </w:ins>
    </w:p>
    <w:p w14:paraId="780BA2F9" w14:textId="77777777" w:rsidR="00C02802" w:rsidRPr="00630343" w:rsidRDefault="00C02802" w:rsidP="00C02802">
      <w:pPr>
        <w:numPr>
          <w:ilvl w:val="0"/>
          <w:numId w:val="89"/>
        </w:numPr>
        <w:spacing w:after="0" w:line="260" w:lineRule="exact"/>
        <w:rPr>
          <w:ins w:id="400" w:author="Michel Gerits" w:date="2025-08-18T22:01:00Z" w16du:dateUtc="2025-08-18T20:01:00Z"/>
          <w:rFonts w:eastAsia="Segoe UI" w:cstheme="minorHAnsi"/>
          <w:color w:val="000000" w:themeColor="text1"/>
        </w:rPr>
      </w:pPr>
      <w:ins w:id="401" w:author="Michel Gerits" w:date="2025-08-18T22:01:00Z" w16du:dateUtc="2025-08-18T20:01:00Z">
        <w:r w:rsidRPr="00630343">
          <w:rPr>
            <w:rFonts w:eastAsia="Segoe UI" w:cstheme="minorHAnsi"/>
            <w:color w:val="000000" w:themeColor="text1"/>
          </w:rPr>
          <w:t>Functies: import, verrijking, terugkoppeling naar burger.</w:t>
        </w:r>
      </w:ins>
    </w:p>
    <w:p w14:paraId="717830F3" w14:textId="77777777" w:rsidR="00C02802" w:rsidRPr="00630343" w:rsidRDefault="00C02802" w:rsidP="00C02802">
      <w:pPr>
        <w:numPr>
          <w:ilvl w:val="0"/>
          <w:numId w:val="89"/>
        </w:numPr>
        <w:spacing w:after="0" w:line="260" w:lineRule="exact"/>
        <w:rPr>
          <w:ins w:id="402" w:author="Michel Gerits" w:date="2025-08-18T22:01:00Z" w16du:dateUtc="2025-08-18T20:01:00Z"/>
          <w:rFonts w:eastAsia="Segoe UI" w:cstheme="minorHAnsi"/>
          <w:color w:val="000000" w:themeColor="text1"/>
        </w:rPr>
      </w:pPr>
      <w:ins w:id="403" w:author="Michel Gerits" w:date="2025-08-18T22:01:00Z" w16du:dateUtc="2025-08-18T20:01:00Z">
        <w:r w:rsidRPr="00630343">
          <w:rPr>
            <w:rFonts w:eastAsia="Segoe UI" w:cstheme="minorHAnsi"/>
            <w:color w:val="000000" w:themeColor="text1"/>
          </w:rPr>
          <w:t>Interfaces: KLM2, Backoffice, Communicatie.</w:t>
        </w:r>
      </w:ins>
    </w:p>
    <w:p w14:paraId="2AFADC48" w14:textId="77777777" w:rsidR="00C02802" w:rsidRDefault="00C02802" w:rsidP="00C02802">
      <w:pPr>
        <w:numPr>
          <w:ilvl w:val="0"/>
          <w:numId w:val="89"/>
        </w:numPr>
        <w:spacing w:after="0" w:line="260" w:lineRule="exact"/>
        <w:rPr>
          <w:rFonts w:eastAsia="Segoe UI" w:cstheme="minorHAnsi"/>
          <w:color w:val="000000" w:themeColor="text1"/>
        </w:rPr>
      </w:pPr>
      <w:ins w:id="404" w:author="Michel Gerits" w:date="2025-08-18T22:01:00Z" w16du:dateUtc="2025-08-18T20:01:00Z">
        <w:r w:rsidRPr="00630343">
          <w:rPr>
            <w:rFonts w:eastAsia="Segoe UI" w:cstheme="minorHAnsi"/>
            <w:color w:val="000000" w:themeColor="text1"/>
          </w:rPr>
          <w:t>Bron: “Mijn Melding → KLM2 → mail” stroomlijn.</w:t>
        </w:r>
      </w:ins>
    </w:p>
    <w:p w14:paraId="3AE2E7B4" w14:textId="77777777" w:rsidR="00D80D3C" w:rsidRPr="00630343" w:rsidRDefault="00D80D3C" w:rsidP="00C02802">
      <w:pPr>
        <w:numPr>
          <w:ilvl w:val="0"/>
          <w:numId w:val="89"/>
        </w:numPr>
        <w:spacing w:after="0" w:line="260" w:lineRule="exact"/>
        <w:rPr>
          <w:ins w:id="405" w:author="Michel Gerits" w:date="2025-08-18T22:01:00Z" w16du:dateUtc="2025-08-18T20:01:00Z"/>
          <w:rFonts w:eastAsia="Segoe UI" w:cstheme="minorHAnsi"/>
          <w:color w:val="000000" w:themeColor="text1"/>
        </w:rPr>
      </w:pPr>
    </w:p>
    <w:p w14:paraId="74E16F53" w14:textId="77777777" w:rsidR="00C02802" w:rsidRPr="00630343" w:rsidRDefault="00C02802" w:rsidP="00C02802">
      <w:pPr>
        <w:spacing w:after="0" w:line="260" w:lineRule="exact"/>
        <w:rPr>
          <w:ins w:id="406" w:author="Michel Gerits" w:date="2025-08-18T22:01:00Z" w16du:dateUtc="2025-08-18T20:01:00Z"/>
          <w:rFonts w:eastAsia="Segoe UI" w:cstheme="minorHAnsi"/>
          <w:b/>
          <w:bCs/>
          <w:color w:val="000000" w:themeColor="text1"/>
        </w:rPr>
      </w:pPr>
      <w:ins w:id="407" w:author="Michel Gerits" w:date="2025-08-18T22:01:00Z" w16du:dateUtc="2025-08-18T20:01:00Z">
        <w:r w:rsidRPr="00630343">
          <w:rPr>
            <w:rFonts w:eastAsia="Segoe UI" w:cstheme="minorHAnsi"/>
            <w:b/>
            <w:bCs/>
            <w:color w:val="000000" w:themeColor="text1"/>
          </w:rPr>
          <w:t>Innovatielaag (Laag 3) – “optimize &amp; scale”</w:t>
        </w:r>
      </w:ins>
    </w:p>
    <w:p w14:paraId="0778B3B3" w14:textId="77777777" w:rsidR="00C02802" w:rsidRPr="00630343" w:rsidRDefault="00C02802" w:rsidP="00C02802">
      <w:pPr>
        <w:numPr>
          <w:ilvl w:val="0"/>
          <w:numId w:val="90"/>
        </w:numPr>
        <w:spacing w:after="0" w:line="260" w:lineRule="exact"/>
        <w:rPr>
          <w:ins w:id="408" w:author="Michel Gerits" w:date="2025-08-18T22:01:00Z" w16du:dateUtc="2025-08-18T20:01:00Z"/>
          <w:rFonts w:eastAsia="Segoe UI" w:cstheme="minorHAnsi"/>
          <w:color w:val="000000" w:themeColor="text1"/>
        </w:rPr>
      </w:pPr>
      <w:ins w:id="409" w:author="Michel Gerits" w:date="2025-08-18T22:01:00Z" w16du:dateUtc="2025-08-18T20:01:00Z">
        <w:r w:rsidRPr="00630343">
          <w:rPr>
            <w:rFonts w:eastAsia="Segoe UI" w:cstheme="minorHAnsi"/>
            <w:b/>
            <w:bCs/>
            <w:color w:val="000000" w:themeColor="text1"/>
          </w:rPr>
          <w:t>Predictive deployment &amp; planning</w:t>
        </w:r>
      </w:ins>
    </w:p>
    <w:p w14:paraId="3C9286E9" w14:textId="77777777" w:rsidR="00C02802" w:rsidRPr="009C79A2" w:rsidRDefault="00C02802" w:rsidP="00C02802">
      <w:pPr>
        <w:numPr>
          <w:ilvl w:val="0"/>
          <w:numId w:val="91"/>
        </w:numPr>
        <w:spacing w:after="0" w:line="260" w:lineRule="exact"/>
        <w:rPr>
          <w:ins w:id="410" w:author="Michel Gerits" w:date="2025-08-18T22:01:00Z" w16du:dateUtc="2025-08-18T20:01:00Z"/>
          <w:rFonts w:eastAsia="Segoe UI" w:cstheme="minorHAnsi"/>
          <w:color w:val="000000" w:themeColor="text1"/>
          <w:lang w:val="en-GB"/>
          <w:rPrChange w:id="411" w:author="Coens, Alain" w:date="2025-08-20T13:51:00Z" w16du:dateUtc="2025-08-20T11:51:00Z">
            <w:rPr>
              <w:ins w:id="412" w:author="Michel Gerits" w:date="2025-08-18T22:01:00Z" w16du:dateUtc="2025-08-18T20:01:00Z"/>
              <w:rFonts w:eastAsia="Segoe UI" w:cstheme="minorHAnsi"/>
              <w:color w:val="000000" w:themeColor="text1"/>
            </w:rPr>
          </w:rPrChange>
        </w:rPr>
      </w:pPr>
      <w:ins w:id="413" w:author="Michel Gerits" w:date="2025-08-18T22:01:00Z" w16du:dateUtc="2025-08-18T20:01:00Z">
        <w:r w:rsidRPr="009C79A2">
          <w:rPr>
            <w:rFonts w:eastAsia="Segoe UI" w:cstheme="minorHAnsi"/>
            <w:color w:val="000000" w:themeColor="text1"/>
            <w:lang w:val="en-GB"/>
            <w:rPrChange w:id="414" w:author="Coens, Alain" w:date="2025-08-20T13:51:00Z" w16du:dateUtc="2025-08-20T11:51:00Z">
              <w:rPr>
                <w:rFonts w:eastAsia="Segoe UI" w:cstheme="minorHAnsi"/>
                <w:color w:val="000000" w:themeColor="text1"/>
              </w:rPr>
            </w:rPrChange>
          </w:rPr>
          <w:t>Doel: slimme routes, selectie 10% SH</w:t>
        </w:r>
        <w:r w:rsidRPr="009C79A2">
          <w:rPr>
            <w:rFonts w:eastAsia="Segoe UI" w:cstheme="minorHAnsi"/>
            <w:color w:val="000000" w:themeColor="text1"/>
            <w:lang w:val="en-GB"/>
            <w:rPrChange w:id="415" w:author="Coens, Alain" w:date="2025-08-20T13:51:00Z" w16du:dateUtc="2025-08-20T11:51:00Z">
              <w:rPr>
                <w:rFonts w:eastAsia="Segoe UI" w:cstheme="minorHAnsi"/>
                <w:color w:val="000000" w:themeColor="text1"/>
              </w:rPr>
            </w:rPrChange>
          </w:rPr>
          <w:noBreakHyphen/>
          <w:t>controles, risico</w:t>
        </w:r>
        <w:r w:rsidRPr="009C79A2">
          <w:rPr>
            <w:rFonts w:eastAsia="Segoe UI" w:cstheme="minorHAnsi"/>
            <w:color w:val="000000" w:themeColor="text1"/>
            <w:lang w:val="en-GB"/>
            <w:rPrChange w:id="416" w:author="Coens, Alain" w:date="2025-08-20T13:51:00Z" w16du:dateUtc="2025-08-20T11:51:00Z">
              <w:rPr>
                <w:rFonts w:eastAsia="Segoe UI" w:cstheme="minorHAnsi"/>
                <w:color w:val="000000" w:themeColor="text1"/>
              </w:rPr>
            </w:rPrChange>
          </w:rPr>
          <w:noBreakHyphen/>
          <w:t>hotspots.</w:t>
        </w:r>
      </w:ins>
    </w:p>
    <w:p w14:paraId="5C4E6AEA" w14:textId="77777777" w:rsidR="00C02802" w:rsidRPr="00630343" w:rsidRDefault="00C02802" w:rsidP="00C02802">
      <w:pPr>
        <w:numPr>
          <w:ilvl w:val="0"/>
          <w:numId w:val="91"/>
        </w:numPr>
        <w:spacing w:after="0" w:line="260" w:lineRule="exact"/>
        <w:rPr>
          <w:ins w:id="417" w:author="Michel Gerits" w:date="2025-08-18T22:01:00Z" w16du:dateUtc="2025-08-18T20:01:00Z"/>
          <w:rFonts w:eastAsia="Segoe UI" w:cstheme="minorHAnsi"/>
          <w:color w:val="000000" w:themeColor="text1"/>
        </w:rPr>
      </w:pPr>
      <w:ins w:id="418" w:author="Michel Gerits" w:date="2025-08-18T22:01:00Z" w16du:dateUtc="2025-08-18T20:01:00Z">
        <w:r w:rsidRPr="00630343">
          <w:rPr>
            <w:rFonts w:eastAsia="Segoe UI" w:cstheme="minorHAnsi"/>
            <w:color w:val="000000" w:themeColor="text1"/>
          </w:rPr>
          <w:t>Functies: AI</w:t>
        </w:r>
        <w:r w:rsidRPr="00630343">
          <w:rPr>
            <w:rFonts w:eastAsia="Segoe UI" w:cstheme="minorHAnsi"/>
            <w:color w:val="000000" w:themeColor="text1"/>
          </w:rPr>
          <w:noBreakHyphen/>
          <w:t>advies, planningsconflicten, bundeling nabijgelegen werven.</w:t>
        </w:r>
      </w:ins>
    </w:p>
    <w:p w14:paraId="47687DC8" w14:textId="77777777" w:rsidR="00C02802" w:rsidRPr="009C79A2" w:rsidRDefault="00C02802" w:rsidP="00C02802">
      <w:pPr>
        <w:numPr>
          <w:ilvl w:val="0"/>
          <w:numId w:val="91"/>
        </w:numPr>
        <w:spacing w:after="0" w:line="260" w:lineRule="exact"/>
        <w:rPr>
          <w:ins w:id="419" w:author="Michel Gerits" w:date="2025-08-18T22:01:00Z" w16du:dateUtc="2025-08-18T20:01:00Z"/>
          <w:rFonts w:eastAsia="Segoe UI" w:cstheme="minorHAnsi"/>
          <w:color w:val="000000" w:themeColor="text1"/>
          <w:lang w:val="en-GB"/>
          <w:rPrChange w:id="420" w:author="Coens, Alain" w:date="2025-08-20T13:51:00Z" w16du:dateUtc="2025-08-20T11:51:00Z">
            <w:rPr>
              <w:ins w:id="421" w:author="Michel Gerits" w:date="2025-08-18T22:01:00Z" w16du:dateUtc="2025-08-18T20:01:00Z"/>
              <w:rFonts w:eastAsia="Segoe UI" w:cstheme="minorHAnsi"/>
              <w:color w:val="000000" w:themeColor="text1"/>
            </w:rPr>
          </w:rPrChange>
        </w:rPr>
      </w:pPr>
      <w:ins w:id="422" w:author="Michel Gerits" w:date="2025-08-18T22:01:00Z" w16du:dateUtc="2025-08-18T20:01:00Z">
        <w:r w:rsidRPr="009C79A2">
          <w:rPr>
            <w:rFonts w:eastAsia="Segoe UI" w:cstheme="minorHAnsi"/>
            <w:color w:val="000000" w:themeColor="text1"/>
            <w:lang w:val="en-GB"/>
            <w:rPrChange w:id="423" w:author="Coens, Alain" w:date="2025-08-20T13:51:00Z" w16du:dateUtc="2025-08-20T11:51:00Z">
              <w:rPr>
                <w:rFonts w:eastAsia="Segoe UI" w:cstheme="minorHAnsi"/>
                <w:color w:val="000000" w:themeColor="text1"/>
              </w:rPr>
            </w:rPrChange>
          </w:rPr>
          <w:t>Interfaces: GIS, Backoffice, Field app.</w:t>
        </w:r>
      </w:ins>
    </w:p>
    <w:p w14:paraId="0EAE3548" w14:textId="77777777" w:rsidR="00C02802" w:rsidRPr="00630343" w:rsidRDefault="00C02802" w:rsidP="00C02802">
      <w:pPr>
        <w:numPr>
          <w:ilvl w:val="0"/>
          <w:numId w:val="91"/>
        </w:numPr>
        <w:spacing w:after="0" w:line="260" w:lineRule="exact"/>
        <w:rPr>
          <w:ins w:id="424" w:author="Michel Gerits" w:date="2025-08-18T22:01:00Z" w16du:dateUtc="2025-08-18T20:01:00Z"/>
          <w:rFonts w:eastAsia="Segoe UI" w:cstheme="minorHAnsi"/>
          <w:color w:val="000000" w:themeColor="text1"/>
        </w:rPr>
      </w:pPr>
      <w:ins w:id="425" w:author="Michel Gerits" w:date="2025-08-18T22:01:00Z" w16du:dateUtc="2025-08-18T20:01:00Z">
        <w:r w:rsidRPr="00630343">
          <w:rPr>
            <w:rFonts w:eastAsia="Segoe UI" w:cstheme="minorHAnsi"/>
            <w:color w:val="000000" w:themeColor="text1"/>
          </w:rPr>
          <w:t>Bron: selectie &amp; bundeling in epics; innovatielaag “predictive deployment”.</w:t>
        </w:r>
      </w:ins>
    </w:p>
    <w:p w14:paraId="4C3EB38B" w14:textId="77777777" w:rsidR="00C02802" w:rsidRPr="00630343" w:rsidRDefault="00C02802" w:rsidP="00C02802">
      <w:pPr>
        <w:numPr>
          <w:ilvl w:val="0"/>
          <w:numId w:val="92"/>
        </w:numPr>
        <w:spacing w:after="0" w:line="260" w:lineRule="exact"/>
        <w:rPr>
          <w:ins w:id="426" w:author="Michel Gerits" w:date="2025-08-18T22:01:00Z" w16du:dateUtc="2025-08-18T20:01:00Z"/>
          <w:rFonts w:eastAsia="Segoe UI" w:cstheme="minorHAnsi"/>
          <w:color w:val="000000" w:themeColor="text1"/>
        </w:rPr>
      </w:pPr>
      <w:ins w:id="427" w:author="Michel Gerits" w:date="2025-08-18T22:01:00Z" w16du:dateUtc="2025-08-18T20:01:00Z">
        <w:r w:rsidRPr="00630343">
          <w:rPr>
            <w:rFonts w:eastAsia="Segoe UI" w:cstheme="minorHAnsi"/>
            <w:b/>
            <w:bCs/>
            <w:color w:val="000000" w:themeColor="text1"/>
          </w:rPr>
          <w:t>Retributie</w:t>
        </w:r>
        <w:r w:rsidRPr="00630343">
          <w:rPr>
            <w:rFonts w:eastAsia="Segoe UI" w:cstheme="minorHAnsi"/>
            <w:b/>
            <w:bCs/>
            <w:color w:val="000000" w:themeColor="text1"/>
          </w:rPr>
          <w:noBreakHyphen/>
          <w:t xml:space="preserve"> &amp; facturatiekernel</w:t>
        </w:r>
      </w:ins>
    </w:p>
    <w:p w14:paraId="1C7AB1AB" w14:textId="77777777" w:rsidR="00C02802" w:rsidRPr="00630343" w:rsidRDefault="00C02802" w:rsidP="00C02802">
      <w:pPr>
        <w:numPr>
          <w:ilvl w:val="0"/>
          <w:numId w:val="93"/>
        </w:numPr>
        <w:spacing w:after="0" w:line="260" w:lineRule="exact"/>
        <w:rPr>
          <w:ins w:id="428" w:author="Michel Gerits" w:date="2025-08-18T22:01:00Z" w16du:dateUtc="2025-08-18T20:01:00Z"/>
          <w:rFonts w:eastAsia="Segoe UI" w:cstheme="minorHAnsi"/>
          <w:color w:val="000000" w:themeColor="text1"/>
        </w:rPr>
      </w:pPr>
      <w:ins w:id="429" w:author="Michel Gerits" w:date="2025-08-18T22:01:00Z" w16du:dateUtc="2025-08-18T20:01:00Z">
        <w:r w:rsidRPr="00630343">
          <w:rPr>
            <w:rFonts w:eastAsia="Segoe UI" w:cstheme="minorHAnsi"/>
            <w:color w:val="000000" w:themeColor="text1"/>
          </w:rPr>
          <w:t>Doel: automatische inname/herstelretributies, bulk of per grondwerk, vrijstellingen en toeslagen.</w:t>
        </w:r>
      </w:ins>
    </w:p>
    <w:p w14:paraId="29FE9C41" w14:textId="77777777" w:rsidR="00C02802" w:rsidRPr="00630343" w:rsidRDefault="00C02802" w:rsidP="00C02802">
      <w:pPr>
        <w:numPr>
          <w:ilvl w:val="0"/>
          <w:numId w:val="93"/>
        </w:numPr>
        <w:spacing w:after="0" w:line="260" w:lineRule="exact"/>
        <w:rPr>
          <w:ins w:id="430" w:author="Michel Gerits" w:date="2025-08-18T22:01:00Z" w16du:dateUtc="2025-08-18T20:01:00Z"/>
          <w:rFonts w:eastAsia="Segoe UI" w:cstheme="minorHAnsi"/>
          <w:color w:val="000000" w:themeColor="text1"/>
        </w:rPr>
      </w:pPr>
      <w:ins w:id="431" w:author="Michel Gerits" w:date="2025-08-18T22:01:00Z" w16du:dateUtc="2025-08-18T20:01:00Z">
        <w:r w:rsidRPr="00630343">
          <w:rPr>
            <w:rFonts w:eastAsia="Segoe UI" w:cstheme="minorHAnsi"/>
            <w:color w:val="000000" w:themeColor="text1"/>
          </w:rPr>
          <w:t>Functies: m²</w:t>
        </w:r>
        <w:r w:rsidRPr="00630343">
          <w:rPr>
            <w:rFonts w:eastAsia="Segoe UI" w:cstheme="minorHAnsi"/>
            <w:color w:val="000000" w:themeColor="text1"/>
          </w:rPr>
          <w:noBreakHyphen/>
          <w:t>berekening, tarieven, collegebesluit</w:t>
        </w:r>
        <w:r w:rsidRPr="00630343">
          <w:rPr>
            <w:rFonts w:eastAsia="Segoe UI" w:cstheme="minorHAnsi"/>
            <w:color w:val="000000" w:themeColor="text1"/>
          </w:rPr>
          <w:noBreakHyphen/>
          <w:t>data, exports naar financieel systeem (bv. SAP HANA).</w:t>
        </w:r>
      </w:ins>
    </w:p>
    <w:p w14:paraId="27BD26C2" w14:textId="77777777" w:rsidR="00C02802" w:rsidRPr="005A75C9" w:rsidRDefault="00C02802" w:rsidP="00C02802">
      <w:pPr>
        <w:numPr>
          <w:ilvl w:val="0"/>
          <w:numId w:val="93"/>
        </w:numPr>
        <w:spacing w:after="0" w:line="260" w:lineRule="exact"/>
        <w:rPr>
          <w:ins w:id="432" w:author="Michel Gerits" w:date="2025-08-18T22:01:00Z" w16du:dateUtc="2025-08-18T20:01:00Z"/>
          <w:rFonts w:eastAsia="Segoe UI" w:cstheme="minorHAnsi"/>
          <w:color w:val="000000" w:themeColor="text1"/>
          <w:lang w:val="en-GB"/>
          <w:rPrChange w:id="433" w:author="Van Vooren, Andras" w:date="2025-08-22T10:06:00Z" w16du:dateUtc="2025-08-22T08:06:00Z">
            <w:rPr>
              <w:ins w:id="434" w:author="Michel Gerits" w:date="2025-08-18T22:01:00Z" w16du:dateUtc="2025-08-18T20:01:00Z"/>
              <w:rFonts w:eastAsia="Segoe UI" w:cstheme="minorHAnsi"/>
              <w:color w:val="000000" w:themeColor="text1"/>
            </w:rPr>
          </w:rPrChange>
        </w:rPr>
      </w:pPr>
      <w:ins w:id="435" w:author="Michel Gerits" w:date="2025-08-18T22:01:00Z" w16du:dateUtc="2025-08-18T20:01:00Z">
        <w:r w:rsidRPr="005A75C9">
          <w:rPr>
            <w:rFonts w:eastAsia="Segoe UI" w:cstheme="minorHAnsi"/>
            <w:color w:val="000000" w:themeColor="text1"/>
            <w:lang w:val="en-GB"/>
            <w:rPrChange w:id="436" w:author="Van Vooren, Andras" w:date="2025-08-22T10:06:00Z" w16du:dateUtc="2025-08-22T08:06:00Z">
              <w:rPr>
                <w:rFonts w:eastAsia="Segoe UI" w:cstheme="minorHAnsi"/>
                <w:color w:val="000000" w:themeColor="text1"/>
              </w:rPr>
            </w:rPrChange>
          </w:rPr>
          <w:t>Interfaces: GIS, Backoffice, Fin/SAP.</w:t>
        </w:r>
      </w:ins>
    </w:p>
    <w:p w14:paraId="1E849C59" w14:textId="77777777" w:rsidR="00C02802" w:rsidRPr="00630343" w:rsidRDefault="00C02802" w:rsidP="00C02802">
      <w:pPr>
        <w:numPr>
          <w:ilvl w:val="0"/>
          <w:numId w:val="93"/>
        </w:numPr>
        <w:spacing w:after="0" w:line="260" w:lineRule="exact"/>
        <w:rPr>
          <w:ins w:id="437" w:author="Michel Gerits" w:date="2025-08-18T22:01:00Z" w16du:dateUtc="2025-08-18T20:01:00Z"/>
          <w:rFonts w:eastAsia="Segoe UI" w:cstheme="minorHAnsi"/>
          <w:color w:val="000000" w:themeColor="text1"/>
        </w:rPr>
      </w:pPr>
      <w:ins w:id="438" w:author="Michel Gerits" w:date="2025-08-18T22:01:00Z" w16du:dateUtc="2025-08-18T20:01:00Z">
        <w:r w:rsidRPr="00630343">
          <w:rPr>
            <w:rFonts w:eastAsia="Segoe UI" w:cstheme="minorHAnsi"/>
            <w:color w:val="000000" w:themeColor="text1"/>
          </w:rPr>
          <w:t>Bron: epics retributie inname/herstel, proefprojecten en standaardantwoorden.</w:t>
        </w:r>
      </w:ins>
    </w:p>
    <w:p w14:paraId="606EBAD4" w14:textId="77777777" w:rsidR="00C02802" w:rsidRPr="00630343" w:rsidRDefault="00C02802" w:rsidP="00C02802">
      <w:pPr>
        <w:numPr>
          <w:ilvl w:val="0"/>
          <w:numId w:val="94"/>
        </w:numPr>
        <w:spacing w:after="0" w:line="260" w:lineRule="exact"/>
        <w:rPr>
          <w:ins w:id="439" w:author="Michel Gerits" w:date="2025-08-18T22:01:00Z" w16du:dateUtc="2025-08-18T20:01:00Z"/>
          <w:rFonts w:eastAsia="Segoe UI" w:cstheme="minorHAnsi"/>
          <w:color w:val="000000" w:themeColor="text1"/>
        </w:rPr>
      </w:pPr>
      <w:ins w:id="440" w:author="Michel Gerits" w:date="2025-08-18T22:01:00Z" w16du:dateUtc="2025-08-18T20:01:00Z">
        <w:r w:rsidRPr="00630343">
          <w:rPr>
            <w:rFonts w:eastAsia="Segoe UI" w:cstheme="minorHAnsi"/>
            <w:b/>
            <w:bCs/>
            <w:color w:val="000000" w:themeColor="text1"/>
          </w:rPr>
          <w:t>Regionale/Vlaamse data</w:t>
        </w:r>
        <w:r w:rsidRPr="00630343">
          <w:rPr>
            <w:rFonts w:eastAsia="Segoe UI" w:cstheme="minorHAnsi"/>
            <w:b/>
            <w:bCs/>
            <w:color w:val="000000" w:themeColor="text1"/>
          </w:rPr>
          <w:noBreakHyphen/>
          <w:t>uitwisseling</w:t>
        </w:r>
      </w:ins>
    </w:p>
    <w:p w14:paraId="13022F36" w14:textId="77777777" w:rsidR="00C02802" w:rsidRPr="00630343" w:rsidRDefault="00C02802" w:rsidP="00C02802">
      <w:pPr>
        <w:numPr>
          <w:ilvl w:val="0"/>
          <w:numId w:val="95"/>
        </w:numPr>
        <w:spacing w:after="0" w:line="260" w:lineRule="exact"/>
        <w:rPr>
          <w:ins w:id="441" w:author="Michel Gerits" w:date="2025-08-18T22:01:00Z" w16du:dateUtc="2025-08-18T20:01:00Z"/>
          <w:rFonts w:eastAsia="Segoe UI" w:cstheme="minorHAnsi"/>
          <w:color w:val="000000" w:themeColor="text1"/>
        </w:rPr>
      </w:pPr>
      <w:ins w:id="442" w:author="Michel Gerits" w:date="2025-08-18T22:01:00Z" w16du:dateUtc="2025-08-18T20:01:00Z">
        <w:r w:rsidRPr="00630343">
          <w:rPr>
            <w:rFonts w:eastAsia="Segoe UI" w:cstheme="minorHAnsi"/>
            <w:color w:val="000000" w:themeColor="text1"/>
          </w:rPr>
          <w:t>Doel: schaalbaar delen/ontvangen (andere steden, Digitaal Vlaanderen).</w:t>
        </w:r>
      </w:ins>
    </w:p>
    <w:p w14:paraId="55D9D613" w14:textId="77777777" w:rsidR="00C02802" w:rsidRPr="00630343" w:rsidRDefault="00C02802" w:rsidP="00C02802">
      <w:pPr>
        <w:numPr>
          <w:ilvl w:val="0"/>
          <w:numId w:val="95"/>
        </w:numPr>
        <w:spacing w:after="0" w:line="260" w:lineRule="exact"/>
        <w:rPr>
          <w:ins w:id="443" w:author="Michel Gerits" w:date="2025-08-18T22:01:00Z" w16du:dateUtc="2025-08-18T20:01:00Z"/>
          <w:rFonts w:eastAsia="Segoe UI" w:cstheme="minorHAnsi"/>
          <w:color w:val="000000" w:themeColor="text1"/>
        </w:rPr>
      </w:pPr>
      <w:ins w:id="444" w:author="Michel Gerits" w:date="2025-08-18T22:01:00Z" w16du:dateUtc="2025-08-18T20:01:00Z">
        <w:r w:rsidRPr="00630343">
          <w:rPr>
            <w:rFonts w:eastAsia="Segoe UI" w:cstheme="minorHAnsi"/>
            <w:color w:val="000000" w:themeColor="text1"/>
          </w:rPr>
          <w:t>Functies: open API’s, OSLO</w:t>
        </w:r>
        <w:r w:rsidRPr="00630343">
          <w:rPr>
            <w:rFonts w:eastAsia="Segoe UI" w:cstheme="minorHAnsi"/>
            <w:color w:val="000000" w:themeColor="text1"/>
          </w:rPr>
          <w:noBreakHyphen/>
          <w:t>conforme payloads, datacatalogus.</w:t>
        </w:r>
      </w:ins>
    </w:p>
    <w:p w14:paraId="20F67E3B" w14:textId="77777777" w:rsidR="00C02802" w:rsidRPr="00630343" w:rsidRDefault="00C02802" w:rsidP="00C02802">
      <w:pPr>
        <w:numPr>
          <w:ilvl w:val="0"/>
          <w:numId w:val="95"/>
        </w:numPr>
        <w:spacing w:after="0" w:line="260" w:lineRule="exact"/>
        <w:rPr>
          <w:ins w:id="445" w:author="Michel Gerits" w:date="2025-08-18T22:01:00Z" w16du:dateUtc="2025-08-18T20:01:00Z"/>
          <w:rFonts w:eastAsia="Segoe UI" w:cstheme="minorHAnsi"/>
          <w:color w:val="000000" w:themeColor="text1"/>
        </w:rPr>
      </w:pPr>
      <w:ins w:id="446" w:author="Michel Gerits" w:date="2025-08-18T22:01:00Z" w16du:dateUtc="2025-08-18T20:01:00Z">
        <w:r w:rsidRPr="00630343">
          <w:rPr>
            <w:rFonts w:eastAsia="Segoe UI" w:cstheme="minorHAnsi"/>
            <w:color w:val="000000" w:themeColor="text1"/>
          </w:rPr>
          <w:lastRenderedPageBreak/>
          <w:t>Interfaces: Publieke API</w:t>
        </w:r>
        <w:r w:rsidRPr="00630343">
          <w:rPr>
            <w:rFonts w:eastAsia="Segoe UI" w:cstheme="minorHAnsi"/>
            <w:color w:val="000000" w:themeColor="text1"/>
          </w:rPr>
          <w:noBreakHyphen/>
          <w:t>gateway.</w:t>
        </w:r>
      </w:ins>
    </w:p>
    <w:p w14:paraId="2B55636B" w14:textId="77777777" w:rsidR="00C02802" w:rsidRDefault="00C02802" w:rsidP="00C02802">
      <w:pPr>
        <w:numPr>
          <w:ilvl w:val="0"/>
          <w:numId w:val="95"/>
        </w:numPr>
        <w:spacing w:after="0" w:line="260" w:lineRule="exact"/>
        <w:rPr>
          <w:rFonts w:eastAsia="Segoe UI" w:cstheme="minorHAnsi"/>
          <w:color w:val="000000" w:themeColor="text1"/>
        </w:rPr>
      </w:pPr>
      <w:ins w:id="447" w:author="Michel Gerits" w:date="2025-08-18T22:01:00Z" w16du:dateUtc="2025-08-18T20:01:00Z">
        <w:r w:rsidRPr="00630343">
          <w:rPr>
            <w:rFonts w:eastAsia="Segoe UI" w:cstheme="minorHAnsi"/>
            <w:color w:val="000000" w:themeColor="text1"/>
          </w:rPr>
          <w:t>Bron: “Vlaamse data</w:t>
        </w:r>
        <w:r w:rsidRPr="00630343">
          <w:rPr>
            <w:rFonts w:eastAsia="Segoe UI" w:cstheme="minorHAnsi"/>
            <w:color w:val="000000" w:themeColor="text1"/>
          </w:rPr>
          <w:noBreakHyphen/>
          <w:t>uitwisseling” als innovatiedoel.</w:t>
        </w:r>
      </w:ins>
    </w:p>
    <w:p w14:paraId="13DD4029" w14:textId="77777777" w:rsidR="00D819DC" w:rsidRPr="00630343" w:rsidRDefault="00D819DC" w:rsidP="00C02802">
      <w:pPr>
        <w:numPr>
          <w:ilvl w:val="0"/>
          <w:numId w:val="95"/>
        </w:numPr>
        <w:spacing w:after="0" w:line="260" w:lineRule="exact"/>
        <w:rPr>
          <w:ins w:id="448" w:author="Michel Gerits" w:date="2025-08-18T22:01:00Z" w16du:dateUtc="2025-08-18T20:01:00Z"/>
          <w:rFonts w:eastAsia="Segoe UI" w:cstheme="minorHAnsi"/>
          <w:color w:val="000000" w:themeColor="text1"/>
        </w:rPr>
      </w:pPr>
    </w:p>
    <w:p w14:paraId="05D3CC60" w14:textId="77777777" w:rsidR="00C02802" w:rsidRPr="00630343" w:rsidRDefault="00C02802" w:rsidP="00C02802">
      <w:pPr>
        <w:spacing w:after="0" w:line="260" w:lineRule="exact"/>
        <w:rPr>
          <w:ins w:id="449" w:author="Michel Gerits" w:date="2025-08-18T22:01:00Z" w16du:dateUtc="2025-08-18T20:01:00Z"/>
          <w:rFonts w:eastAsia="Segoe UI" w:cstheme="minorHAnsi"/>
          <w:b/>
          <w:bCs/>
          <w:color w:val="000000" w:themeColor="text1"/>
        </w:rPr>
      </w:pPr>
      <w:ins w:id="450" w:author="Michel Gerits" w:date="2025-08-18T22:01:00Z" w16du:dateUtc="2025-08-18T20:01:00Z">
        <w:r w:rsidRPr="00630343">
          <w:rPr>
            <w:rFonts w:eastAsia="Segoe UI" w:cstheme="minorHAnsi"/>
            <w:b/>
            <w:bCs/>
            <w:color w:val="000000" w:themeColor="text1"/>
          </w:rPr>
          <w:t>Cross</w:t>
        </w:r>
        <w:r w:rsidRPr="00630343">
          <w:rPr>
            <w:rFonts w:eastAsia="Segoe UI" w:cstheme="minorHAnsi"/>
            <w:b/>
            <w:bCs/>
            <w:color w:val="000000" w:themeColor="text1"/>
          </w:rPr>
          <w:noBreakHyphen/>
          <w:t>cutting (voor alle lagen)</w:t>
        </w:r>
      </w:ins>
    </w:p>
    <w:p w14:paraId="295443D0" w14:textId="77777777" w:rsidR="00C02802" w:rsidRPr="00630343" w:rsidRDefault="00C02802" w:rsidP="00C02802">
      <w:pPr>
        <w:numPr>
          <w:ilvl w:val="0"/>
          <w:numId w:val="96"/>
        </w:numPr>
        <w:spacing w:after="0" w:line="260" w:lineRule="exact"/>
        <w:rPr>
          <w:ins w:id="451" w:author="Michel Gerits" w:date="2025-08-18T22:01:00Z" w16du:dateUtc="2025-08-18T20:01:00Z"/>
          <w:rFonts w:eastAsia="Segoe UI" w:cstheme="minorHAnsi"/>
          <w:color w:val="000000" w:themeColor="text1"/>
        </w:rPr>
      </w:pPr>
      <w:ins w:id="452" w:author="Michel Gerits" w:date="2025-08-18T22:01:00Z" w16du:dateUtc="2025-08-18T20:01:00Z">
        <w:r w:rsidRPr="00630343">
          <w:rPr>
            <w:rFonts w:eastAsia="Segoe UI" w:cstheme="minorHAnsi"/>
            <w:b/>
            <w:bCs/>
            <w:color w:val="000000" w:themeColor="text1"/>
          </w:rPr>
          <w:t>Identiteit &amp; Rollen/Rechten</w:t>
        </w:r>
      </w:ins>
    </w:p>
    <w:p w14:paraId="20BA3A3D" w14:textId="77777777" w:rsidR="00C02802" w:rsidRPr="00630343" w:rsidRDefault="00C02802" w:rsidP="00C02802">
      <w:pPr>
        <w:numPr>
          <w:ilvl w:val="0"/>
          <w:numId w:val="97"/>
        </w:numPr>
        <w:spacing w:after="0" w:line="260" w:lineRule="exact"/>
        <w:rPr>
          <w:ins w:id="453" w:author="Michel Gerits" w:date="2025-08-18T22:01:00Z" w16du:dateUtc="2025-08-18T20:01:00Z"/>
          <w:rFonts w:eastAsia="Segoe UI" w:cstheme="minorHAnsi"/>
          <w:color w:val="000000" w:themeColor="text1"/>
        </w:rPr>
      </w:pPr>
      <w:ins w:id="454" w:author="Michel Gerits" w:date="2025-08-18T22:01:00Z" w16du:dateUtc="2025-08-18T20:01:00Z">
        <w:r w:rsidRPr="00630343">
          <w:rPr>
            <w:rFonts w:eastAsia="Segoe UI" w:cstheme="minorHAnsi"/>
            <w:color w:val="000000" w:themeColor="text1"/>
          </w:rPr>
          <w:t>IAM, rolprofielen (toezichter, SPOC, SAAN, nuts), audittrail (GDPR).</w:t>
        </w:r>
      </w:ins>
    </w:p>
    <w:p w14:paraId="2358E811" w14:textId="77777777" w:rsidR="00C02802" w:rsidRPr="00630343" w:rsidRDefault="00C02802" w:rsidP="00C02802">
      <w:pPr>
        <w:numPr>
          <w:ilvl w:val="0"/>
          <w:numId w:val="97"/>
        </w:numPr>
        <w:spacing w:after="0" w:line="260" w:lineRule="exact"/>
        <w:rPr>
          <w:ins w:id="455" w:author="Michel Gerits" w:date="2025-08-18T22:01:00Z" w16du:dateUtc="2025-08-18T20:01:00Z"/>
          <w:rFonts w:eastAsia="Segoe UI" w:cstheme="minorHAnsi"/>
          <w:color w:val="000000" w:themeColor="text1"/>
        </w:rPr>
      </w:pPr>
      <w:ins w:id="456" w:author="Michel Gerits" w:date="2025-08-18T22:01:00Z" w16du:dateUtc="2025-08-18T20:01:00Z">
        <w:r w:rsidRPr="00630343">
          <w:rPr>
            <w:rFonts w:eastAsia="Segoe UI" w:cstheme="minorHAnsi"/>
            <w:color w:val="000000" w:themeColor="text1"/>
          </w:rPr>
          <w:t>PLC</w:t>
        </w:r>
        <w:r w:rsidRPr="00630343">
          <w:rPr>
            <w:rFonts w:eastAsia="Segoe UI" w:cstheme="minorHAnsi"/>
            <w:color w:val="000000" w:themeColor="text1"/>
          </w:rPr>
          <w:noBreakHyphen/>
          <w:t>expert GDPR en Security betrokken.</w:t>
        </w:r>
      </w:ins>
    </w:p>
    <w:p w14:paraId="24CB869B" w14:textId="77777777" w:rsidR="00C02802" w:rsidRPr="00630343" w:rsidRDefault="00C02802" w:rsidP="00C02802">
      <w:pPr>
        <w:numPr>
          <w:ilvl w:val="0"/>
          <w:numId w:val="98"/>
        </w:numPr>
        <w:spacing w:after="0" w:line="260" w:lineRule="exact"/>
        <w:rPr>
          <w:ins w:id="457" w:author="Michel Gerits" w:date="2025-08-18T22:01:00Z" w16du:dateUtc="2025-08-18T20:01:00Z"/>
          <w:rFonts w:eastAsia="Segoe UI" w:cstheme="minorHAnsi"/>
          <w:color w:val="000000" w:themeColor="text1"/>
        </w:rPr>
      </w:pPr>
      <w:ins w:id="458" w:author="Michel Gerits" w:date="2025-08-18T22:01:00Z" w16du:dateUtc="2025-08-18T20:01:00Z">
        <w:r w:rsidRPr="00630343">
          <w:rPr>
            <w:rFonts w:eastAsia="Segoe UI" w:cstheme="minorHAnsi"/>
            <w:b/>
            <w:bCs/>
            <w:color w:val="000000" w:themeColor="text1"/>
          </w:rPr>
          <w:t>Media</w:t>
        </w:r>
        <w:r w:rsidRPr="00630343">
          <w:rPr>
            <w:rFonts w:eastAsia="Segoe UI" w:cstheme="minorHAnsi"/>
            <w:b/>
            <w:bCs/>
            <w:color w:val="000000" w:themeColor="text1"/>
          </w:rPr>
          <w:noBreakHyphen/>
          <w:t xml:space="preserve"> &amp; Document</w:t>
        </w:r>
        <w:r w:rsidRPr="00630343">
          <w:rPr>
            <w:rFonts w:eastAsia="Segoe UI" w:cstheme="minorHAnsi"/>
            <w:b/>
            <w:bCs/>
            <w:color w:val="000000" w:themeColor="text1"/>
          </w:rPr>
          <w:noBreakHyphen/>
          <w:t>services</w:t>
        </w:r>
      </w:ins>
    </w:p>
    <w:p w14:paraId="2EF7A527" w14:textId="77777777" w:rsidR="00C02802" w:rsidRPr="00D36058" w:rsidRDefault="00C02802" w:rsidP="00C02802">
      <w:pPr>
        <w:numPr>
          <w:ilvl w:val="0"/>
          <w:numId w:val="99"/>
        </w:numPr>
        <w:spacing w:after="0" w:line="260" w:lineRule="exact"/>
        <w:rPr>
          <w:ins w:id="459" w:author="Michel Gerits" w:date="2025-08-18T22:01:00Z" w16du:dateUtc="2025-08-18T20:01:00Z"/>
          <w:rFonts w:eastAsia="Segoe UI" w:cstheme="minorHAnsi"/>
          <w:color w:val="000000" w:themeColor="text1"/>
          <w:lang w:val="nb-NO"/>
          <w:rPrChange w:id="460" w:author="Annik Schouteden" w:date="2025-08-27T11:52:00Z" w16du:dateUtc="2025-08-27T09:52:00Z">
            <w:rPr>
              <w:ins w:id="461" w:author="Michel Gerits" w:date="2025-08-18T22:01:00Z" w16du:dateUtc="2025-08-18T20:01:00Z"/>
              <w:rFonts w:eastAsia="Segoe UI" w:cstheme="minorHAnsi"/>
              <w:color w:val="000000" w:themeColor="text1"/>
            </w:rPr>
          </w:rPrChange>
        </w:rPr>
      </w:pPr>
      <w:ins w:id="462" w:author="Michel Gerits" w:date="2025-08-18T22:01:00Z" w16du:dateUtc="2025-08-18T20:01:00Z">
        <w:r w:rsidRPr="00D36058">
          <w:rPr>
            <w:rFonts w:eastAsia="Segoe UI" w:cstheme="minorHAnsi"/>
            <w:color w:val="000000" w:themeColor="text1"/>
            <w:lang w:val="nb-NO"/>
            <w:rPrChange w:id="463" w:author="Annik Schouteden" w:date="2025-08-27T11:52:00Z" w16du:dateUtc="2025-08-27T09:52:00Z">
              <w:rPr>
                <w:rFonts w:eastAsia="Segoe UI" w:cstheme="minorHAnsi"/>
                <w:color w:val="000000" w:themeColor="text1"/>
              </w:rPr>
            </w:rPrChange>
          </w:rPr>
          <w:t>Centrale opslag foto/video, PV</w:t>
        </w:r>
        <w:r w:rsidRPr="00D36058">
          <w:rPr>
            <w:rFonts w:eastAsia="Segoe UI" w:cstheme="minorHAnsi"/>
            <w:color w:val="000000" w:themeColor="text1"/>
            <w:lang w:val="nb-NO"/>
            <w:rPrChange w:id="464" w:author="Annik Schouteden" w:date="2025-08-27T11:52:00Z" w16du:dateUtc="2025-08-27T09:52:00Z">
              <w:rPr>
                <w:rFonts w:eastAsia="Segoe UI" w:cstheme="minorHAnsi"/>
                <w:color w:val="000000" w:themeColor="text1"/>
              </w:rPr>
            </w:rPrChange>
          </w:rPr>
          <w:noBreakHyphen/>
          <w:t>/rapport</w:t>
        </w:r>
        <w:r w:rsidRPr="00D36058">
          <w:rPr>
            <w:rFonts w:eastAsia="Segoe UI" w:cstheme="minorHAnsi"/>
            <w:color w:val="000000" w:themeColor="text1"/>
            <w:lang w:val="nb-NO"/>
            <w:rPrChange w:id="465" w:author="Annik Schouteden" w:date="2025-08-27T11:52:00Z" w16du:dateUtc="2025-08-27T09:52:00Z">
              <w:rPr>
                <w:rFonts w:eastAsia="Segoe UI" w:cstheme="minorHAnsi"/>
                <w:color w:val="000000" w:themeColor="text1"/>
              </w:rPr>
            </w:rPrChange>
          </w:rPr>
          <w:noBreakHyphen/>
          <w:t>PDF generator, e</w:t>
        </w:r>
        <w:r w:rsidRPr="00D36058">
          <w:rPr>
            <w:rFonts w:eastAsia="Segoe UI" w:cstheme="minorHAnsi"/>
            <w:color w:val="000000" w:themeColor="text1"/>
            <w:lang w:val="nb-NO"/>
            <w:rPrChange w:id="466" w:author="Annik Schouteden" w:date="2025-08-27T11:52:00Z" w16du:dateUtc="2025-08-27T09:52:00Z">
              <w:rPr>
                <w:rFonts w:eastAsia="Segoe UI" w:cstheme="minorHAnsi"/>
                <w:color w:val="000000" w:themeColor="text1"/>
              </w:rPr>
            </w:rPrChange>
          </w:rPr>
          <w:noBreakHyphen/>
          <w:t>mailservice.</w:t>
        </w:r>
      </w:ins>
    </w:p>
    <w:p w14:paraId="6D878F86" w14:textId="77777777" w:rsidR="00C02802" w:rsidRPr="00630343" w:rsidRDefault="00C02802" w:rsidP="00C02802">
      <w:pPr>
        <w:numPr>
          <w:ilvl w:val="0"/>
          <w:numId w:val="99"/>
        </w:numPr>
        <w:spacing w:after="0" w:line="260" w:lineRule="exact"/>
        <w:rPr>
          <w:ins w:id="467" w:author="Michel Gerits" w:date="2025-08-18T22:01:00Z" w16du:dateUtc="2025-08-18T20:01:00Z"/>
          <w:rFonts w:eastAsia="Segoe UI" w:cstheme="minorHAnsi"/>
          <w:color w:val="000000" w:themeColor="text1"/>
        </w:rPr>
      </w:pPr>
      <w:ins w:id="468" w:author="Michel Gerits" w:date="2025-08-18T22:01:00Z" w16du:dateUtc="2025-08-18T20:01:00Z">
        <w:r w:rsidRPr="00630343">
          <w:rPr>
            <w:rFonts w:eastAsia="Segoe UI" w:cstheme="minorHAnsi"/>
            <w:color w:val="000000" w:themeColor="text1"/>
          </w:rPr>
          <w:t>Nodig voor PV’s met fotolog.</w:t>
        </w:r>
      </w:ins>
    </w:p>
    <w:p w14:paraId="0499F707" w14:textId="77777777" w:rsidR="00C02802" w:rsidRPr="00630343" w:rsidRDefault="00C02802" w:rsidP="00C02802">
      <w:pPr>
        <w:numPr>
          <w:ilvl w:val="0"/>
          <w:numId w:val="100"/>
        </w:numPr>
        <w:spacing w:after="0" w:line="260" w:lineRule="exact"/>
        <w:rPr>
          <w:ins w:id="469" w:author="Michel Gerits" w:date="2025-08-18T22:01:00Z" w16du:dateUtc="2025-08-18T20:01:00Z"/>
          <w:rFonts w:eastAsia="Segoe UI" w:cstheme="minorHAnsi"/>
          <w:color w:val="000000" w:themeColor="text1"/>
        </w:rPr>
      </w:pPr>
      <w:ins w:id="470" w:author="Michel Gerits" w:date="2025-08-18T22:01:00Z" w16du:dateUtc="2025-08-18T20:01:00Z">
        <w:r w:rsidRPr="00630343">
          <w:rPr>
            <w:rFonts w:eastAsia="Segoe UI" w:cstheme="minorHAnsi"/>
            <w:b/>
            <w:bCs/>
            <w:color w:val="000000" w:themeColor="text1"/>
          </w:rPr>
          <w:t>Notificatie</w:t>
        </w:r>
        <w:r w:rsidRPr="00630343">
          <w:rPr>
            <w:rFonts w:eastAsia="Segoe UI" w:cstheme="minorHAnsi"/>
            <w:b/>
            <w:bCs/>
            <w:color w:val="000000" w:themeColor="text1"/>
          </w:rPr>
          <w:noBreakHyphen/>
          <w:t xml:space="preserve"> &amp; sjabloonservice</w:t>
        </w:r>
      </w:ins>
    </w:p>
    <w:p w14:paraId="21A67806" w14:textId="77777777" w:rsidR="00C02802" w:rsidRPr="00630343" w:rsidRDefault="00C02802" w:rsidP="00C02802">
      <w:pPr>
        <w:numPr>
          <w:ilvl w:val="0"/>
          <w:numId w:val="101"/>
        </w:numPr>
        <w:spacing w:after="0" w:line="260" w:lineRule="exact"/>
        <w:rPr>
          <w:ins w:id="471" w:author="Michel Gerits" w:date="2025-08-18T22:01:00Z" w16du:dateUtc="2025-08-18T20:01:00Z"/>
          <w:rFonts w:eastAsia="Segoe UI" w:cstheme="minorHAnsi"/>
          <w:color w:val="000000" w:themeColor="text1"/>
        </w:rPr>
      </w:pPr>
      <w:ins w:id="472" w:author="Michel Gerits" w:date="2025-08-18T22:01:00Z" w16du:dateUtc="2025-08-18T20:01:00Z">
        <w:r w:rsidRPr="00630343">
          <w:rPr>
            <w:rFonts w:eastAsia="Segoe UI" w:cstheme="minorHAnsi"/>
            <w:color w:val="000000" w:themeColor="text1"/>
          </w:rPr>
          <w:t>Status</w:t>
        </w:r>
        <w:r w:rsidRPr="00630343">
          <w:rPr>
            <w:rFonts w:eastAsia="Segoe UI" w:cstheme="minorHAnsi"/>
            <w:color w:val="000000" w:themeColor="text1"/>
          </w:rPr>
          <w:noBreakHyphen/>
          <w:t>mails/bundeling, beheerbare sjablonen, meerkanaals (mail, evt. push).</w:t>
        </w:r>
      </w:ins>
    </w:p>
    <w:p w14:paraId="0A5745AA" w14:textId="77777777" w:rsidR="00C02802" w:rsidRPr="00630343" w:rsidRDefault="00C02802" w:rsidP="00C02802">
      <w:pPr>
        <w:numPr>
          <w:ilvl w:val="0"/>
          <w:numId w:val="101"/>
        </w:numPr>
        <w:spacing w:after="0" w:line="260" w:lineRule="exact"/>
        <w:rPr>
          <w:ins w:id="473" w:author="Michel Gerits" w:date="2025-08-18T22:01:00Z" w16du:dateUtc="2025-08-18T20:01:00Z"/>
          <w:rFonts w:eastAsia="Segoe UI" w:cstheme="minorHAnsi"/>
          <w:color w:val="000000" w:themeColor="text1"/>
        </w:rPr>
      </w:pPr>
      <w:ins w:id="474" w:author="Michel Gerits" w:date="2025-08-18T22:01:00Z" w16du:dateUtc="2025-08-18T20:01:00Z">
        <w:r w:rsidRPr="00630343">
          <w:rPr>
            <w:rFonts w:eastAsia="Segoe UI" w:cstheme="minorHAnsi"/>
            <w:color w:val="000000" w:themeColor="text1"/>
          </w:rPr>
          <w:t>Past bij “mail vanuit systeem, bundeling combinaties”.</w:t>
        </w:r>
      </w:ins>
    </w:p>
    <w:p w14:paraId="5118492C" w14:textId="77777777" w:rsidR="00C02802" w:rsidRPr="00630343" w:rsidRDefault="00C02802" w:rsidP="00C02802">
      <w:pPr>
        <w:numPr>
          <w:ilvl w:val="0"/>
          <w:numId w:val="102"/>
        </w:numPr>
        <w:spacing w:after="0" w:line="260" w:lineRule="exact"/>
        <w:rPr>
          <w:ins w:id="475" w:author="Michel Gerits" w:date="2025-08-18T22:01:00Z" w16du:dateUtc="2025-08-18T20:01:00Z"/>
          <w:rFonts w:eastAsia="Segoe UI" w:cstheme="minorHAnsi"/>
          <w:color w:val="000000" w:themeColor="text1"/>
        </w:rPr>
      </w:pPr>
      <w:ins w:id="476" w:author="Michel Gerits" w:date="2025-08-18T22:01:00Z" w16du:dateUtc="2025-08-18T20:01:00Z">
        <w:r w:rsidRPr="00630343">
          <w:rPr>
            <w:rFonts w:eastAsia="Segoe UI" w:cstheme="minorHAnsi"/>
            <w:b/>
            <w:bCs/>
            <w:color w:val="000000" w:themeColor="text1"/>
          </w:rPr>
          <w:t>Datawarehouse &amp; BI</w:t>
        </w:r>
        <w:r w:rsidRPr="00630343">
          <w:rPr>
            <w:rFonts w:eastAsia="Segoe UI" w:cstheme="minorHAnsi"/>
            <w:b/>
            <w:bCs/>
            <w:color w:val="000000" w:themeColor="text1"/>
          </w:rPr>
          <w:noBreakHyphen/>
          <w:t>app</w:t>
        </w:r>
      </w:ins>
    </w:p>
    <w:p w14:paraId="2BBC0297" w14:textId="77777777" w:rsidR="00C02802" w:rsidRPr="00630343" w:rsidRDefault="00C02802" w:rsidP="00C02802">
      <w:pPr>
        <w:numPr>
          <w:ilvl w:val="0"/>
          <w:numId w:val="103"/>
        </w:numPr>
        <w:spacing w:after="0" w:line="260" w:lineRule="exact"/>
        <w:rPr>
          <w:ins w:id="477" w:author="Michel Gerits" w:date="2025-08-18T22:01:00Z" w16du:dateUtc="2025-08-18T20:01:00Z"/>
          <w:rFonts w:eastAsia="Segoe UI" w:cstheme="minorHAnsi"/>
          <w:color w:val="000000" w:themeColor="text1"/>
        </w:rPr>
      </w:pPr>
      <w:ins w:id="478" w:author="Michel Gerits" w:date="2025-08-18T22:01:00Z" w16du:dateUtc="2025-08-18T20:01:00Z">
        <w:r w:rsidRPr="00630343">
          <w:rPr>
            <w:rFonts w:eastAsia="Segoe UI" w:cstheme="minorHAnsi"/>
            <w:color w:val="000000" w:themeColor="text1"/>
          </w:rPr>
          <w:t>Curatie laag 1</w:t>
        </w:r>
        <w:r w:rsidRPr="00630343">
          <w:rPr>
            <w:rFonts w:eastAsia="Segoe UI" w:cstheme="minorHAnsi"/>
            <w:color w:val="000000" w:themeColor="text1"/>
          </w:rPr>
          <w:noBreakHyphen/>
          <w:t>3 KPI’s, directeursrapporten, historiek.</w:t>
        </w:r>
      </w:ins>
    </w:p>
    <w:p w14:paraId="7050AB48" w14:textId="77777777" w:rsidR="00D819DC" w:rsidRDefault="00D819DC" w:rsidP="00C02802">
      <w:pPr>
        <w:spacing w:after="0" w:line="260" w:lineRule="exact"/>
        <w:rPr>
          <w:rFonts w:eastAsia="Segoe UI" w:cstheme="minorHAnsi"/>
          <w:color w:val="000000" w:themeColor="text1"/>
        </w:rPr>
      </w:pPr>
    </w:p>
    <w:p w14:paraId="4E8E5214" w14:textId="7C43F8DE" w:rsidR="00B92A6C" w:rsidRPr="00F35E7E" w:rsidRDefault="00D819DC" w:rsidP="00C02802">
      <w:pPr>
        <w:spacing w:after="0" w:line="260" w:lineRule="exact"/>
        <w:rPr>
          <w:rFonts w:eastAsia="Segoe UI" w:cstheme="minorHAnsi"/>
          <w:color w:val="000000" w:themeColor="text1"/>
        </w:rPr>
      </w:pPr>
      <w:r>
        <w:rPr>
          <w:rFonts w:eastAsia="Segoe UI" w:cstheme="minorHAnsi"/>
          <w:color w:val="000000" w:themeColor="text1"/>
        </w:rPr>
        <w:t xml:space="preserve">Aandacht : </w:t>
      </w:r>
      <w:ins w:id="479" w:author="Michel Gerits" w:date="2025-08-18T22:01:00Z" w16du:dateUtc="2025-08-18T20:01:00Z">
        <w:r w:rsidR="00C02802" w:rsidRPr="00630343">
          <w:rPr>
            <w:rFonts w:eastAsia="Segoe UI" w:cstheme="minorHAnsi"/>
            <w:color w:val="000000" w:themeColor="text1"/>
          </w:rPr>
          <w:t>Aansluiting op bestaand BI</w:t>
        </w:r>
        <w:r w:rsidR="00C02802" w:rsidRPr="00630343">
          <w:rPr>
            <w:rFonts w:eastAsia="Segoe UI" w:cstheme="minorHAnsi"/>
            <w:color w:val="000000" w:themeColor="text1"/>
          </w:rPr>
          <w:noBreakHyphen/>
          <w:t>traject</w:t>
        </w:r>
      </w:ins>
      <w:r>
        <w:rPr>
          <w:rFonts w:eastAsia="Segoe UI" w:cstheme="minorHAnsi"/>
          <w:color w:val="000000" w:themeColor="text1"/>
        </w:rPr>
        <w:t xml:space="preserve"> binnen stad antwerpen</w:t>
      </w:r>
    </w:p>
    <w:p w14:paraId="055D67C6" w14:textId="5F2ABFD3" w:rsidR="00D866AD" w:rsidRPr="00D866AD" w:rsidRDefault="00B92A6C" w:rsidP="00D866AD">
      <w:pPr>
        <w:pStyle w:val="grotetitel"/>
        <w:rPr>
          <w:lang w:val="nl-BE" w:eastAsia="nl-BE"/>
        </w:rPr>
      </w:pPr>
      <w:r>
        <w:rPr>
          <w:lang w:val="nl-BE"/>
        </w:rPr>
        <w:t>Uitdaging</w:t>
      </w:r>
      <w:r w:rsidR="002820CE">
        <w:rPr>
          <w:lang w:val="nl-BE"/>
        </w:rPr>
        <w:t xml:space="preserve">:  </w:t>
      </w:r>
      <w:r w:rsidR="00FA387B">
        <w:rPr>
          <w:lang w:eastAsia="nl-BE"/>
        </w:rPr>
        <w:t>S</w:t>
      </w:r>
      <w:r w:rsidR="00F5629B" w:rsidRPr="00F5629B">
        <w:rPr>
          <w:lang w:eastAsia="nl-BE"/>
        </w:rPr>
        <w:t>takeholder Engagement &amp; Governance</w:t>
      </w:r>
      <w:r w:rsidR="00F5629B">
        <w:rPr>
          <w:lang w:eastAsia="nl-BE"/>
        </w:rPr>
        <w:t>, rollen en verantwoordelijkheden</w:t>
      </w:r>
    </w:p>
    <w:p w14:paraId="38F0ECB8" w14:textId="77777777" w:rsidR="00D866AD" w:rsidRDefault="00D866AD" w:rsidP="00D866AD">
      <w:pPr>
        <w:pStyle w:val="Geenafstand"/>
      </w:pPr>
      <w:r w:rsidRPr="00D866AD">
        <w:t>In deze bijlage worden de rollen van de verschillende partners beschreven</w:t>
      </w:r>
    </w:p>
    <w:p w14:paraId="5ECA4B7A" w14:textId="77777777" w:rsidR="001B4B42" w:rsidRDefault="001B4B42" w:rsidP="001B4B42">
      <w:pPr>
        <w:pStyle w:val="Geenafstand"/>
        <w:rPr>
          <w:lang w:val="nl-BE"/>
        </w:rPr>
      </w:pPr>
      <w:r>
        <w:t>Generiek worden de rollen ingevuld vanuit hun specifieke kernopdrachten</w:t>
      </w:r>
      <w:r w:rsidRPr="007557C7">
        <w:rPr>
          <w:lang w:val="nl-BE"/>
        </w:rPr>
        <w:t xml:space="preserve">  </w:t>
      </w:r>
    </w:p>
    <w:p w14:paraId="14536805" w14:textId="77777777" w:rsidR="001B4B42" w:rsidRDefault="001B4B42" w:rsidP="00D866AD">
      <w:pPr>
        <w:pStyle w:val="Geenafstand"/>
      </w:pPr>
    </w:p>
    <w:p w14:paraId="6C70C4B6" w14:textId="2D438F78" w:rsidR="00467642" w:rsidRDefault="00467642" w:rsidP="00D866AD">
      <w:pPr>
        <w:pStyle w:val="Geenafstand"/>
      </w:pPr>
      <w:r>
        <w:t>Stad Antwerpen</w:t>
      </w:r>
      <w:r w:rsidR="001B4B42">
        <w:t>: Trekker</w:t>
      </w:r>
    </w:p>
    <w:p w14:paraId="58615E1C" w14:textId="25D6249A" w:rsidR="001B4B42" w:rsidRDefault="001B4B42" w:rsidP="00D866AD">
      <w:pPr>
        <w:pStyle w:val="Geenafstand"/>
      </w:pPr>
      <w:r>
        <w:t>Digipolis:</w:t>
      </w:r>
    </w:p>
    <w:p w14:paraId="16C66493" w14:textId="19C8F462" w:rsidR="006A36D1" w:rsidRPr="007557C7" w:rsidRDefault="006A36D1" w:rsidP="006A36D1">
      <w:pPr>
        <w:pStyle w:val="Geenafstand"/>
        <w:rPr>
          <w:lang w:val="nl-BE"/>
        </w:rPr>
      </w:pPr>
      <w:r>
        <w:rPr>
          <w:lang w:val="nl-BE"/>
        </w:rPr>
        <w:t>Stad Vilvoorde en a</w:t>
      </w:r>
      <w:r w:rsidRPr="007557C7">
        <w:rPr>
          <w:lang w:val="nl-BE"/>
        </w:rPr>
        <w:t>ndere steden: testbed en spiegelgroepen.</w:t>
      </w:r>
    </w:p>
    <w:p w14:paraId="50477E81" w14:textId="0D719C55" w:rsidR="007557C7" w:rsidRPr="007557C7" w:rsidRDefault="007557C7" w:rsidP="007557C7">
      <w:pPr>
        <w:pStyle w:val="Geenafstand"/>
      </w:pPr>
      <w:r w:rsidRPr="007557C7">
        <w:rPr>
          <w:lang w:val="nl-BE"/>
        </w:rPr>
        <w:t xml:space="preserve">VVSG: </w:t>
      </w:r>
    </w:p>
    <w:p w14:paraId="61CD0077" w14:textId="7C7A4D1E" w:rsidR="007557C7" w:rsidRPr="007557C7" w:rsidRDefault="007557C7" w:rsidP="007557C7">
      <w:pPr>
        <w:pStyle w:val="Geenafstand"/>
        <w:rPr>
          <w:lang w:val="nl-BE"/>
        </w:rPr>
      </w:pPr>
      <w:r w:rsidRPr="007557C7">
        <w:rPr>
          <w:lang w:val="nl-BE"/>
        </w:rPr>
        <w:t>Athumi: datakluis en veilige uitwisseling.</w:t>
      </w:r>
    </w:p>
    <w:p w14:paraId="1097BAC3" w14:textId="4541E2A2" w:rsidR="007557C7" w:rsidRPr="007557C7" w:rsidRDefault="007557C7" w:rsidP="007557C7">
      <w:pPr>
        <w:pStyle w:val="Geenafstand"/>
        <w:rPr>
          <w:lang w:val="nl-BE"/>
        </w:rPr>
      </w:pPr>
      <w:r w:rsidRPr="007557C7">
        <w:rPr>
          <w:lang w:val="nl-BE"/>
        </w:rPr>
        <w:t>Nutsbedrijven: verplicht data ontsluiten via GIPOD en deelnemen aan proefprojecten (bv. WYRE).</w:t>
      </w:r>
    </w:p>
    <w:p w14:paraId="27E4830A" w14:textId="0B4371D0" w:rsidR="007557C7" w:rsidRPr="007557C7" w:rsidRDefault="007557C7" w:rsidP="007557C7">
      <w:pPr>
        <w:pStyle w:val="Geenafstand"/>
        <w:rPr>
          <w:lang w:val="nl-BE"/>
        </w:rPr>
      </w:pPr>
      <w:r w:rsidRPr="007557C7">
        <w:rPr>
          <w:lang w:val="nl-BE"/>
        </w:rPr>
        <w:t>Andere steden: testbed en spiegelgroepen.</w:t>
      </w:r>
    </w:p>
    <w:p w14:paraId="448F6959" w14:textId="77777777" w:rsidR="007557C7" w:rsidRDefault="007557C7" w:rsidP="00D866AD">
      <w:pPr>
        <w:pStyle w:val="Geenafstand"/>
      </w:pPr>
    </w:p>
    <w:p w14:paraId="5D3CC980" w14:textId="77777777" w:rsidR="007557C7" w:rsidRPr="00D866AD" w:rsidRDefault="007557C7" w:rsidP="00D866AD">
      <w:pPr>
        <w:pStyle w:val="Geenafstand"/>
      </w:pPr>
    </w:p>
    <w:p w14:paraId="4530AD45" w14:textId="0DB618CD" w:rsidR="00F52E28" w:rsidRPr="00F35E7E" w:rsidRDefault="00F52E28" w:rsidP="00D2389B">
      <w:pPr>
        <w:pStyle w:val="kleinetitel"/>
        <w:pBdr>
          <w:top w:val="single" w:sz="4" w:space="1" w:color="auto"/>
          <w:left w:val="single" w:sz="4" w:space="4" w:color="auto"/>
          <w:bottom w:val="single" w:sz="4" w:space="1" w:color="auto"/>
          <w:right w:val="single" w:sz="4" w:space="4" w:color="auto"/>
        </w:pBdr>
        <w:rPr>
          <w:lang w:eastAsia="nl-BE"/>
        </w:rPr>
      </w:pPr>
      <w:r w:rsidRPr="00F35E7E">
        <w:rPr>
          <w:lang w:eastAsia="nl-BE"/>
        </w:rPr>
        <w:t>Rol van de Afdeling Publieke Ruimte – Stadsontwikkeling</w:t>
      </w:r>
    </w:p>
    <w:p w14:paraId="77740DF3" w14:textId="787AB2EC" w:rsidR="00F52E28" w:rsidRPr="00F52E28" w:rsidRDefault="00F52E28" w:rsidP="00F52E28">
      <w:pPr>
        <w:rPr>
          <w:lang w:eastAsia="nl-BE"/>
        </w:rPr>
      </w:pPr>
      <w:r w:rsidRPr="00F52E28">
        <w:rPr>
          <w:lang w:eastAsia="nl-BE"/>
        </w:rPr>
        <w:t xml:space="preserve">De afdeling Publieke Ruimte binnen Stadsontwikkeling is de motor achter het terreinwerk en het inhoudelijk beleid rond de kwalitatieve inrichting en het beheer van de publieke ruimte in Antwerpen. Binnen het project </w:t>
      </w:r>
      <w:r w:rsidRPr="00F52E28">
        <w:rPr>
          <w:i/>
          <w:iCs/>
          <w:lang w:eastAsia="nl-BE"/>
        </w:rPr>
        <w:t>“</w:t>
      </w:r>
      <w:r w:rsidR="00786FA4">
        <w:rPr>
          <w:i/>
          <w:iCs/>
          <w:lang w:eastAsia="nl-BE"/>
        </w:rPr>
        <w:t>Digitale</w:t>
      </w:r>
      <w:r w:rsidRPr="00F52E28">
        <w:rPr>
          <w:i/>
          <w:iCs/>
          <w:lang w:eastAsia="nl-BE"/>
        </w:rPr>
        <w:t xml:space="preserve"> Nuts”</w:t>
      </w:r>
      <w:r w:rsidRPr="00F52E28">
        <w:rPr>
          <w:lang w:eastAsia="nl-BE"/>
        </w:rPr>
        <w:t xml:space="preserve"> neemt deze afdeling een cruciale, trekkende rol op, zowel in de beleidsvoorbereiding als in de operationele praktijktoetsing van digitale oplossingen.</w:t>
      </w:r>
    </w:p>
    <w:p w14:paraId="7A32F21F" w14:textId="433B0577" w:rsidR="00F52E28" w:rsidRPr="00F52E28" w:rsidRDefault="00F52E28" w:rsidP="00F52E28">
      <w:pPr>
        <w:rPr>
          <w:b/>
          <w:bCs/>
          <w:lang w:eastAsia="nl-BE"/>
        </w:rPr>
      </w:pPr>
      <w:r w:rsidRPr="00F52E28">
        <w:rPr>
          <w:b/>
          <w:bCs/>
          <w:lang w:eastAsia="nl-BE"/>
        </w:rPr>
        <w:t>1. Eigenaarschap over het nutsproces op het terrein</w:t>
      </w:r>
    </w:p>
    <w:p w14:paraId="0F7F9816" w14:textId="77777777" w:rsidR="00F52E28" w:rsidRPr="006B0C05" w:rsidRDefault="00F52E28" w:rsidP="00F52E28">
      <w:pPr>
        <w:rPr>
          <w:lang w:eastAsia="nl-BE"/>
        </w:rPr>
      </w:pPr>
      <w:r w:rsidRPr="006B0C05">
        <w:rPr>
          <w:lang w:eastAsia="nl-BE"/>
        </w:rPr>
        <w:t>De afdeling is:</w:t>
      </w:r>
    </w:p>
    <w:p w14:paraId="2CFA2B2E" w14:textId="77777777" w:rsidR="00F52E28" w:rsidRPr="00F52E28" w:rsidRDefault="00F52E28" w:rsidP="00D27DAD">
      <w:pPr>
        <w:numPr>
          <w:ilvl w:val="0"/>
          <w:numId w:val="15"/>
        </w:numPr>
        <w:rPr>
          <w:lang w:eastAsia="nl-BE"/>
        </w:rPr>
      </w:pPr>
      <w:r w:rsidRPr="00F52E28">
        <w:rPr>
          <w:b/>
          <w:bCs/>
          <w:lang w:eastAsia="nl-BE"/>
        </w:rPr>
        <w:t xml:space="preserve">proceseigenaar </w:t>
      </w:r>
      <w:r w:rsidRPr="00F52E28">
        <w:rPr>
          <w:lang w:eastAsia="nl-BE"/>
        </w:rPr>
        <w:t>van het volledige nutsdossier, van aanvraag tot herstel.</w:t>
      </w:r>
    </w:p>
    <w:p w14:paraId="14575D7A" w14:textId="77777777" w:rsidR="00F52E28" w:rsidRPr="00F52E28" w:rsidRDefault="00F52E28" w:rsidP="00D27DAD">
      <w:pPr>
        <w:numPr>
          <w:ilvl w:val="0"/>
          <w:numId w:val="15"/>
        </w:numPr>
        <w:rPr>
          <w:lang w:eastAsia="nl-BE"/>
        </w:rPr>
      </w:pPr>
      <w:r w:rsidRPr="00F52E28">
        <w:rPr>
          <w:b/>
          <w:bCs/>
          <w:lang w:eastAsia="nl-BE"/>
        </w:rPr>
        <w:t>verantwoordelijk</w:t>
      </w:r>
      <w:r w:rsidRPr="00F52E28">
        <w:rPr>
          <w:lang w:eastAsia="nl-BE"/>
        </w:rPr>
        <w:t xml:space="preserve"> voor de opvolging van graafwerken door nutsmaatschappijen op het terrein.</w:t>
      </w:r>
    </w:p>
    <w:p w14:paraId="76A9DC05" w14:textId="77777777" w:rsidR="00F52E28" w:rsidRPr="00F52E28" w:rsidRDefault="00F52E28" w:rsidP="00D27DAD">
      <w:pPr>
        <w:numPr>
          <w:ilvl w:val="0"/>
          <w:numId w:val="15"/>
        </w:numPr>
        <w:rPr>
          <w:lang w:eastAsia="nl-BE"/>
        </w:rPr>
      </w:pPr>
      <w:r w:rsidRPr="00F52E28">
        <w:rPr>
          <w:lang w:eastAsia="nl-BE"/>
        </w:rPr>
        <w:t xml:space="preserve">het </w:t>
      </w:r>
      <w:r w:rsidRPr="00F52E28">
        <w:rPr>
          <w:b/>
          <w:bCs/>
          <w:lang w:eastAsia="nl-BE"/>
        </w:rPr>
        <w:t>aanspreekpunt</w:t>
      </w:r>
      <w:r w:rsidRPr="00F52E28">
        <w:rPr>
          <w:lang w:eastAsia="nl-BE"/>
        </w:rPr>
        <w:t xml:space="preserve"> voor:</w:t>
      </w:r>
    </w:p>
    <w:p w14:paraId="6D6AAFB0" w14:textId="77777777" w:rsidR="00F52E28" w:rsidRPr="00F52E28" w:rsidRDefault="00F52E28" w:rsidP="00D27DAD">
      <w:pPr>
        <w:numPr>
          <w:ilvl w:val="1"/>
          <w:numId w:val="15"/>
        </w:numPr>
        <w:rPr>
          <w:lang w:eastAsia="nl-BE"/>
        </w:rPr>
      </w:pPr>
      <w:r w:rsidRPr="00F52E28">
        <w:rPr>
          <w:lang w:eastAsia="nl-BE"/>
        </w:rPr>
        <w:t>klachten van burgers,</w:t>
      </w:r>
    </w:p>
    <w:p w14:paraId="30E2E727" w14:textId="77777777" w:rsidR="00F52E28" w:rsidRPr="00F52E28" w:rsidRDefault="00F52E28" w:rsidP="00D27DAD">
      <w:pPr>
        <w:numPr>
          <w:ilvl w:val="1"/>
          <w:numId w:val="15"/>
        </w:numPr>
        <w:rPr>
          <w:lang w:eastAsia="nl-BE"/>
        </w:rPr>
      </w:pPr>
      <w:r w:rsidRPr="00F52E28">
        <w:rPr>
          <w:lang w:eastAsia="nl-BE"/>
        </w:rPr>
        <w:lastRenderedPageBreak/>
        <w:t>controle op herstelkwaliteit,</w:t>
      </w:r>
    </w:p>
    <w:p w14:paraId="0BCA9285" w14:textId="77777777" w:rsidR="00F52E28" w:rsidRPr="00F52E28" w:rsidRDefault="00F52E28" w:rsidP="00D27DAD">
      <w:pPr>
        <w:numPr>
          <w:ilvl w:val="1"/>
          <w:numId w:val="15"/>
        </w:numPr>
        <w:rPr>
          <w:lang w:eastAsia="nl-BE"/>
        </w:rPr>
      </w:pPr>
      <w:r w:rsidRPr="00F52E28">
        <w:rPr>
          <w:lang w:eastAsia="nl-BE"/>
        </w:rPr>
        <w:t>sanctionering via het retributiereglement bij vastgestelde tekortkomingen.</w:t>
      </w:r>
    </w:p>
    <w:p w14:paraId="7563B980" w14:textId="77944261" w:rsidR="00F52E28" w:rsidRPr="00F52E28" w:rsidRDefault="00F52E28" w:rsidP="00F52E28">
      <w:pPr>
        <w:rPr>
          <w:lang w:eastAsia="nl-BE"/>
        </w:rPr>
      </w:pPr>
      <w:r w:rsidRPr="00F52E28">
        <w:rPr>
          <w:i/>
          <w:iCs/>
          <w:lang w:eastAsia="nl-BE"/>
        </w:rPr>
        <w:t>Impliceert:</w:t>
      </w:r>
      <w:r w:rsidRPr="00F52E28">
        <w:rPr>
          <w:lang w:eastAsia="nl-BE"/>
        </w:rPr>
        <w:t xml:space="preserve"> Het digitale systeem moet de werking van onze toezichters, administratie en vaststellers versterken. Onze input bepaalt welke informatie nodig is, hoe die geregistreerd moet worden, en welke workflows in de tool ingebakken moeten worden.</w:t>
      </w:r>
    </w:p>
    <w:p w14:paraId="0EB60055" w14:textId="67F63F8C" w:rsidR="00F52E28" w:rsidRPr="00F52E28" w:rsidRDefault="00F52E28" w:rsidP="00F52E28">
      <w:pPr>
        <w:rPr>
          <w:b/>
          <w:bCs/>
          <w:lang w:eastAsia="nl-BE"/>
        </w:rPr>
      </w:pPr>
      <w:r w:rsidRPr="00F52E28">
        <w:rPr>
          <w:b/>
          <w:bCs/>
          <w:lang w:eastAsia="nl-BE"/>
        </w:rPr>
        <w:t>2. Beleidsmatige bewaking en inhoudelijke aansturing</w:t>
      </w:r>
    </w:p>
    <w:p w14:paraId="7737638A" w14:textId="77777777" w:rsidR="00F52E28" w:rsidRPr="00F52E28" w:rsidRDefault="00F52E28" w:rsidP="00F52E28">
      <w:pPr>
        <w:rPr>
          <w:lang w:eastAsia="nl-BE"/>
        </w:rPr>
      </w:pPr>
      <w:r w:rsidRPr="006B0C05">
        <w:rPr>
          <w:lang w:eastAsia="nl-BE"/>
        </w:rPr>
        <w:t xml:space="preserve">Als afdeling binnen Stadsontwikkeling bewaken </w:t>
      </w:r>
      <w:r w:rsidRPr="00F52E28">
        <w:rPr>
          <w:lang w:eastAsia="nl-BE"/>
        </w:rPr>
        <w:t>we:</w:t>
      </w:r>
    </w:p>
    <w:p w14:paraId="22F29AD9" w14:textId="77777777" w:rsidR="00F52E28" w:rsidRPr="00F52E28" w:rsidRDefault="00F52E28" w:rsidP="00D27DAD">
      <w:pPr>
        <w:numPr>
          <w:ilvl w:val="0"/>
          <w:numId w:val="16"/>
        </w:numPr>
        <w:rPr>
          <w:lang w:eastAsia="nl-BE"/>
        </w:rPr>
      </w:pPr>
      <w:r w:rsidRPr="00F52E28">
        <w:rPr>
          <w:lang w:eastAsia="nl-BE"/>
        </w:rPr>
        <w:t xml:space="preserve">de </w:t>
      </w:r>
      <w:r w:rsidRPr="00F52E28">
        <w:rPr>
          <w:b/>
          <w:bCs/>
          <w:lang w:eastAsia="nl-BE"/>
        </w:rPr>
        <w:t>beleidskaders</w:t>
      </w:r>
      <w:r w:rsidRPr="00F52E28">
        <w:rPr>
          <w:lang w:eastAsia="nl-BE"/>
        </w:rPr>
        <w:t xml:space="preserve"> rond herstelkwaliteit, herinrichtingsnormen, en reglementaire voorwaarden (bv. Code Nuts).</w:t>
      </w:r>
    </w:p>
    <w:p w14:paraId="502B3818" w14:textId="77777777" w:rsidR="00F52E28" w:rsidRPr="00F52E28" w:rsidRDefault="00F52E28" w:rsidP="00D27DAD">
      <w:pPr>
        <w:numPr>
          <w:ilvl w:val="0"/>
          <w:numId w:val="16"/>
        </w:numPr>
        <w:rPr>
          <w:lang w:eastAsia="nl-BE"/>
        </w:rPr>
      </w:pPr>
      <w:r w:rsidRPr="00F52E28">
        <w:rPr>
          <w:lang w:eastAsia="nl-BE"/>
        </w:rPr>
        <w:t xml:space="preserve">de afstemming met stadsbrede </w:t>
      </w:r>
      <w:r w:rsidRPr="00F52E28">
        <w:rPr>
          <w:b/>
          <w:bCs/>
          <w:lang w:eastAsia="nl-BE"/>
        </w:rPr>
        <w:t>doelstellingen</w:t>
      </w:r>
      <w:r w:rsidRPr="00F52E28">
        <w:rPr>
          <w:lang w:eastAsia="nl-BE"/>
        </w:rPr>
        <w:t xml:space="preserve"> zoals de robuuste stad, vergroening, energietransitie en bewonerscomfort.</w:t>
      </w:r>
    </w:p>
    <w:p w14:paraId="2513D294" w14:textId="77777777" w:rsidR="00F52E28" w:rsidRPr="00F52E28" w:rsidRDefault="00F52E28" w:rsidP="00D27DAD">
      <w:pPr>
        <w:numPr>
          <w:ilvl w:val="0"/>
          <w:numId w:val="16"/>
        </w:numPr>
        <w:rPr>
          <w:lang w:eastAsia="nl-BE"/>
        </w:rPr>
      </w:pPr>
      <w:r w:rsidRPr="00F52E28">
        <w:rPr>
          <w:lang w:eastAsia="nl-BE"/>
        </w:rPr>
        <w:t xml:space="preserve">de correcte </w:t>
      </w:r>
      <w:r w:rsidRPr="00F52E28">
        <w:rPr>
          <w:b/>
          <w:bCs/>
          <w:lang w:eastAsia="nl-BE"/>
        </w:rPr>
        <w:t>implementatie</w:t>
      </w:r>
      <w:r w:rsidRPr="00F52E28">
        <w:rPr>
          <w:lang w:eastAsia="nl-BE"/>
        </w:rPr>
        <w:t xml:space="preserve"> van het retributiereglement inname en herstel, inclusief de voorwaarden voor tijdelijke of definitieve herstellingen, materiaalgebruik, enz.</w:t>
      </w:r>
    </w:p>
    <w:p w14:paraId="048233CA" w14:textId="7E1A6A46" w:rsidR="00F52E28" w:rsidRPr="00F52E28" w:rsidRDefault="00F52E28" w:rsidP="00F52E28">
      <w:pPr>
        <w:rPr>
          <w:lang w:eastAsia="nl-BE"/>
        </w:rPr>
      </w:pPr>
      <w:r w:rsidRPr="00F52E28">
        <w:rPr>
          <w:i/>
          <w:iCs/>
          <w:lang w:eastAsia="nl-BE"/>
        </w:rPr>
        <w:t>Impliceert:</w:t>
      </w:r>
      <w:r w:rsidRPr="00F52E28">
        <w:rPr>
          <w:lang w:eastAsia="nl-BE"/>
        </w:rPr>
        <w:t xml:space="preserve"> We zorgen dat het digitale project aansluit bij bestaande reglementen en beleidsdoelstellingen, en formuleren inhoudelijke vereisten voor hergebruik in bestekken en werkprocessen.</w:t>
      </w:r>
    </w:p>
    <w:p w14:paraId="0E926E18" w14:textId="6CF0CDBA" w:rsidR="00F52E28" w:rsidRPr="00F52E28" w:rsidRDefault="00F52E28" w:rsidP="00F52E28">
      <w:pPr>
        <w:rPr>
          <w:b/>
          <w:bCs/>
          <w:lang w:eastAsia="nl-BE"/>
        </w:rPr>
      </w:pPr>
      <w:r w:rsidRPr="00F52E28">
        <w:rPr>
          <w:b/>
          <w:bCs/>
          <w:lang w:eastAsia="nl-BE"/>
        </w:rPr>
        <w:t>3. Ontwerper en gebruiker van de digitale oplossing</w:t>
      </w:r>
    </w:p>
    <w:p w14:paraId="22963AEE" w14:textId="77777777" w:rsidR="00F52E28" w:rsidRPr="006B0C05" w:rsidRDefault="00F52E28" w:rsidP="00F52E28">
      <w:pPr>
        <w:rPr>
          <w:lang w:eastAsia="nl-BE"/>
        </w:rPr>
      </w:pPr>
      <w:r w:rsidRPr="006B0C05">
        <w:rPr>
          <w:lang w:eastAsia="nl-BE"/>
        </w:rPr>
        <w:t>De afdeling is:</w:t>
      </w:r>
    </w:p>
    <w:p w14:paraId="785F7661" w14:textId="77777777" w:rsidR="00F52E28" w:rsidRPr="00F52E28" w:rsidRDefault="00F52E28" w:rsidP="00D27DAD">
      <w:pPr>
        <w:numPr>
          <w:ilvl w:val="0"/>
          <w:numId w:val="17"/>
        </w:numPr>
        <w:rPr>
          <w:lang w:eastAsia="nl-BE"/>
        </w:rPr>
      </w:pPr>
      <w:r w:rsidRPr="00F52E28">
        <w:rPr>
          <w:b/>
          <w:bCs/>
          <w:lang w:eastAsia="nl-BE"/>
        </w:rPr>
        <w:t>producteigenaar</w:t>
      </w:r>
      <w:r w:rsidRPr="00F52E28">
        <w:rPr>
          <w:lang w:eastAsia="nl-BE"/>
        </w:rPr>
        <w:t xml:space="preserve"> van de oplossing: we bepalen mee de prioriteiten, valideren de MVP’s en bewaken het eindresultaat.</w:t>
      </w:r>
    </w:p>
    <w:p w14:paraId="014D50BE" w14:textId="77777777" w:rsidR="00F52E28" w:rsidRPr="00F52E28" w:rsidRDefault="00F52E28" w:rsidP="00D27DAD">
      <w:pPr>
        <w:numPr>
          <w:ilvl w:val="0"/>
          <w:numId w:val="17"/>
        </w:numPr>
        <w:rPr>
          <w:lang w:eastAsia="nl-BE"/>
        </w:rPr>
      </w:pPr>
      <w:r w:rsidRPr="00F52E28">
        <w:rPr>
          <w:b/>
          <w:bCs/>
          <w:lang w:eastAsia="nl-BE"/>
        </w:rPr>
        <w:t>klant en tester</w:t>
      </w:r>
      <w:r w:rsidRPr="00F52E28">
        <w:rPr>
          <w:lang w:eastAsia="nl-BE"/>
        </w:rPr>
        <w:t xml:space="preserve"> van het systeem: toezichters, administratie en SPOC’s zijn eindgebruikers van de digitale flows.</w:t>
      </w:r>
    </w:p>
    <w:p w14:paraId="0E1F32E9" w14:textId="03547AE2" w:rsidR="00F52E28" w:rsidRPr="00F52E28" w:rsidRDefault="00FA4717" w:rsidP="00F52E28">
      <w:pPr>
        <w:rPr>
          <w:lang w:eastAsia="nl-BE"/>
        </w:rPr>
      </w:pPr>
      <w:r>
        <w:rPr>
          <w:rFonts w:ascii="Segoe UI Emoji" w:hAnsi="Segoe UI Emoji" w:cs="Segoe UI Emoji"/>
          <w:lang w:eastAsia="nl-BE"/>
        </w:rPr>
        <w:t>i</w:t>
      </w:r>
      <w:r w:rsidR="00F52E28" w:rsidRPr="00F52E28">
        <w:rPr>
          <w:i/>
          <w:iCs/>
          <w:lang w:eastAsia="nl-BE"/>
        </w:rPr>
        <w:t>mpliceert:</w:t>
      </w:r>
      <w:r w:rsidR="00F52E28" w:rsidRPr="00F52E28">
        <w:rPr>
          <w:lang w:eastAsia="nl-BE"/>
        </w:rPr>
        <w:t xml:space="preserve"> Onze afdeling levert de praktijkkennis aan die cruciaal is voor de ontwikkeling van een bruikbare tool – inclusief kennis van sleufopbouw, asfalt- en natuursteenherstel, communicatie met nutsmaatschappijen en opvolging van meldingen.</w:t>
      </w:r>
    </w:p>
    <w:p w14:paraId="7C50A6DE" w14:textId="5AFAF0D7" w:rsidR="00F52E28" w:rsidRPr="00F52E28" w:rsidRDefault="00F52E28" w:rsidP="00F52E28">
      <w:pPr>
        <w:rPr>
          <w:b/>
          <w:bCs/>
          <w:lang w:eastAsia="nl-BE"/>
        </w:rPr>
      </w:pPr>
      <w:r w:rsidRPr="00F52E28">
        <w:rPr>
          <w:b/>
          <w:bCs/>
          <w:lang w:eastAsia="nl-BE"/>
        </w:rPr>
        <w:t>4. Verbindende rol tussen veld, beleid en techniek</w:t>
      </w:r>
    </w:p>
    <w:p w14:paraId="3D1E8C55" w14:textId="77777777" w:rsidR="00F52E28" w:rsidRPr="006B0C05" w:rsidRDefault="00F52E28" w:rsidP="00F52E28">
      <w:pPr>
        <w:rPr>
          <w:lang w:eastAsia="nl-BE"/>
        </w:rPr>
      </w:pPr>
      <w:r w:rsidRPr="006B0C05">
        <w:rPr>
          <w:lang w:eastAsia="nl-BE"/>
        </w:rPr>
        <w:t>We verbinden:</w:t>
      </w:r>
    </w:p>
    <w:p w14:paraId="57FA721E" w14:textId="77777777" w:rsidR="00F52E28" w:rsidRPr="00F52E28" w:rsidRDefault="00F52E28" w:rsidP="006B0C05">
      <w:pPr>
        <w:numPr>
          <w:ilvl w:val="0"/>
          <w:numId w:val="18"/>
        </w:numPr>
        <w:spacing w:after="0"/>
        <w:rPr>
          <w:lang w:eastAsia="nl-BE"/>
        </w:rPr>
      </w:pPr>
      <w:r w:rsidRPr="00F52E28">
        <w:rPr>
          <w:lang w:eastAsia="nl-BE"/>
        </w:rPr>
        <w:t>de noden van het terrein (bv. mobiele registratietool, werklijsten, fotovaststellingen),</w:t>
      </w:r>
    </w:p>
    <w:p w14:paraId="3DF8CF8D" w14:textId="77777777" w:rsidR="00F52E28" w:rsidRPr="00F52E28" w:rsidRDefault="00F52E28" w:rsidP="006B0C05">
      <w:pPr>
        <w:numPr>
          <w:ilvl w:val="0"/>
          <w:numId w:val="18"/>
        </w:numPr>
        <w:spacing w:after="0"/>
        <w:rPr>
          <w:lang w:eastAsia="nl-BE"/>
        </w:rPr>
      </w:pPr>
      <w:r w:rsidRPr="00F52E28">
        <w:rPr>
          <w:lang w:eastAsia="nl-BE"/>
        </w:rPr>
        <w:t>met de technische ontwikkeling (samen met Digipolis en externe ontwikkelaars),</w:t>
      </w:r>
    </w:p>
    <w:p w14:paraId="0D3F2838" w14:textId="77777777" w:rsidR="00F52E28" w:rsidRDefault="00F52E28" w:rsidP="006B0C05">
      <w:pPr>
        <w:numPr>
          <w:ilvl w:val="0"/>
          <w:numId w:val="18"/>
        </w:numPr>
        <w:spacing w:after="0"/>
        <w:rPr>
          <w:lang w:eastAsia="nl-BE"/>
        </w:rPr>
      </w:pPr>
      <w:r w:rsidRPr="00F52E28">
        <w:rPr>
          <w:lang w:eastAsia="nl-BE"/>
        </w:rPr>
        <w:t>én met de beleidscontext en regelgeving (bv. hoe herstelverplichtingen geïnterpreteerd worden).</w:t>
      </w:r>
    </w:p>
    <w:p w14:paraId="6EB89423" w14:textId="77777777" w:rsidR="006B0C05" w:rsidRPr="00F52E28" w:rsidRDefault="006B0C05" w:rsidP="006B0C05">
      <w:pPr>
        <w:spacing w:after="0"/>
        <w:ind w:left="720"/>
        <w:rPr>
          <w:lang w:eastAsia="nl-BE"/>
        </w:rPr>
      </w:pPr>
    </w:p>
    <w:p w14:paraId="4AF6B792" w14:textId="1A9B80CF" w:rsidR="00F52E28" w:rsidRPr="00F52E28" w:rsidRDefault="00F52E28" w:rsidP="00F52E28">
      <w:pPr>
        <w:rPr>
          <w:lang w:eastAsia="nl-BE"/>
        </w:rPr>
      </w:pPr>
      <w:r w:rsidRPr="00F52E28">
        <w:rPr>
          <w:i/>
          <w:iCs/>
          <w:lang w:eastAsia="nl-BE"/>
        </w:rPr>
        <w:lastRenderedPageBreak/>
        <w:t>Impliceert:</w:t>
      </w:r>
      <w:r w:rsidRPr="00F52E28">
        <w:rPr>
          <w:lang w:eastAsia="nl-BE"/>
        </w:rPr>
        <w:t xml:space="preserve"> De afdeling speelt een brugfunctie tussen alle partners, en zorgt ervoor dat de tool niet enkel technisch werkt, maar ook juridisch sluitend, praktisch bruikbaar én beleidsmatig relevant is.</w:t>
      </w:r>
    </w:p>
    <w:p w14:paraId="2A553219" w14:textId="2C4E6FB9" w:rsidR="00F52E28" w:rsidRPr="00F52E28" w:rsidRDefault="00F52E28" w:rsidP="00F52E28">
      <w:pPr>
        <w:rPr>
          <w:b/>
          <w:bCs/>
          <w:lang w:eastAsia="nl-BE"/>
        </w:rPr>
      </w:pPr>
      <w:r w:rsidRPr="00F52E28">
        <w:rPr>
          <w:b/>
          <w:bCs/>
          <w:lang w:eastAsia="nl-BE"/>
        </w:rPr>
        <w:t>Samengevat: onze rol in het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5415"/>
      </w:tblGrid>
      <w:tr w:rsidR="00F52E28" w:rsidRPr="00F52E28" w14:paraId="56F5CF8A" w14:textId="77777777">
        <w:trPr>
          <w:tblHeader/>
          <w:tblCellSpacing w:w="15" w:type="dxa"/>
        </w:trPr>
        <w:tc>
          <w:tcPr>
            <w:tcW w:w="0" w:type="auto"/>
            <w:vAlign w:val="center"/>
            <w:hideMark/>
          </w:tcPr>
          <w:p w14:paraId="216FBB21" w14:textId="77777777" w:rsidR="00F52E28" w:rsidRPr="00F52E28" w:rsidRDefault="00F52E28" w:rsidP="006B0C05">
            <w:pPr>
              <w:spacing w:after="0"/>
              <w:rPr>
                <w:lang w:eastAsia="nl-BE"/>
              </w:rPr>
            </w:pPr>
            <w:r w:rsidRPr="00F52E28">
              <w:rPr>
                <w:lang w:eastAsia="nl-BE"/>
              </w:rPr>
              <w:t>Aspect</w:t>
            </w:r>
          </w:p>
        </w:tc>
        <w:tc>
          <w:tcPr>
            <w:tcW w:w="0" w:type="auto"/>
            <w:vAlign w:val="center"/>
            <w:hideMark/>
          </w:tcPr>
          <w:p w14:paraId="566AB6DB" w14:textId="77777777" w:rsidR="00F52E28" w:rsidRPr="00F52E28" w:rsidRDefault="00F52E28" w:rsidP="006B0C05">
            <w:pPr>
              <w:spacing w:after="0"/>
              <w:rPr>
                <w:lang w:eastAsia="nl-BE"/>
              </w:rPr>
            </w:pPr>
            <w:r w:rsidRPr="00F52E28">
              <w:rPr>
                <w:lang w:eastAsia="nl-BE"/>
              </w:rPr>
              <w:t>Rol Afdeling Publieke Ruimte</w:t>
            </w:r>
          </w:p>
        </w:tc>
      </w:tr>
      <w:tr w:rsidR="00F52E28" w:rsidRPr="00F52E28" w14:paraId="63D58B38" w14:textId="77777777">
        <w:trPr>
          <w:tblCellSpacing w:w="15" w:type="dxa"/>
        </w:trPr>
        <w:tc>
          <w:tcPr>
            <w:tcW w:w="0" w:type="auto"/>
            <w:vAlign w:val="center"/>
            <w:hideMark/>
          </w:tcPr>
          <w:p w14:paraId="2F27D520" w14:textId="77777777" w:rsidR="00F52E28" w:rsidRPr="00F52E28" w:rsidRDefault="00F52E28" w:rsidP="006B0C05">
            <w:pPr>
              <w:spacing w:after="0"/>
              <w:rPr>
                <w:lang w:eastAsia="nl-BE"/>
              </w:rPr>
            </w:pPr>
            <w:r w:rsidRPr="00F52E28">
              <w:rPr>
                <w:lang w:eastAsia="nl-BE"/>
              </w:rPr>
              <w:t>Terreinbeheer</w:t>
            </w:r>
          </w:p>
        </w:tc>
        <w:tc>
          <w:tcPr>
            <w:tcW w:w="0" w:type="auto"/>
            <w:vAlign w:val="center"/>
            <w:hideMark/>
          </w:tcPr>
          <w:p w14:paraId="2627E6FF" w14:textId="77777777" w:rsidR="00F52E28" w:rsidRPr="00F52E28" w:rsidRDefault="00F52E28" w:rsidP="006B0C05">
            <w:pPr>
              <w:spacing w:after="0"/>
              <w:rPr>
                <w:lang w:eastAsia="nl-BE"/>
              </w:rPr>
            </w:pPr>
            <w:r w:rsidRPr="00F52E28">
              <w:rPr>
                <w:lang w:eastAsia="nl-BE"/>
              </w:rPr>
              <w:t>Coördinatie en opvolging van nutswerken en herstel</w:t>
            </w:r>
          </w:p>
        </w:tc>
      </w:tr>
      <w:tr w:rsidR="00F52E28" w:rsidRPr="00F52E28" w14:paraId="341A1FDF" w14:textId="77777777">
        <w:trPr>
          <w:tblCellSpacing w:w="15" w:type="dxa"/>
        </w:trPr>
        <w:tc>
          <w:tcPr>
            <w:tcW w:w="0" w:type="auto"/>
            <w:vAlign w:val="center"/>
            <w:hideMark/>
          </w:tcPr>
          <w:p w14:paraId="124AC13B" w14:textId="77777777" w:rsidR="00F52E28" w:rsidRPr="00F52E28" w:rsidRDefault="00F52E28" w:rsidP="006B0C05">
            <w:pPr>
              <w:spacing w:after="0"/>
              <w:rPr>
                <w:lang w:eastAsia="nl-BE"/>
              </w:rPr>
            </w:pPr>
            <w:r w:rsidRPr="00F52E28">
              <w:rPr>
                <w:lang w:eastAsia="nl-BE"/>
              </w:rPr>
              <w:t>Beleidsbewaking</w:t>
            </w:r>
          </w:p>
        </w:tc>
        <w:tc>
          <w:tcPr>
            <w:tcW w:w="0" w:type="auto"/>
            <w:vAlign w:val="center"/>
            <w:hideMark/>
          </w:tcPr>
          <w:p w14:paraId="58E3BEC3" w14:textId="77777777" w:rsidR="00F52E28" w:rsidRPr="00F52E28" w:rsidRDefault="00F52E28" w:rsidP="006B0C05">
            <w:pPr>
              <w:spacing w:after="0"/>
              <w:rPr>
                <w:lang w:eastAsia="nl-BE"/>
              </w:rPr>
            </w:pPr>
            <w:r w:rsidRPr="00F52E28">
              <w:rPr>
                <w:lang w:eastAsia="nl-BE"/>
              </w:rPr>
              <w:t>Vertaling reglementen (bv. Code Nuts, retributie) naar tools</w:t>
            </w:r>
          </w:p>
        </w:tc>
      </w:tr>
      <w:tr w:rsidR="00F52E28" w:rsidRPr="00F52E28" w14:paraId="79FFBA76" w14:textId="77777777">
        <w:trPr>
          <w:tblCellSpacing w:w="15" w:type="dxa"/>
        </w:trPr>
        <w:tc>
          <w:tcPr>
            <w:tcW w:w="0" w:type="auto"/>
            <w:vAlign w:val="center"/>
            <w:hideMark/>
          </w:tcPr>
          <w:p w14:paraId="69459077" w14:textId="77777777" w:rsidR="00F52E28" w:rsidRPr="00F52E28" w:rsidRDefault="00F52E28" w:rsidP="006B0C05">
            <w:pPr>
              <w:spacing w:after="0"/>
              <w:rPr>
                <w:lang w:eastAsia="nl-BE"/>
              </w:rPr>
            </w:pPr>
            <w:r w:rsidRPr="00F52E28">
              <w:rPr>
                <w:lang w:eastAsia="nl-BE"/>
              </w:rPr>
              <w:t>Inhoudelijke aansturing</w:t>
            </w:r>
          </w:p>
        </w:tc>
        <w:tc>
          <w:tcPr>
            <w:tcW w:w="0" w:type="auto"/>
            <w:vAlign w:val="center"/>
            <w:hideMark/>
          </w:tcPr>
          <w:p w14:paraId="2CC418FF" w14:textId="77777777" w:rsidR="00F52E28" w:rsidRPr="00F52E28" w:rsidRDefault="00F52E28" w:rsidP="006B0C05">
            <w:pPr>
              <w:spacing w:after="0"/>
              <w:rPr>
                <w:lang w:eastAsia="nl-BE"/>
              </w:rPr>
            </w:pPr>
            <w:r w:rsidRPr="00F52E28">
              <w:rPr>
                <w:lang w:eastAsia="nl-BE"/>
              </w:rPr>
              <w:t>Prioritering van MVP’s, gebruikerseisen, validatie</w:t>
            </w:r>
          </w:p>
        </w:tc>
      </w:tr>
      <w:tr w:rsidR="00F52E28" w:rsidRPr="00F52E28" w14:paraId="189DBFF0" w14:textId="77777777">
        <w:trPr>
          <w:tblCellSpacing w:w="15" w:type="dxa"/>
        </w:trPr>
        <w:tc>
          <w:tcPr>
            <w:tcW w:w="0" w:type="auto"/>
            <w:vAlign w:val="center"/>
            <w:hideMark/>
          </w:tcPr>
          <w:p w14:paraId="62A13A2D" w14:textId="77777777" w:rsidR="00F52E28" w:rsidRPr="00F52E28" w:rsidRDefault="00F52E28" w:rsidP="006B0C05">
            <w:pPr>
              <w:spacing w:after="0"/>
              <w:rPr>
                <w:lang w:eastAsia="nl-BE"/>
              </w:rPr>
            </w:pPr>
            <w:r w:rsidRPr="00F52E28">
              <w:rPr>
                <w:lang w:eastAsia="nl-BE"/>
              </w:rPr>
              <w:t>Praktische proceskennis</w:t>
            </w:r>
          </w:p>
        </w:tc>
        <w:tc>
          <w:tcPr>
            <w:tcW w:w="0" w:type="auto"/>
            <w:vAlign w:val="center"/>
            <w:hideMark/>
          </w:tcPr>
          <w:p w14:paraId="5E41AD2F" w14:textId="77777777" w:rsidR="00F52E28" w:rsidRPr="00F52E28" w:rsidRDefault="00F52E28" w:rsidP="006B0C05">
            <w:pPr>
              <w:spacing w:after="0"/>
              <w:rPr>
                <w:lang w:eastAsia="nl-BE"/>
              </w:rPr>
            </w:pPr>
            <w:r w:rsidRPr="00F52E28">
              <w:rPr>
                <w:lang w:eastAsia="nl-BE"/>
              </w:rPr>
              <w:t>Input over herstelmaterialen, werktypes, toezichtsvormen</w:t>
            </w:r>
          </w:p>
        </w:tc>
      </w:tr>
      <w:tr w:rsidR="00F52E28" w:rsidRPr="00F52E28" w14:paraId="668B36A5" w14:textId="77777777">
        <w:trPr>
          <w:tblCellSpacing w:w="15" w:type="dxa"/>
        </w:trPr>
        <w:tc>
          <w:tcPr>
            <w:tcW w:w="0" w:type="auto"/>
            <w:vAlign w:val="center"/>
            <w:hideMark/>
          </w:tcPr>
          <w:p w14:paraId="76D9282F" w14:textId="77777777" w:rsidR="00F52E28" w:rsidRPr="00F52E28" w:rsidRDefault="00F52E28" w:rsidP="006B0C05">
            <w:pPr>
              <w:spacing w:after="0"/>
              <w:rPr>
                <w:lang w:eastAsia="nl-BE"/>
              </w:rPr>
            </w:pPr>
            <w:r w:rsidRPr="00F52E28">
              <w:rPr>
                <w:lang w:eastAsia="nl-BE"/>
              </w:rPr>
              <w:t>Brug tussen stad en techniek</w:t>
            </w:r>
          </w:p>
        </w:tc>
        <w:tc>
          <w:tcPr>
            <w:tcW w:w="0" w:type="auto"/>
            <w:vAlign w:val="center"/>
            <w:hideMark/>
          </w:tcPr>
          <w:p w14:paraId="03E796A7" w14:textId="77777777" w:rsidR="00F52E28" w:rsidRPr="00F52E28" w:rsidRDefault="00F52E28" w:rsidP="006B0C05">
            <w:pPr>
              <w:spacing w:after="0"/>
              <w:rPr>
                <w:lang w:eastAsia="nl-BE"/>
              </w:rPr>
            </w:pPr>
            <w:r w:rsidRPr="00F52E28">
              <w:rPr>
                <w:lang w:eastAsia="nl-BE"/>
              </w:rPr>
              <w:t>Afstemming met Digipolis, externe partners, nutsbedrijven</w:t>
            </w:r>
          </w:p>
        </w:tc>
      </w:tr>
      <w:tr w:rsidR="00F52E28" w:rsidRPr="00F35E7E" w14:paraId="643A6A3E" w14:textId="77777777">
        <w:trPr>
          <w:tblCellSpacing w:w="15" w:type="dxa"/>
        </w:trPr>
        <w:tc>
          <w:tcPr>
            <w:tcW w:w="0" w:type="auto"/>
            <w:vAlign w:val="center"/>
          </w:tcPr>
          <w:p w14:paraId="4E50D6FE" w14:textId="77777777" w:rsidR="00F52E28" w:rsidRPr="00F35E7E" w:rsidRDefault="00F52E28" w:rsidP="00F52E28">
            <w:pPr>
              <w:rPr>
                <w:b/>
                <w:bCs/>
                <w:lang w:eastAsia="nl-BE"/>
              </w:rPr>
            </w:pPr>
          </w:p>
        </w:tc>
        <w:tc>
          <w:tcPr>
            <w:tcW w:w="0" w:type="auto"/>
            <w:vAlign w:val="center"/>
          </w:tcPr>
          <w:p w14:paraId="0E54BF45" w14:textId="77777777" w:rsidR="00F52E28" w:rsidRPr="00F35E7E" w:rsidRDefault="00F52E28" w:rsidP="00F52E28">
            <w:pPr>
              <w:rPr>
                <w:b/>
                <w:bCs/>
                <w:lang w:eastAsia="nl-BE"/>
              </w:rPr>
            </w:pPr>
          </w:p>
        </w:tc>
      </w:tr>
    </w:tbl>
    <w:p w14:paraId="0453FE4A" w14:textId="5A871CE1" w:rsidR="00F52E28" w:rsidRPr="00F35E7E" w:rsidRDefault="00F52E28" w:rsidP="00D2389B">
      <w:pPr>
        <w:pStyle w:val="kleinetitel"/>
        <w:pBdr>
          <w:top w:val="single" w:sz="4" w:space="1" w:color="auto"/>
          <w:left w:val="single" w:sz="4" w:space="4" w:color="auto"/>
          <w:bottom w:val="single" w:sz="4" w:space="1" w:color="auto"/>
          <w:right w:val="single" w:sz="4" w:space="4" w:color="auto"/>
        </w:pBdr>
        <w:rPr>
          <w:lang w:eastAsia="nl-BE"/>
        </w:rPr>
      </w:pPr>
      <w:r w:rsidRPr="00F35E7E">
        <w:rPr>
          <w:lang w:eastAsia="nl-BE"/>
        </w:rPr>
        <w:t xml:space="preserve">Rol van </w:t>
      </w:r>
      <w:r w:rsidRPr="006B0C05">
        <w:rPr>
          <w:lang w:eastAsia="nl-BE"/>
        </w:rPr>
        <w:t>Digipolis Antwerpen</w:t>
      </w:r>
      <w:r w:rsidRPr="00F35E7E">
        <w:rPr>
          <w:lang w:eastAsia="nl-BE"/>
        </w:rPr>
        <w:t xml:space="preserve"> </w:t>
      </w:r>
    </w:p>
    <w:p w14:paraId="6AD6F020" w14:textId="55B66657" w:rsidR="00673428" w:rsidRPr="00673428" w:rsidRDefault="00673428" w:rsidP="00673428">
      <w:pPr>
        <w:rPr>
          <w:b/>
          <w:bCs/>
          <w:lang w:eastAsia="nl-BE"/>
        </w:rPr>
      </w:pPr>
      <w:r w:rsidRPr="00673428">
        <w:rPr>
          <w:b/>
          <w:bCs/>
          <w:lang w:eastAsia="nl-BE"/>
        </w:rPr>
        <w:t>1. Trekker en ontwikkelingspartner binnen digitale projecten van Stad Antwerpen</w:t>
      </w:r>
    </w:p>
    <w:p w14:paraId="52C6F5AF" w14:textId="77777777" w:rsidR="00673428" w:rsidRPr="00673428" w:rsidRDefault="00673428" w:rsidP="00673428">
      <w:pPr>
        <w:rPr>
          <w:lang w:eastAsia="nl-BE"/>
        </w:rPr>
      </w:pPr>
      <w:r w:rsidRPr="00673428">
        <w:rPr>
          <w:lang w:eastAsia="nl-BE"/>
        </w:rPr>
        <w:t>Digipolis is de structurele digitale partner van Stad Antwerpen en is verantwoordelijk voor de ontwikkeling, ondersteuning en integratie van digitale oplossingen binnen het stedelijk landschap.</w:t>
      </w:r>
    </w:p>
    <w:p w14:paraId="35CC105E" w14:textId="77777777" w:rsidR="00673428" w:rsidRPr="00673428" w:rsidRDefault="00673428" w:rsidP="00673428">
      <w:pPr>
        <w:rPr>
          <w:lang w:eastAsia="nl-BE"/>
        </w:rPr>
      </w:pPr>
      <w:r w:rsidRPr="00673428">
        <w:rPr>
          <w:lang w:eastAsia="nl-BE"/>
        </w:rPr>
        <w:t>In dit project:</w:t>
      </w:r>
    </w:p>
    <w:p w14:paraId="709CBF29" w14:textId="77777777" w:rsidR="00673428" w:rsidRPr="00673428" w:rsidRDefault="00673428" w:rsidP="00D27DAD">
      <w:pPr>
        <w:numPr>
          <w:ilvl w:val="0"/>
          <w:numId w:val="9"/>
        </w:numPr>
        <w:rPr>
          <w:lang w:eastAsia="nl-BE"/>
        </w:rPr>
      </w:pPr>
      <w:r w:rsidRPr="00673428">
        <w:rPr>
          <w:lang w:eastAsia="nl-BE"/>
        </w:rPr>
        <w:t xml:space="preserve">Treedt Digipolis op als </w:t>
      </w:r>
      <w:r w:rsidRPr="00673428">
        <w:rPr>
          <w:b/>
          <w:bCs/>
          <w:lang w:eastAsia="nl-BE"/>
        </w:rPr>
        <w:t>trekker voor de digitale realisatie</w:t>
      </w:r>
      <w:r w:rsidRPr="00673428">
        <w:rPr>
          <w:lang w:eastAsia="nl-BE"/>
        </w:rPr>
        <w:t xml:space="preserve"> van de verbeterde nutswerking.</w:t>
      </w:r>
    </w:p>
    <w:p w14:paraId="485E8001" w14:textId="77777777" w:rsidR="00673428" w:rsidRPr="00673428" w:rsidRDefault="00673428" w:rsidP="00D27DAD">
      <w:pPr>
        <w:numPr>
          <w:ilvl w:val="0"/>
          <w:numId w:val="9"/>
        </w:numPr>
        <w:rPr>
          <w:lang w:eastAsia="nl-BE"/>
        </w:rPr>
      </w:pPr>
      <w:r w:rsidRPr="00673428">
        <w:rPr>
          <w:lang w:eastAsia="nl-BE"/>
        </w:rPr>
        <w:t xml:space="preserve">Coördineert zij het </w:t>
      </w:r>
      <w:r w:rsidRPr="00673428">
        <w:rPr>
          <w:b/>
          <w:bCs/>
          <w:lang w:eastAsia="nl-BE"/>
        </w:rPr>
        <w:t>digitale luik van het project</w:t>
      </w:r>
      <w:r w:rsidRPr="00673428">
        <w:rPr>
          <w:lang w:eastAsia="nl-BE"/>
        </w:rPr>
        <w:t>, gaande van technische analyse en architectuur tot opvolging van ontwikkeling, testen en oplevering.</w:t>
      </w:r>
    </w:p>
    <w:p w14:paraId="6C6186CB" w14:textId="77777777" w:rsidR="00673428" w:rsidRPr="00673428" w:rsidRDefault="00673428" w:rsidP="00D27DAD">
      <w:pPr>
        <w:numPr>
          <w:ilvl w:val="0"/>
          <w:numId w:val="9"/>
        </w:numPr>
        <w:rPr>
          <w:lang w:eastAsia="nl-BE"/>
        </w:rPr>
      </w:pPr>
      <w:r w:rsidRPr="00673428">
        <w:rPr>
          <w:lang w:eastAsia="nl-BE"/>
        </w:rPr>
        <w:t xml:space="preserve">Stelt zij </w:t>
      </w:r>
      <w:r w:rsidRPr="00673428">
        <w:rPr>
          <w:b/>
          <w:bCs/>
          <w:lang w:eastAsia="nl-BE"/>
        </w:rPr>
        <w:t>experten ter beschikking</w:t>
      </w:r>
      <w:r w:rsidRPr="00673428">
        <w:rPr>
          <w:lang w:eastAsia="nl-BE"/>
        </w:rPr>
        <w:t xml:space="preserve"> voor data, beveiliging, gebruikerservaring en integraties (bv. met GIPOD, WIS, A-sign, SAP Hana, KLM).</w:t>
      </w:r>
    </w:p>
    <w:p w14:paraId="7D09003A" w14:textId="617EBA1A" w:rsidR="00673428" w:rsidRPr="00673428" w:rsidRDefault="00673428" w:rsidP="00673428">
      <w:pPr>
        <w:rPr>
          <w:b/>
          <w:bCs/>
          <w:lang w:eastAsia="nl-BE"/>
        </w:rPr>
      </w:pPr>
      <w:r w:rsidRPr="00673428">
        <w:rPr>
          <w:b/>
          <w:bCs/>
          <w:lang w:eastAsia="nl-BE"/>
        </w:rPr>
        <w:t>2. Begeleider van het volledige PLC 2.0-traject</w:t>
      </w:r>
    </w:p>
    <w:p w14:paraId="5D5AAE46" w14:textId="77777777" w:rsidR="00673428" w:rsidRPr="00673428" w:rsidRDefault="00673428" w:rsidP="00673428">
      <w:pPr>
        <w:rPr>
          <w:lang w:eastAsia="nl-BE"/>
        </w:rPr>
      </w:pPr>
      <w:r w:rsidRPr="00673428">
        <w:rPr>
          <w:lang w:eastAsia="nl-BE"/>
        </w:rPr>
        <w:t xml:space="preserve">De digitale werking in Antwerpen verloopt volgens het vernieuwde </w:t>
      </w:r>
      <w:r w:rsidRPr="00673428">
        <w:rPr>
          <w:b/>
          <w:bCs/>
          <w:lang w:eastAsia="nl-BE"/>
        </w:rPr>
        <w:t>PLC 2.0-model</w:t>
      </w:r>
      <w:r w:rsidRPr="00673428">
        <w:rPr>
          <w:lang w:eastAsia="nl-BE"/>
        </w:rPr>
        <w:t xml:space="preserve"> (Project Life Cycle). Digipolis heeft hier een dubbele rol:</w:t>
      </w:r>
    </w:p>
    <w:p w14:paraId="7ADCA159" w14:textId="77777777" w:rsidR="00673428" w:rsidRPr="00673428" w:rsidRDefault="00673428" w:rsidP="00673428">
      <w:pPr>
        <w:rPr>
          <w:b/>
          <w:bCs/>
          <w:lang w:eastAsia="nl-BE"/>
        </w:rPr>
      </w:pPr>
      <w:r w:rsidRPr="00673428">
        <w:rPr>
          <w:b/>
          <w:bCs/>
          <w:lang w:eastAsia="nl-BE"/>
        </w:rPr>
        <w:t>a. Operationeel:</w:t>
      </w:r>
    </w:p>
    <w:p w14:paraId="7D26BF13" w14:textId="77777777" w:rsidR="00673428" w:rsidRPr="00673428" w:rsidRDefault="00673428" w:rsidP="00D27DAD">
      <w:pPr>
        <w:numPr>
          <w:ilvl w:val="0"/>
          <w:numId w:val="10"/>
        </w:numPr>
        <w:spacing w:after="0"/>
        <w:rPr>
          <w:lang w:eastAsia="nl-BE"/>
        </w:rPr>
      </w:pPr>
      <w:r w:rsidRPr="00673428">
        <w:rPr>
          <w:b/>
          <w:bCs/>
          <w:lang w:eastAsia="nl-BE"/>
        </w:rPr>
        <w:t>Account expert</w:t>
      </w:r>
      <w:r w:rsidRPr="00673428">
        <w:rPr>
          <w:lang w:eastAsia="nl-BE"/>
        </w:rPr>
        <w:t xml:space="preserve"> van Digipolis begeleidt de projectopdracht vanaf het </w:t>
      </w:r>
      <w:r w:rsidRPr="00673428">
        <w:rPr>
          <w:b/>
          <w:bCs/>
          <w:lang w:eastAsia="nl-BE"/>
        </w:rPr>
        <w:t>vooronderzoek tot aan oplevering</w:t>
      </w:r>
      <w:r w:rsidRPr="00673428">
        <w:rPr>
          <w:lang w:eastAsia="nl-BE"/>
        </w:rPr>
        <w:t>.</w:t>
      </w:r>
    </w:p>
    <w:p w14:paraId="527D43E5" w14:textId="77777777" w:rsidR="00673428" w:rsidRPr="00673428" w:rsidRDefault="00673428" w:rsidP="00D27DAD">
      <w:pPr>
        <w:numPr>
          <w:ilvl w:val="0"/>
          <w:numId w:val="10"/>
        </w:numPr>
        <w:spacing w:after="0"/>
        <w:rPr>
          <w:lang w:eastAsia="nl-BE"/>
        </w:rPr>
      </w:pPr>
      <w:r w:rsidRPr="00673428">
        <w:rPr>
          <w:lang w:eastAsia="nl-BE"/>
        </w:rPr>
        <w:t>Stelt vragen die helpen de businessbehoefte te verfijnen en bewaakt de aansluiting met de bredere digitale strategie.</w:t>
      </w:r>
    </w:p>
    <w:p w14:paraId="2AA29C1B" w14:textId="77777777" w:rsidR="00673428" w:rsidRPr="00673428" w:rsidRDefault="00673428" w:rsidP="00D27DAD">
      <w:pPr>
        <w:numPr>
          <w:ilvl w:val="0"/>
          <w:numId w:val="10"/>
        </w:numPr>
        <w:spacing w:after="0"/>
        <w:rPr>
          <w:lang w:eastAsia="nl-BE"/>
        </w:rPr>
      </w:pPr>
      <w:r w:rsidRPr="00673428">
        <w:rPr>
          <w:lang w:eastAsia="nl-BE"/>
        </w:rPr>
        <w:t>Bereidt samen met de stad de documenten voor de klankbordgroep (KBG) voor.</w:t>
      </w:r>
    </w:p>
    <w:p w14:paraId="3B4B9193" w14:textId="77777777" w:rsidR="00673428" w:rsidRPr="00673428" w:rsidRDefault="00673428" w:rsidP="00673428">
      <w:pPr>
        <w:rPr>
          <w:b/>
          <w:bCs/>
          <w:lang w:eastAsia="nl-BE"/>
        </w:rPr>
      </w:pPr>
      <w:r w:rsidRPr="00673428">
        <w:rPr>
          <w:b/>
          <w:bCs/>
          <w:lang w:eastAsia="nl-BE"/>
        </w:rPr>
        <w:t>b. Technisch &amp; strategisch:</w:t>
      </w:r>
    </w:p>
    <w:p w14:paraId="5D1C7F1B" w14:textId="77777777" w:rsidR="00673428" w:rsidRPr="00673428" w:rsidRDefault="00673428" w:rsidP="00D27DAD">
      <w:pPr>
        <w:numPr>
          <w:ilvl w:val="0"/>
          <w:numId w:val="11"/>
        </w:numPr>
        <w:spacing w:after="0"/>
        <w:rPr>
          <w:lang w:eastAsia="nl-BE"/>
        </w:rPr>
      </w:pPr>
      <w:r w:rsidRPr="00673428">
        <w:rPr>
          <w:b/>
          <w:bCs/>
          <w:lang w:eastAsia="nl-BE"/>
        </w:rPr>
        <w:t>Business architecten en analisten</w:t>
      </w:r>
      <w:r w:rsidRPr="00673428">
        <w:rPr>
          <w:lang w:eastAsia="nl-BE"/>
        </w:rPr>
        <w:t xml:space="preserve"> vanuit Digipolis vertalen de proceswensen naar functionele digitale flows.</w:t>
      </w:r>
    </w:p>
    <w:p w14:paraId="29450C52" w14:textId="77777777" w:rsidR="00673428" w:rsidRPr="00673428" w:rsidRDefault="00673428" w:rsidP="00D27DAD">
      <w:pPr>
        <w:numPr>
          <w:ilvl w:val="0"/>
          <w:numId w:val="11"/>
        </w:numPr>
        <w:spacing w:after="0"/>
        <w:rPr>
          <w:lang w:eastAsia="nl-BE"/>
        </w:rPr>
      </w:pPr>
      <w:r w:rsidRPr="00673428">
        <w:rPr>
          <w:lang w:eastAsia="nl-BE"/>
        </w:rPr>
        <w:lastRenderedPageBreak/>
        <w:t xml:space="preserve">Digipolis bewaakt de </w:t>
      </w:r>
      <w:r w:rsidRPr="00673428">
        <w:rPr>
          <w:b/>
          <w:bCs/>
          <w:lang w:eastAsia="nl-BE"/>
        </w:rPr>
        <w:t>kwaliteit van de digitale oplossing</w:t>
      </w:r>
      <w:r w:rsidRPr="00673428">
        <w:rPr>
          <w:lang w:eastAsia="nl-BE"/>
        </w:rPr>
        <w:t xml:space="preserve"> (OTOBOS: op tijd, op budget, op scope).</w:t>
      </w:r>
    </w:p>
    <w:p w14:paraId="58F673A3" w14:textId="77777777" w:rsidR="00673428" w:rsidRPr="00673428" w:rsidRDefault="00673428" w:rsidP="00D27DAD">
      <w:pPr>
        <w:numPr>
          <w:ilvl w:val="0"/>
          <w:numId w:val="11"/>
        </w:numPr>
        <w:spacing w:after="0"/>
        <w:rPr>
          <w:lang w:eastAsia="nl-BE"/>
        </w:rPr>
      </w:pPr>
      <w:r w:rsidRPr="00673428">
        <w:rPr>
          <w:lang w:eastAsia="nl-BE"/>
        </w:rPr>
        <w:t>Zorgt dat de oplossing duurzaam, herbruikbaar en onderhoudbaar is.</w:t>
      </w:r>
    </w:p>
    <w:p w14:paraId="1DB570C8" w14:textId="6D1139AD" w:rsidR="00673428" w:rsidRPr="00673428" w:rsidRDefault="00673428" w:rsidP="00673428">
      <w:pPr>
        <w:rPr>
          <w:b/>
          <w:bCs/>
          <w:lang w:eastAsia="nl-BE"/>
        </w:rPr>
      </w:pPr>
      <w:r w:rsidRPr="00673428">
        <w:rPr>
          <w:b/>
          <w:bCs/>
          <w:lang w:eastAsia="nl-BE"/>
        </w:rPr>
        <w:t>3. Gemandateerd engagement vanuit het College via de CDO</w:t>
      </w:r>
    </w:p>
    <w:p w14:paraId="54B4614E" w14:textId="77777777" w:rsidR="00673428" w:rsidRPr="00673428" w:rsidRDefault="00673428" w:rsidP="00673428">
      <w:pPr>
        <w:rPr>
          <w:lang w:eastAsia="nl-BE"/>
        </w:rPr>
      </w:pPr>
      <w:r w:rsidRPr="00673428">
        <w:rPr>
          <w:lang w:eastAsia="nl-BE"/>
        </w:rPr>
        <w:t xml:space="preserve">De </w:t>
      </w:r>
      <w:r w:rsidRPr="00673428">
        <w:rPr>
          <w:b/>
          <w:bCs/>
          <w:lang w:eastAsia="nl-BE"/>
        </w:rPr>
        <w:t>Chief Digital Officer (CDO)</w:t>
      </w:r>
      <w:r w:rsidRPr="00673428">
        <w:rPr>
          <w:lang w:eastAsia="nl-BE"/>
        </w:rPr>
        <w:t xml:space="preserve"> kreeg van de bevoegde schepen expliciet de opdracht om het </w:t>
      </w:r>
      <w:r w:rsidRPr="00673428">
        <w:rPr>
          <w:b/>
          <w:bCs/>
          <w:lang w:eastAsia="nl-BE"/>
        </w:rPr>
        <w:t>City of Things-dossier actief te ondersteunen</w:t>
      </w:r>
      <w:r w:rsidRPr="00673428">
        <w:rPr>
          <w:lang w:eastAsia="nl-BE"/>
        </w:rPr>
        <w:t>. In praktijk betekent dit:</w:t>
      </w:r>
    </w:p>
    <w:p w14:paraId="2705C41B" w14:textId="0BA600A7" w:rsidR="00673428" w:rsidRPr="00673428" w:rsidRDefault="525DF9AF" w:rsidP="00D27DAD">
      <w:pPr>
        <w:numPr>
          <w:ilvl w:val="0"/>
          <w:numId w:val="12"/>
        </w:numPr>
        <w:spacing w:after="0"/>
        <w:rPr>
          <w:lang w:eastAsia="nl-BE"/>
        </w:rPr>
      </w:pPr>
      <w:r w:rsidRPr="69C0C547">
        <w:rPr>
          <w:lang w:eastAsia="nl-BE"/>
        </w:rPr>
        <w:t>Digipolis</w:t>
      </w:r>
      <w:ins w:id="480" w:author="Annik Schouteden" w:date="2025-08-18T14:21:00Z">
        <w:r w:rsidR="6474BFA1" w:rsidRPr="69C0C547">
          <w:rPr>
            <w:lang w:eastAsia="nl-BE"/>
          </w:rPr>
          <w:t>/accountteam</w:t>
        </w:r>
      </w:ins>
      <w:r w:rsidRPr="69C0C547">
        <w:rPr>
          <w:lang w:eastAsia="nl-BE"/>
        </w:rPr>
        <w:t xml:space="preserve"> engageert zich om de </w:t>
      </w:r>
      <w:r w:rsidRPr="69C0C547">
        <w:rPr>
          <w:b/>
          <w:bCs/>
          <w:lang w:eastAsia="nl-BE"/>
        </w:rPr>
        <w:t>digitale roadmap en MVP’s</w:t>
      </w:r>
      <w:r w:rsidRPr="69C0C547">
        <w:rPr>
          <w:lang w:eastAsia="nl-BE"/>
        </w:rPr>
        <w:t xml:space="preserve"> te helpen structureren.</w:t>
      </w:r>
    </w:p>
    <w:p w14:paraId="23410053" w14:textId="77777777" w:rsidR="00673428" w:rsidRPr="00673428" w:rsidRDefault="00673428" w:rsidP="00D27DAD">
      <w:pPr>
        <w:numPr>
          <w:ilvl w:val="0"/>
          <w:numId w:val="12"/>
        </w:numPr>
        <w:spacing w:after="0"/>
        <w:rPr>
          <w:lang w:eastAsia="nl-BE"/>
        </w:rPr>
      </w:pPr>
      <w:r w:rsidRPr="00673428">
        <w:rPr>
          <w:lang w:eastAsia="nl-BE"/>
        </w:rPr>
        <w:t>De CDO stelt experten en begeleiding ter beschikking voor:</w:t>
      </w:r>
    </w:p>
    <w:p w14:paraId="0FB632B1" w14:textId="5F3E3A60" w:rsidR="00673428" w:rsidRPr="009C79A2" w:rsidRDefault="525DF9AF" w:rsidP="00D27DAD">
      <w:pPr>
        <w:numPr>
          <w:ilvl w:val="1"/>
          <w:numId w:val="12"/>
        </w:numPr>
        <w:spacing w:after="0"/>
        <w:rPr>
          <w:lang w:val="en-GB" w:eastAsia="nl-BE"/>
          <w:rPrChange w:id="481" w:author="Coens, Alain" w:date="2025-08-20T13:51:00Z" w16du:dateUtc="2025-08-20T11:51:00Z">
            <w:rPr>
              <w:lang w:eastAsia="nl-BE"/>
            </w:rPr>
          </w:rPrChange>
        </w:rPr>
      </w:pPr>
      <w:r w:rsidRPr="009C79A2">
        <w:rPr>
          <w:b/>
          <w:bCs/>
          <w:lang w:val="en-GB" w:eastAsia="nl-BE"/>
          <w:rPrChange w:id="482" w:author="Coens, Alain" w:date="2025-08-20T13:51:00Z" w16du:dateUtc="2025-08-20T11:51:00Z">
            <w:rPr>
              <w:b/>
              <w:bCs/>
              <w:lang w:eastAsia="nl-BE"/>
            </w:rPr>
          </w:rPrChange>
        </w:rPr>
        <w:t xml:space="preserve">Data (Pascal Vyncke / </w:t>
      </w:r>
      <w:del w:id="483" w:author="Annik Schouteden" w:date="2025-08-18T14:21:00Z">
        <w:r w:rsidR="00673428" w:rsidRPr="009C79A2" w:rsidDel="525DF9AF">
          <w:rPr>
            <w:b/>
            <w:bCs/>
            <w:lang w:val="en-GB" w:eastAsia="nl-BE"/>
            <w:rPrChange w:id="484" w:author="Coens, Alain" w:date="2025-08-20T13:51:00Z" w16du:dateUtc="2025-08-20T11:51:00Z">
              <w:rPr>
                <w:b/>
                <w:bCs/>
                <w:lang w:eastAsia="nl-BE"/>
              </w:rPr>
            </w:rPrChange>
          </w:rPr>
          <w:delText>Rebecca Beeckman</w:delText>
        </w:r>
      </w:del>
      <w:ins w:id="485" w:author="Annik Schouteden" w:date="2025-08-18T14:21:00Z">
        <w:r w:rsidR="66D6F76F" w:rsidRPr="009C79A2">
          <w:rPr>
            <w:b/>
            <w:bCs/>
            <w:lang w:val="en-GB" w:eastAsia="nl-BE"/>
            <w:rPrChange w:id="486" w:author="Coens, Alain" w:date="2025-08-20T13:51:00Z" w16du:dateUtc="2025-08-20T11:51:00Z">
              <w:rPr>
                <w:b/>
                <w:bCs/>
                <w:lang w:eastAsia="nl-BE"/>
              </w:rPr>
            </w:rPrChange>
          </w:rPr>
          <w:t>Steven Penneman</w:t>
        </w:r>
      </w:ins>
      <w:r w:rsidRPr="009C79A2">
        <w:rPr>
          <w:b/>
          <w:bCs/>
          <w:lang w:val="en-GB" w:eastAsia="nl-BE"/>
          <w:rPrChange w:id="487" w:author="Coens, Alain" w:date="2025-08-20T13:51:00Z" w16du:dateUtc="2025-08-20T11:51:00Z">
            <w:rPr>
              <w:b/>
              <w:bCs/>
              <w:lang w:eastAsia="nl-BE"/>
            </w:rPr>
          </w:rPrChange>
        </w:rPr>
        <w:t>)</w:t>
      </w:r>
    </w:p>
    <w:p w14:paraId="5BC36F2A" w14:textId="77777777" w:rsidR="00673428" w:rsidRPr="00673428" w:rsidRDefault="00673428" w:rsidP="00D27DAD">
      <w:pPr>
        <w:numPr>
          <w:ilvl w:val="1"/>
          <w:numId w:val="12"/>
        </w:numPr>
        <w:spacing w:after="0"/>
        <w:rPr>
          <w:lang w:eastAsia="nl-BE"/>
        </w:rPr>
      </w:pPr>
      <w:r w:rsidRPr="00673428">
        <w:rPr>
          <w:b/>
          <w:bCs/>
          <w:lang w:eastAsia="nl-BE"/>
        </w:rPr>
        <w:t>GIS (Jeffry Van Waeyenberghe)</w:t>
      </w:r>
    </w:p>
    <w:p w14:paraId="738C874E" w14:textId="77777777" w:rsidR="00673428" w:rsidRPr="00673428" w:rsidRDefault="00673428" w:rsidP="00D27DAD">
      <w:pPr>
        <w:numPr>
          <w:ilvl w:val="1"/>
          <w:numId w:val="12"/>
        </w:numPr>
        <w:spacing w:after="0"/>
        <w:rPr>
          <w:lang w:eastAsia="nl-BE"/>
        </w:rPr>
      </w:pPr>
      <w:r w:rsidRPr="00673428">
        <w:rPr>
          <w:b/>
          <w:bCs/>
          <w:lang w:eastAsia="nl-BE"/>
        </w:rPr>
        <w:t>UX &amp; inclusie (David Sprengers)</w:t>
      </w:r>
    </w:p>
    <w:p w14:paraId="712FAE80" w14:textId="7DFC04A5" w:rsidR="00673428" w:rsidRPr="00785551" w:rsidRDefault="525DF9AF" w:rsidP="00D27DAD">
      <w:pPr>
        <w:numPr>
          <w:ilvl w:val="1"/>
          <w:numId w:val="12"/>
        </w:numPr>
        <w:spacing w:after="0"/>
        <w:rPr>
          <w:lang w:eastAsia="nl-BE"/>
        </w:rPr>
      </w:pPr>
      <w:r w:rsidRPr="00785551">
        <w:rPr>
          <w:b/>
          <w:bCs/>
          <w:lang w:eastAsia="nl-BE"/>
        </w:rPr>
        <w:t>Security en GDPR (</w:t>
      </w:r>
      <w:ins w:id="488" w:author="Annik Schouteden" w:date="2025-08-18T14:23:00Z">
        <w:r w:rsidR="067D460C" w:rsidRPr="00785551">
          <w:rPr>
            <w:b/>
            <w:bCs/>
            <w:lang w:eastAsia="nl-BE"/>
          </w:rPr>
          <w:t xml:space="preserve">DPO-office - </w:t>
        </w:r>
      </w:ins>
      <w:r w:rsidRPr="00785551">
        <w:rPr>
          <w:b/>
          <w:bCs/>
          <w:lang w:eastAsia="nl-BE"/>
        </w:rPr>
        <w:t>Lisa Hendrickx / Chloë Dierckx)</w:t>
      </w:r>
    </w:p>
    <w:p w14:paraId="4D464562" w14:textId="77777777" w:rsidR="00673428" w:rsidRPr="00673428" w:rsidRDefault="00673428" w:rsidP="00D27DAD">
      <w:pPr>
        <w:numPr>
          <w:ilvl w:val="0"/>
          <w:numId w:val="12"/>
        </w:numPr>
        <w:spacing w:after="0"/>
        <w:rPr>
          <w:lang w:eastAsia="nl-BE"/>
        </w:rPr>
      </w:pPr>
      <w:r w:rsidRPr="00673428">
        <w:rPr>
          <w:lang w:eastAsia="nl-BE"/>
        </w:rPr>
        <w:t xml:space="preserve">Er is </w:t>
      </w:r>
      <w:r w:rsidRPr="00673428">
        <w:rPr>
          <w:b/>
          <w:bCs/>
          <w:lang w:eastAsia="nl-BE"/>
        </w:rPr>
        <w:t>ondersteuning voorzien bij de subsidieaanvraag</w:t>
      </w:r>
      <w:r w:rsidRPr="00673428">
        <w:rPr>
          <w:lang w:eastAsia="nl-BE"/>
        </w:rPr>
        <w:t>, zowel inhoudelijk als procesmatig.</w:t>
      </w:r>
    </w:p>
    <w:p w14:paraId="11C87BC7" w14:textId="48DE8B46" w:rsidR="00673428" w:rsidRPr="00673428" w:rsidRDefault="00673428" w:rsidP="00673428">
      <w:pPr>
        <w:rPr>
          <w:b/>
          <w:bCs/>
          <w:lang w:eastAsia="nl-BE"/>
        </w:rPr>
      </w:pPr>
      <w:r w:rsidRPr="00673428">
        <w:rPr>
          <w:b/>
          <w:bCs/>
          <w:lang w:eastAsia="nl-BE"/>
        </w:rPr>
        <w:t>4. Co-creatie met private ontwikkelaar</w:t>
      </w:r>
    </w:p>
    <w:p w14:paraId="53414840" w14:textId="77777777" w:rsidR="00673428" w:rsidRPr="00673428" w:rsidRDefault="00673428" w:rsidP="006F37ED">
      <w:pPr>
        <w:spacing w:after="0"/>
        <w:rPr>
          <w:lang w:eastAsia="nl-BE"/>
        </w:rPr>
      </w:pPr>
      <w:r w:rsidRPr="00673428">
        <w:rPr>
          <w:lang w:eastAsia="nl-BE"/>
        </w:rPr>
        <w:t>Digipolis zal:</w:t>
      </w:r>
    </w:p>
    <w:p w14:paraId="0A7D999E" w14:textId="77777777" w:rsidR="00673428" w:rsidRPr="00673428" w:rsidRDefault="00673428" w:rsidP="00D27DAD">
      <w:pPr>
        <w:numPr>
          <w:ilvl w:val="0"/>
          <w:numId w:val="13"/>
        </w:numPr>
        <w:spacing w:after="0"/>
        <w:rPr>
          <w:lang w:eastAsia="nl-BE"/>
        </w:rPr>
      </w:pPr>
      <w:r w:rsidRPr="00673428">
        <w:rPr>
          <w:lang w:eastAsia="nl-BE"/>
        </w:rPr>
        <w:t xml:space="preserve">Meewerken aan het opstellen van het </w:t>
      </w:r>
      <w:r w:rsidRPr="00673428">
        <w:rPr>
          <w:b/>
          <w:bCs/>
          <w:lang w:eastAsia="nl-BE"/>
        </w:rPr>
        <w:t>programma van eisen</w:t>
      </w:r>
      <w:r w:rsidRPr="00673428">
        <w:rPr>
          <w:lang w:eastAsia="nl-BE"/>
        </w:rPr>
        <w:t xml:space="preserve"> voor de externe ontwikkelpartner (die de tool uitrolt als SaaS).</w:t>
      </w:r>
    </w:p>
    <w:p w14:paraId="0F7AF820" w14:textId="77777777" w:rsidR="00673428" w:rsidRPr="00673428" w:rsidRDefault="00673428" w:rsidP="00D27DAD">
      <w:pPr>
        <w:numPr>
          <w:ilvl w:val="0"/>
          <w:numId w:val="13"/>
        </w:numPr>
        <w:spacing w:after="0"/>
        <w:rPr>
          <w:lang w:eastAsia="nl-BE"/>
        </w:rPr>
      </w:pPr>
      <w:r w:rsidRPr="00673428">
        <w:rPr>
          <w:lang w:eastAsia="nl-BE"/>
        </w:rPr>
        <w:t xml:space="preserve">De aansluiting met bestaande stedelijke systemen (bv. Monitor SW, A-sign) </w:t>
      </w:r>
      <w:r w:rsidRPr="00673428">
        <w:rPr>
          <w:b/>
          <w:bCs/>
          <w:lang w:eastAsia="nl-BE"/>
        </w:rPr>
        <w:t>technisch coördineren</w:t>
      </w:r>
      <w:r w:rsidRPr="00673428">
        <w:rPr>
          <w:lang w:eastAsia="nl-BE"/>
        </w:rPr>
        <w:t>.</w:t>
      </w:r>
    </w:p>
    <w:p w14:paraId="7B8DA02A" w14:textId="77777777" w:rsidR="00673428" w:rsidRPr="00673428" w:rsidRDefault="00673428" w:rsidP="00D27DAD">
      <w:pPr>
        <w:numPr>
          <w:ilvl w:val="0"/>
          <w:numId w:val="13"/>
        </w:numPr>
        <w:spacing w:after="0"/>
        <w:rPr>
          <w:lang w:eastAsia="nl-BE"/>
        </w:rPr>
      </w:pPr>
      <w:r w:rsidRPr="00673428">
        <w:rPr>
          <w:lang w:eastAsia="nl-BE"/>
        </w:rPr>
        <w:t>Meebouwen aan de teststrategie, beveiliging, hosting of integratie afhankelijk van het gekozen model (in-house, hybride, of uitbesteed).</w:t>
      </w:r>
    </w:p>
    <w:p w14:paraId="3E3C6F22" w14:textId="1C91C5C9" w:rsidR="00673428" w:rsidRPr="00673428" w:rsidRDefault="00673428" w:rsidP="00673428">
      <w:pPr>
        <w:rPr>
          <w:b/>
          <w:bCs/>
          <w:lang w:eastAsia="nl-BE"/>
        </w:rPr>
      </w:pPr>
      <w:r w:rsidRPr="00673428">
        <w:rPr>
          <w:b/>
          <w:bCs/>
          <w:lang w:eastAsia="nl-BE"/>
        </w:rPr>
        <w:t>5. Ondersteuner van de opschaling naar andere steden en toepassingen</w:t>
      </w:r>
    </w:p>
    <w:p w14:paraId="2F804784" w14:textId="77777777" w:rsidR="00673428" w:rsidRPr="00673428" w:rsidRDefault="00673428" w:rsidP="006F37ED">
      <w:pPr>
        <w:spacing w:after="0"/>
        <w:rPr>
          <w:lang w:eastAsia="nl-BE"/>
        </w:rPr>
      </w:pPr>
      <w:r w:rsidRPr="00673428">
        <w:rPr>
          <w:lang w:eastAsia="nl-BE"/>
        </w:rPr>
        <w:t>Digipolis bewaakt bij elke ontwikkeling:</w:t>
      </w:r>
    </w:p>
    <w:p w14:paraId="67446D77" w14:textId="77777777" w:rsidR="00673428" w:rsidRPr="00673428" w:rsidRDefault="00673428" w:rsidP="00D27DAD">
      <w:pPr>
        <w:numPr>
          <w:ilvl w:val="0"/>
          <w:numId w:val="14"/>
        </w:numPr>
        <w:spacing w:after="0"/>
        <w:rPr>
          <w:lang w:eastAsia="nl-BE"/>
        </w:rPr>
      </w:pPr>
      <w:r w:rsidRPr="00673428">
        <w:rPr>
          <w:b/>
          <w:bCs/>
          <w:lang w:eastAsia="nl-BE"/>
        </w:rPr>
        <w:t>Herbruikbaarheid van modules</w:t>
      </w:r>
      <w:r w:rsidRPr="00673428">
        <w:rPr>
          <w:lang w:eastAsia="nl-BE"/>
        </w:rPr>
        <w:t xml:space="preserve"> (via API’s of open standaarden).</w:t>
      </w:r>
    </w:p>
    <w:p w14:paraId="47285841" w14:textId="77777777" w:rsidR="00673428" w:rsidRPr="00673428" w:rsidRDefault="00673428" w:rsidP="00D27DAD">
      <w:pPr>
        <w:numPr>
          <w:ilvl w:val="0"/>
          <w:numId w:val="14"/>
        </w:numPr>
        <w:spacing w:after="0"/>
        <w:rPr>
          <w:lang w:eastAsia="nl-BE"/>
        </w:rPr>
      </w:pPr>
      <w:r w:rsidRPr="00673428">
        <w:rPr>
          <w:b/>
          <w:bCs/>
          <w:lang w:eastAsia="nl-BE"/>
        </w:rPr>
        <w:t>Gebruik van OSLO</w:t>
      </w:r>
      <w:r w:rsidRPr="00673428">
        <w:rPr>
          <w:lang w:eastAsia="nl-BE"/>
        </w:rPr>
        <w:t>-datamodellen en semantische interoperabiliteit.</w:t>
      </w:r>
    </w:p>
    <w:p w14:paraId="71CE9046" w14:textId="77777777" w:rsidR="00673428" w:rsidRPr="00673428" w:rsidRDefault="00673428" w:rsidP="00D27DAD">
      <w:pPr>
        <w:numPr>
          <w:ilvl w:val="0"/>
          <w:numId w:val="14"/>
        </w:numPr>
        <w:spacing w:after="0"/>
        <w:rPr>
          <w:lang w:eastAsia="nl-BE"/>
        </w:rPr>
      </w:pPr>
      <w:r w:rsidRPr="00673428">
        <w:rPr>
          <w:lang w:eastAsia="nl-BE"/>
        </w:rPr>
        <w:t xml:space="preserve">De mogelijkheid tot </w:t>
      </w:r>
      <w:r w:rsidRPr="00673428">
        <w:rPr>
          <w:b/>
          <w:bCs/>
          <w:lang w:eastAsia="nl-BE"/>
        </w:rPr>
        <w:t>centrale koppeling met GIPOD, Athumi en Vlaamse oplossingen</w:t>
      </w:r>
      <w:r w:rsidRPr="00673428">
        <w:rPr>
          <w:lang w:eastAsia="nl-BE"/>
        </w:rPr>
        <w:t xml:space="preserve"> zoals Spotbooking.</w:t>
      </w:r>
    </w:p>
    <w:p w14:paraId="397E5FD3" w14:textId="1F5D8331" w:rsidR="00673428" w:rsidRPr="00673428" w:rsidRDefault="00673428" w:rsidP="00673428">
      <w:pPr>
        <w:rPr>
          <w:b/>
          <w:bCs/>
          <w:lang w:eastAsia="nl-BE"/>
        </w:rPr>
      </w:pPr>
      <w:r w:rsidRPr="00673428">
        <w:rPr>
          <w:b/>
          <w:bCs/>
          <w:lang w:eastAsia="nl-BE"/>
        </w:rPr>
        <w:t>Samengevat: hun engagement in het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5874"/>
      </w:tblGrid>
      <w:tr w:rsidR="00673428" w:rsidRPr="00673428" w14:paraId="7F792391" w14:textId="77777777" w:rsidTr="69C0C547">
        <w:trPr>
          <w:tblHeader/>
          <w:tblCellSpacing w:w="15" w:type="dxa"/>
        </w:trPr>
        <w:tc>
          <w:tcPr>
            <w:tcW w:w="0" w:type="auto"/>
            <w:vAlign w:val="center"/>
            <w:hideMark/>
          </w:tcPr>
          <w:p w14:paraId="402EFAF8" w14:textId="77777777" w:rsidR="00673428" w:rsidRPr="00673428" w:rsidRDefault="00673428" w:rsidP="006F37ED">
            <w:pPr>
              <w:spacing w:after="0"/>
              <w:rPr>
                <w:b/>
                <w:bCs/>
                <w:lang w:eastAsia="nl-BE"/>
              </w:rPr>
            </w:pPr>
            <w:r w:rsidRPr="00673428">
              <w:rPr>
                <w:b/>
                <w:bCs/>
                <w:lang w:eastAsia="nl-BE"/>
              </w:rPr>
              <w:t>Aspect</w:t>
            </w:r>
          </w:p>
        </w:tc>
        <w:tc>
          <w:tcPr>
            <w:tcW w:w="0" w:type="auto"/>
            <w:vAlign w:val="center"/>
            <w:hideMark/>
          </w:tcPr>
          <w:p w14:paraId="655EC359" w14:textId="350410F0" w:rsidR="00673428" w:rsidRPr="00673428" w:rsidRDefault="525DF9AF" w:rsidP="006F37ED">
            <w:pPr>
              <w:spacing w:after="0"/>
              <w:rPr>
                <w:b/>
                <w:bCs/>
                <w:lang w:eastAsia="nl-BE"/>
              </w:rPr>
            </w:pPr>
            <w:r w:rsidRPr="69C0C547">
              <w:rPr>
                <w:b/>
                <w:bCs/>
                <w:lang w:eastAsia="nl-BE"/>
              </w:rPr>
              <w:t>Rol Digipolis</w:t>
            </w:r>
            <w:ins w:id="489" w:author="Annik Schouteden" w:date="2025-08-18T14:22:00Z">
              <w:r w:rsidR="52D8FA50" w:rsidRPr="69C0C547">
                <w:rPr>
                  <w:b/>
                  <w:bCs/>
                  <w:lang w:eastAsia="nl-BE"/>
                </w:rPr>
                <w:t>/CDO</w:t>
              </w:r>
            </w:ins>
          </w:p>
        </w:tc>
      </w:tr>
      <w:tr w:rsidR="00673428" w:rsidRPr="00673428" w14:paraId="3C665C2E" w14:textId="77777777" w:rsidTr="69C0C547">
        <w:trPr>
          <w:tblCellSpacing w:w="15" w:type="dxa"/>
        </w:trPr>
        <w:tc>
          <w:tcPr>
            <w:tcW w:w="0" w:type="auto"/>
            <w:vAlign w:val="center"/>
            <w:hideMark/>
          </w:tcPr>
          <w:p w14:paraId="655663A4" w14:textId="77777777" w:rsidR="00673428" w:rsidRPr="00673428" w:rsidRDefault="00673428" w:rsidP="006F37ED">
            <w:pPr>
              <w:spacing w:after="0"/>
              <w:rPr>
                <w:lang w:eastAsia="nl-BE"/>
              </w:rPr>
            </w:pPr>
            <w:r w:rsidRPr="00673428">
              <w:rPr>
                <w:lang w:eastAsia="nl-BE"/>
              </w:rPr>
              <w:t>Projectstructuur &amp; PLC 2.0</w:t>
            </w:r>
          </w:p>
        </w:tc>
        <w:tc>
          <w:tcPr>
            <w:tcW w:w="0" w:type="auto"/>
            <w:vAlign w:val="center"/>
            <w:hideMark/>
          </w:tcPr>
          <w:p w14:paraId="3E396F0F" w14:textId="77777777" w:rsidR="00673428" w:rsidRPr="00673428" w:rsidRDefault="00673428" w:rsidP="006F37ED">
            <w:pPr>
              <w:spacing w:after="0"/>
              <w:rPr>
                <w:lang w:eastAsia="nl-BE"/>
              </w:rPr>
            </w:pPr>
            <w:r w:rsidRPr="00673428">
              <w:rPr>
                <w:lang w:eastAsia="nl-BE"/>
              </w:rPr>
              <w:t>Begeleiding van A tot Z via account experts en klankbordgroep</w:t>
            </w:r>
          </w:p>
        </w:tc>
      </w:tr>
      <w:tr w:rsidR="00673428" w:rsidRPr="00673428" w14:paraId="7CADCD73" w14:textId="77777777" w:rsidTr="69C0C547">
        <w:trPr>
          <w:tblCellSpacing w:w="15" w:type="dxa"/>
        </w:trPr>
        <w:tc>
          <w:tcPr>
            <w:tcW w:w="0" w:type="auto"/>
            <w:vAlign w:val="center"/>
            <w:hideMark/>
          </w:tcPr>
          <w:p w14:paraId="3DEB205C" w14:textId="77777777" w:rsidR="00673428" w:rsidRPr="00673428" w:rsidRDefault="00673428" w:rsidP="006F37ED">
            <w:pPr>
              <w:spacing w:after="0"/>
              <w:rPr>
                <w:lang w:eastAsia="nl-BE"/>
              </w:rPr>
            </w:pPr>
            <w:r w:rsidRPr="00673428">
              <w:rPr>
                <w:lang w:eastAsia="nl-BE"/>
              </w:rPr>
              <w:t>Digitale realisatie</w:t>
            </w:r>
          </w:p>
        </w:tc>
        <w:tc>
          <w:tcPr>
            <w:tcW w:w="0" w:type="auto"/>
            <w:vAlign w:val="center"/>
            <w:hideMark/>
          </w:tcPr>
          <w:p w14:paraId="0045467D" w14:textId="77777777" w:rsidR="00673428" w:rsidRPr="00673428" w:rsidRDefault="00673428" w:rsidP="006F37ED">
            <w:pPr>
              <w:spacing w:after="0"/>
              <w:rPr>
                <w:lang w:eastAsia="nl-BE"/>
              </w:rPr>
            </w:pPr>
            <w:r w:rsidRPr="00673428">
              <w:rPr>
                <w:lang w:eastAsia="nl-BE"/>
              </w:rPr>
              <w:t>Coördinatie technische uitwerking, analyse, architectuur, testing</w:t>
            </w:r>
          </w:p>
        </w:tc>
      </w:tr>
      <w:tr w:rsidR="00673428" w:rsidRPr="00673428" w14:paraId="27FC416F" w14:textId="77777777" w:rsidTr="69C0C547">
        <w:trPr>
          <w:tblCellSpacing w:w="15" w:type="dxa"/>
        </w:trPr>
        <w:tc>
          <w:tcPr>
            <w:tcW w:w="0" w:type="auto"/>
            <w:vAlign w:val="center"/>
            <w:hideMark/>
          </w:tcPr>
          <w:p w14:paraId="32AF9CC8" w14:textId="77777777" w:rsidR="00673428" w:rsidRPr="00673428" w:rsidRDefault="00673428" w:rsidP="006F37ED">
            <w:pPr>
              <w:spacing w:after="0"/>
              <w:rPr>
                <w:lang w:eastAsia="nl-BE"/>
              </w:rPr>
            </w:pPr>
            <w:r w:rsidRPr="00673428">
              <w:rPr>
                <w:lang w:eastAsia="nl-BE"/>
              </w:rPr>
              <w:t>Strategische steun (CDO)</w:t>
            </w:r>
          </w:p>
        </w:tc>
        <w:tc>
          <w:tcPr>
            <w:tcW w:w="0" w:type="auto"/>
            <w:vAlign w:val="center"/>
            <w:hideMark/>
          </w:tcPr>
          <w:p w14:paraId="161E6B04" w14:textId="77777777" w:rsidR="00673428" w:rsidRPr="00673428" w:rsidRDefault="00673428" w:rsidP="006F37ED">
            <w:pPr>
              <w:spacing w:after="0"/>
              <w:rPr>
                <w:lang w:eastAsia="nl-BE"/>
              </w:rPr>
            </w:pPr>
            <w:r w:rsidRPr="00673428">
              <w:rPr>
                <w:lang w:eastAsia="nl-BE"/>
              </w:rPr>
              <w:t>Mandaat voor begeleiding City of Things-dossier</w:t>
            </w:r>
          </w:p>
        </w:tc>
      </w:tr>
      <w:tr w:rsidR="00673428" w:rsidRPr="00673428" w14:paraId="3023F172" w14:textId="77777777" w:rsidTr="69C0C547">
        <w:trPr>
          <w:tblCellSpacing w:w="15" w:type="dxa"/>
        </w:trPr>
        <w:tc>
          <w:tcPr>
            <w:tcW w:w="0" w:type="auto"/>
            <w:vAlign w:val="center"/>
            <w:hideMark/>
          </w:tcPr>
          <w:p w14:paraId="13671605" w14:textId="77777777" w:rsidR="00673428" w:rsidRPr="00673428" w:rsidRDefault="00673428" w:rsidP="006F37ED">
            <w:pPr>
              <w:spacing w:after="0"/>
              <w:rPr>
                <w:lang w:eastAsia="nl-BE"/>
              </w:rPr>
            </w:pPr>
            <w:r w:rsidRPr="00673428">
              <w:rPr>
                <w:lang w:eastAsia="nl-BE"/>
              </w:rPr>
              <w:t>Koppeling met bestaande systemen</w:t>
            </w:r>
          </w:p>
        </w:tc>
        <w:tc>
          <w:tcPr>
            <w:tcW w:w="0" w:type="auto"/>
            <w:vAlign w:val="center"/>
            <w:hideMark/>
          </w:tcPr>
          <w:p w14:paraId="74C4775C" w14:textId="77777777" w:rsidR="00673428" w:rsidRPr="00673428" w:rsidRDefault="00673428" w:rsidP="006F37ED">
            <w:pPr>
              <w:spacing w:after="0"/>
              <w:rPr>
                <w:lang w:eastAsia="nl-BE"/>
              </w:rPr>
            </w:pPr>
            <w:r w:rsidRPr="00673428">
              <w:rPr>
                <w:lang w:eastAsia="nl-BE"/>
              </w:rPr>
              <w:t>Integratie met GIPOD, A-sign, SAP Hana, KLM, WIS</w:t>
            </w:r>
          </w:p>
        </w:tc>
      </w:tr>
      <w:tr w:rsidR="00673428" w:rsidRPr="00673428" w14:paraId="5C5488DB" w14:textId="77777777" w:rsidTr="69C0C547">
        <w:trPr>
          <w:tblCellSpacing w:w="15" w:type="dxa"/>
        </w:trPr>
        <w:tc>
          <w:tcPr>
            <w:tcW w:w="0" w:type="auto"/>
            <w:vAlign w:val="center"/>
            <w:hideMark/>
          </w:tcPr>
          <w:p w14:paraId="6DF260FA" w14:textId="77777777" w:rsidR="00673428" w:rsidRPr="00673428" w:rsidRDefault="00673428" w:rsidP="006F37ED">
            <w:pPr>
              <w:spacing w:after="0"/>
              <w:rPr>
                <w:lang w:eastAsia="nl-BE"/>
              </w:rPr>
            </w:pPr>
            <w:r w:rsidRPr="00673428">
              <w:rPr>
                <w:lang w:eastAsia="nl-BE"/>
              </w:rPr>
              <w:t>Toekomstige opschaling</w:t>
            </w:r>
          </w:p>
        </w:tc>
        <w:tc>
          <w:tcPr>
            <w:tcW w:w="0" w:type="auto"/>
            <w:vAlign w:val="center"/>
            <w:hideMark/>
          </w:tcPr>
          <w:p w14:paraId="067F4A5D" w14:textId="77777777" w:rsidR="00673428" w:rsidRPr="00673428" w:rsidRDefault="00673428" w:rsidP="006F37ED">
            <w:pPr>
              <w:spacing w:after="0"/>
              <w:rPr>
                <w:lang w:eastAsia="nl-BE"/>
              </w:rPr>
            </w:pPr>
            <w:r w:rsidRPr="00673428">
              <w:rPr>
                <w:lang w:eastAsia="nl-BE"/>
              </w:rPr>
              <w:t>Sturing op OSLO, herbruik, API's, open architectuur</w:t>
            </w:r>
          </w:p>
        </w:tc>
      </w:tr>
      <w:tr w:rsidR="00673428" w:rsidRPr="00673428" w14:paraId="447837A4" w14:textId="77777777" w:rsidTr="69C0C547">
        <w:trPr>
          <w:trHeight w:val="34"/>
          <w:tblCellSpacing w:w="15" w:type="dxa"/>
        </w:trPr>
        <w:tc>
          <w:tcPr>
            <w:tcW w:w="0" w:type="auto"/>
            <w:vAlign w:val="center"/>
            <w:hideMark/>
          </w:tcPr>
          <w:p w14:paraId="321326CE" w14:textId="77777777" w:rsidR="00673428" w:rsidRPr="00673428" w:rsidRDefault="00673428" w:rsidP="006F37ED">
            <w:pPr>
              <w:spacing w:after="0"/>
              <w:rPr>
                <w:lang w:eastAsia="nl-BE"/>
              </w:rPr>
            </w:pPr>
            <w:r w:rsidRPr="00673428">
              <w:rPr>
                <w:lang w:eastAsia="nl-BE"/>
              </w:rPr>
              <w:t>Marktbevraging externe partner</w:t>
            </w:r>
          </w:p>
        </w:tc>
        <w:tc>
          <w:tcPr>
            <w:tcW w:w="0" w:type="auto"/>
            <w:vAlign w:val="center"/>
            <w:hideMark/>
          </w:tcPr>
          <w:p w14:paraId="23C4803C" w14:textId="77777777" w:rsidR="00673428" w:rsidRPr="00673428" w:rsidRDefault="00673428" w:rsidP="006F37ED">
            <w:pPr>
              <w:spacing w:after="0"/>
              <w:rPr>
                <w:lang w:eastAsia="nl-BE"/>
              </w:rPr>
            </w:pPr>
            <w:r w:rsidRPr="00673428">
              <w:rPr>
                <w:lang w:eastAsia="nl-BE"/>
              </w:rPr>
              <w:t>Opmaken functionele vereisten en ondersteuning contractvorming</w:t>
            </w:r>
          </w:p>
        </w:tc>
      </w:tr>
    </w:tbl>
    <w:p w14:paraId="0ED8F4B4" w14:textId="0C6BBFD4" w:rsidR="00D21261" w:rsidRPr="00D21261" w:rsidRDefault="00D21261" w:rsidP="00D2389B">
      <w:pPr>
        <w:pStyle w:val="kleinetitel"/>
        <w:pBdr>
          <w:top w:val="single" w:sz="4" w:space="1" w:color="auto"/>
          <w:left w:val="single" w:sz="4" w:space="4" w:color="auto"/>
          <w:bottom w:val="single" w:sz="4" w:space="1" w:color="auto"/>
          <w:right w:val="single" w:sz="4" w:space="4" w:color="auto"/>
        </w:pBdr>
      </w:pPr>
      <w:r w:rsidRPr="00D21261">
        <w:t>Rol van GIPOD</w:t>
      </w:r>
      <w:r w:rsidR="00553760" w:rsidRPr="006F37ED">
        <w:t>/</w:t>
      </w:r>
      <w:r w:rsidRPr="00D21261">
        <w:t xml:space="preserve">Athumi </w:t>
      </w:r>
    </w:p>
    <w:p w14:paraId="343049E6" w14:textId="1A0DD00E" w:rsidR="00D21261" w:rsidRPr="00D21261" w:rsidRDefault="00D21261" w:rsidP="00D21261">
      <w:pPr>
        <w:rPr>
          <w:lang w:eastAsia="nl-BE"/>
        </w:rPr>
      </w:pPr>
      <w:r w:rsidRPr="00D21261">
        <w:rPr>
          <w:lang w:eastAsia="nl-BE"/>
        </w:rPr>
        <w:lastRenderedPageBreak/>
        <w:t>Het project “</w:t>
      </w:r>
      <w:r w:rsidR="00A83F2C">
        <w:rPr>
          <w:lang w:eastAsia="nl-BE"/>
        </w:rPr>
        <w:t>DIgitale</w:t>
      </w:r>
      <w:r w:rsidRPr="00D21261">
        <w:rPr>
          <w:lang w:eastAsia="nl-BE"/>
        </w:rPr>
        <w:t xml:space="preserve"> Nuts” is gebouwd op een digitale datastructuur waarin </w:t>
      </w:r>
      <w:r w:rsidRPr="00D21261">
        <w:rPr>
          <w:b/>
          <w:bCs/>
          <w:lang w:eastAsia="nl-BE"/>
        </w:rPr>
        <w:t>interoperabiliteit, toegankelijkheid en betrouwbare brondata</w:t>
      </w:r>
      <w:r w:rsidRPr="00D21261">
        <w:rPr>
          <w:lang w:eastAsia="nl-BE"/>
        </w:rPr>
        <w:t xml:space="preserve"> cruciaal zijn. Binnen deze architectuur nemen </w:t>
      </w:r>
      <w:r w:rsidRPr="00D21261">
        <w:rPr>
          <w:b/>
          <w:bCs/>
          <w:lang w:eastAsia="nl-BE"/>
        </w:rPr>
        <w:t>GIPOD (beheer door Digitaal Vlaanderen)</w:t>
      </w:r>
      <w:r w:rsidRPr="00D21261">
        <w:rPr>
          <w:lang w:eastAsia="nl-BE"/>
        </w:rPr>
        <w:t xml:space="preserve"> en </w:t>
      </w:r>
      <w:r w:rsidRPr="00D21261">
        <w:rPr>
          <w:b/>
          <w:bCs/>
          <w:lang w:eastAsia="nl-BE"/>
        </w:rPr>
        <w:t>Athumi (de Vlaamse datadelingsautoriteit)</w:t>
      </w:r>
      <w:r w:rsidRPr="00D21261">
        <w:rPr>
          <w:lang w:eastAsia="nl-BE"/>
        </w:rPr>
        <w:t xml:space="preserve"> een kernpositie in als </w:t>
      </w:r>
      <w:r w:rsidRPr="00D21261">
        <w:rPr>
          <w:b/>
          <w:bCs/>
          <w:lang w:eastAsia="nl-BE"/>
        </w:rPr>
        <w:t>fundament van de dataflow en coördinatie tussen nutsmaatschappijen, steden en aannemers</w:t>
      </w:r>
      <w:r w:rsidRPr="00D21261">
        <w:rPr>
          <w:lang w:eastAsia="nl-BE"/>
        </w:rPr>
        <w:t>.</w:t>
      </w:r>
    </w:p>
    <w:p w14:paraId="3B8FD259" w14:textId="77777777" w:rsidR="00D21261" w:rsidRPr="00D21261" w:rsidRDefault="00000000" w:rsidP="00D21261">
      <w:pPr>
        <w:rPr>
          <w:lang w:eastAsia="nl-BE"/>
        </w:rPr>
      </w:pPr>
      <w:r>
        <w:rPr>
          <w:lang w:eastAsia="nl-BE"/>
        </w:rPr>
        <w:pict w14:anchorId="10185E97">
          <v:rect id="_x0000_i1027" style="width:0;height:1.5pt" o:hralign="center" o:hrstd="t" o:hr="t" fillcolor="#a0a0a0" stroked="f"/>
        </w:pict>
      </w:r>
    </w:p>
    <w:p w14:paraId="1785795A" w14:textId="26257ABA" w:rsidR="00D21261" w:rsidRPr="00D21261" w:rsidRDefault="00D21261" w:rsidP="00D21261">
      <w:pPr>
        <w:rPr>
          <w:b/>
          <w:bCs/>
          <w:lang w:eastAsia="nl-BE"/>
        </w:rPr>
      </w:pPr>
      <w:r w:rsidRPr="00D21261">
        <w:rPr>
          <w:b/>
          <w:bCs/>
          <w:lang w:eastAsia="nl-BE"/>
        </w:rPr>
        <w:t>1. GIPOD als centrale planningsbron</w:t>
      </w:r>
    </w:p>
    <w:p w14:paraId="768D1D13" w14:textId="77777777" w:rsidR="00D21261" w:rsidRPr="00D21261" w:rsidRDefault="00D21261" w:rsidP="006F37ED">
      <w:pPr>
        <w:spacing w:after="0"/>
        <w:rPr>
          <w:lang w:eastAsia="nl-BE"/>
        </w:rPr>
      </w:pPr>
      <w:r w:rsidRPr="00D21261">
        <w:rPr>
          <w:lang w:eastAsia="nl-BE"/>
        </w:rPr>
        <w:t>GIPOD is het centrale Vlaamse platform waar alle geplande grondwerken worden geregistreerd.</w:t>
      </w:r>
      <w:r w:rsidRPr="00D21261">
        <w:rPr>
          <w:lang w:eastAsia="nl-BE"/>
        </w:rPr>
        <w:br/>
        <w:t>Het systeem fungeert als:</w:t>
      </w:r>
    </w:p>
    <w:p w14:paraId="1EA168A0" w14:textId="77777777" w:rsidR="00D21261" w:rsidRPr="00D21261" w:rsidRDefault="00D21261" w:rsidP="00D27DAD">
      <w:pPr>
        <w:numPr>
          <w:ilvl w:val="0"/>
          <w:numId w:val="25"/>
        </w:numPr>
        <w:spacing w:after="0"/>
        <w:rPr>
          <w:lang w:eastAsia="nl-BE"/>
        </w:rPr>
      </w:pPr>
      <w:r w:rsidRPr="00D21261">
        <w:rPr>
          <w:b/>
          <w:bCs/>
          <w:lang w:eastAsia="nl-BE"/>
        </w:rPr>
        <w:t>bronbestand</w:t>
      </w:r>
      <w:r w:rsidRPr="00D21261">
        <w:rPr>
          <w:lang w:eastAsia="nl-BE"/>
        </w:rPr>
        <w:t xml:space="preserve"> voor alle meldingen van categorie 1, 2 en 3 grondwerken;</w:t>
      </w:r>
    </w:p>
    <w:p w14:paraId="31378C61" w14:textId="77777777" w:rsidR="00D21261" w:rsidRPr="00D21261" w:rsidRDefault="00D21261" w:rsidP="00D27DAD">
      <w:pPr>
        <w:numPr>
          <w:ilvl w:val="0"/>
          <w:numId w:val="25"/>
        </w:numPr>
        <w:spacing w:after="0"/>
        <w:rPr>
          <w:lang w:eastAsia="nl-BE"/>
        </w:rPr>
      </w:pPr>
      <w:r w:rsidRPr="00D21261">
        <w:rPr>
          <w:b/>
          <w:bCs/>
          <w:lang w:eastAsia="nl-BE"/>
        </w:rPr>
        <w:t>referentie voor de locatie, tijdstip, uitvoerder en werkstatus</w:t>
      </w:r>
      <w:r w:rsidRPr="00D21261">
        <w:rPr>
          <w:lang w:eastAsia="nl-BE"/>
        </w:rPr>
        <w:t xml:space="preserve"> van ingrepen in de ondergrond;</w:t>
      </w:r>
    </w:p>
    <w:p w14:paraId="3B113F4D" w14:textId="77777777" w:rsidR="00D21261" w:rsidRPr="00D21261" w:rsidRDefault="00D21261" w:rsidP="00D27DAD">
      <w:pPr>
        <w:numPr>
          <w:ilvl w:val="0"/>
          <w:numId w:val="25"/>
        </w:numPr>
        <w:spacing w:after="0"/>
        <w:rPr>
          <w:lang w:eastAsia="nl-BE"/>
        </w:rPr>
      </w:pPr>
      <w:r w:rsidRPr="00D21261">
        <w:rPr>
          <w:b/>
          <w:bCs/>
          <w:lang w:eastAsia="nl-BE"/>
        </w:rPr>
        <w:t>distributiekanaal</w:t>
      </w:r>
      <w:r w:rsidRPr="00D21261">
        <w:rPr>
          <w:lang w:eastAsia="nl-BE"/>
        </w:rPr>
        <w:t xml:space="preserve"> naar de toepassingen van de stad, aannemers en andere steden.</w:t>
      </w:r>
    </w:p>
    <w:p w14:paraId="1FB6538D" w14:textId="77777777" w:rsidR="00D21261" w:rsidRPr="00D21261" w:rsidRDefault="00D21261" w:rsidP="006F37ED">
      <w:pPr>
        <w:spacing w:after="0"/>
        <w:rPr>
          <w:lang w:eastAsia="nl-BE"/>
        </w:rPr>
      </w:pPr>
      <w:r w:rsidRPr="00D21261">
        <w:rPr>
          <w:lang w:eastAsia="nl-BE"/>
        </w:rPr>
        <w:t>In het project:</w:t>
      </w:r>
    </w:p>
    <w:p w14:paraId="30B01540" w14:textId="0AFEEA93" w:rsidR="00D21261" w:rsidRPr="00D21261" w:rsidRDefault="00D21261" w:rsidP="00D27DAD">
      <w:pPr>
        <w:numPr>
          <w:ilvl w:val="0"/>
          <w:numId w:val="26"/>
        </w:numPr>
        <w:spacing w:after="0"/>
        <w:rPr>
          <w:lang w:eastAsia="nl-BE"/>
        </w:rPr>
      </w:pPr>
      <w:r w:rsidRPr="00D21261">
        <w:rPr>
          <w:lang w:eastAsia="nl-BE"/>
        </w:rPr>
        <w:t xml:space="preserve">Worden GIPOD-data </w:t>
      </w:r>
      <w:r w:rsidRPr="00D21261">
        <w:rPr>
          <w:b/>
          <w:bCs/>
          <w:lang w:eastAsia="nl-BE"/>
        </w:rPr>
        <w:t>geautomatiseerd gepolld en gesynchroniseerd</w:t>
      </w:r>
      <w:r w:rsidRPr="00D21261">
        <w:rPr>
          <w:lang w:eastAsia="nl-BE"/>
        </w:rPr>
        <w:t xml:space="preserve"> met de stedelijke toepassing “Mobiel Nuts”.</w:t>
      </w:r>
    </w:p>
    <w:p w14:paraId="6E2C0799" w14:textId="203FD5E4" w:rsidR="00D21261" w:rsidRPr="00D21261" w:rsidRDefault="00D21261" w:rsidP="00D27DAD">
      <w:pPr>
        <w:numPr>
          <w:ilvl w:val="0"/>
          <w:numId w:val="26"/>
        </w:numPr>
        <w:spacing w:after="0"/>
        <w:rPr>
          <w:lang w:eastAsia="nl-BE"/>
        </w:rPr>
      </w:pPr>
      <w:r w:rsidRPr="00D21261">
        <w:rPr>
          <w:lang w:eastAsia="nl-BE"/>
        </w:rPr>
        <w:t xml:space="preserve">Worden </w:t>
      </w:r>
      <w:r w:rsidRPr="00D21261">
        <w:rPr>
          <w:b/>
          <w:bCs/>
          <w:lang w:eastAsia="nl-BE"/>
        </w:rPr>
        <w:t>categorie 3-werken</w:t>
      </w:r>
      <w:r w:rsidRPr="00D21261">
        <w:rPr>
          <w:lang w:eastAsia="nl-BE"/>
        </w:rPr>
        <w:t xml:space="preserve"> (die nu vaak onder de radar blijven) automatisch opgehaald</w:t>
      </w:r>
      <w:r w:rsidR="00230AFD">
        <w:rPr>
          <w:lang w:eastAsia="nl-BE"/>
        </w:rPr>
        <w:t xml:space="preserve"> correct gegeo</w:t>
      </w:r>
      <w:r w:rsidR="00257591">
        <w:rPr>
          <w:lang w:eastAsia="nl-BE"/>
        </w:rPr>
        <w:t>-</w:t>
      </w:r>
      <w:r w:rsidR="00230AFD">
        <w:rPr>
          <w:lang w:eastAsia="nl-BE"/>
        </w:rPr>
        <w:t>reffereer</w:t>
      </w:r>
      <w:r w:rsidR="0039326B">
        <w:rPr>
          <w:lang w:eastAsia="nl-BE"/>
        </w:rPr>
        <w:t>d</w:t>
      </w:r>
      <w:r w:rsidRPr="00D21261">
        <w:rPr>
          <w:lang w:eastAsia="nl-BE"/>
        </w:rPr>
        <w:t xml:space="preserve"> en gefilterd op relevantie</w:t>
      </w:r>
    </w:p>
    <w:p w14:paraId="2A2C6022" w14:textId="77777777" w:rsidR="00D21261" w:rsidRPr="00D21261" w:rsidRDefault="00D21261" w:rsidP="00D27DAD">
      <w:pPr>
        <w:numPr>
          <w:ilvl w:val="0"/>
          <w:numId w:val="26"/>
        </w:numPr>
        <w:spacing w:after="0"/>
        <w:rPr>
          <w:lang w:eastAsia="nl-BE"/>
        </w:rPr>
      </w:pPr>
      <w:r w:rsidRPr="00D21261">
        <w:rPr>
          <w:lang w:eastAsia="nl-BE"/>
        </w:rPr>
        <w:t xml:space="preserve">Gebruiken we GIPOD-data als </w:t>
      </w:r>
      <w:r w:rsidRPr="00D21261">
        <w:rPr>
          <w:b/>
          <w:bCs/>
          <w:lang w:eastAsia="nl-BE"/>
        </w:rPr>
        <w:t>trigger voor meldingen, controleopdrachten en herstelverantwoordelijkheid</w:t>
      </w:r>
      <w:r w:rsidRPr="00D21261">
        <w:rPr>
          <w:lang w:eastAsia="nl-BE"/>
        </w:rPr>
        <w:t>.</w:t>
      </w:r>
    </w:p>
    <w:p w14:paraId="0370D365" w14:textId="2555F56D" w:rsidR="00D21261" w:rsidRPr="00D21261" w:rsidRDefault="00D21261" w:rsidP="006F37ED">
      <w:pPr>
        <w:spacing w:after="0"/>
        <w:rPr>
          <w:lang w:eastAsia="nl-BE"/>
        </w:rPr>
      </w:pPr>
      <w:r w:rsidRPr="00D21261">
        <w:rPr>
          <w:i/>
          <w:iCs/>
          <w:lang w:eastAsia="nl-BE"/>
        </w:rPr>
        <w:t>Implicatie:</w:t>
      </w:r>
      <w:r w:rsidRPr="00D21261">
        <w:rPr>
          <w:lang w:eastAsia="nl-BE"/>
        </w:rPr>
        <w:t xml:space="preserve"> Zonder GIPOD is er geen betrouwbare, uniforme datastroom. GIPOD is de “motor” die meldingen initieert, opvolging triggert en herstellingen traceerbaar maakt.</w:t>
      </w:r>
    </w:p>
    <w:p w14:paraId="1A6A7168" w14:textId="77777777" w:rsidR="00D21261" w:rsidRPr="00D21261" w:rsidRDefault="00000000" w:rsidP="00D21261">
      <w:pPr>
        <w:rPr>
          <w:lang w:eastAsia="nl-BE"/>
        </w:rPr>
      </w:pPr>
      <w:r>
        <w:rPr>
          <w:lang w:eastAsia="nl-BE"/>
        </w:rPr>
        <w:pict w14:anchorId="11F1910A">
          <v:rect id="_x0000_i1028" style="width:0;height:1.5pt" o:hralign="center" o:hrstd="t" o:hr="t" fillcolor="#a0a0a0" stroked="f"/>
        </w:pict>
      </w:r>
    </w:p>
    <w:p w14:paraId="008D609A" w14:textId="59721CFB" w:rsidR="00D21261" w:rsidRPr="00D21261" w:rsidRDefault="00D21261" w:rsidP="00D21261">
      <w:pPr>
        <w:rPr>
          <w:b/>
          <w:bCs/>
          <w:lang w:eastAsia="nl-BE"/>
        </w:rPr>
      </w:pPr>
      <w:r w:rsidRPr="00D21261">
        <w:rPr>
          <w:b/>
          <w:bCs/>
          <w:lang w:eastAsia="nl-BE"/>
        </w:rPr>
        <w:t>2. Athumi als veilige datadelingsschakel</w:t>
      </w:r>
    </w:p>
    <w:p w14:paraId="4ABFA1CD" w14:textId="77777777" w:rsidR="00D21261" w:rsidRPr="00D21261" w:rsidRDefault="00D21261" w:rsidP="006F37ED">
      <w:pPr>
        <w:spacing w:after="0"/>
        <w:rPr>
          <w:lang w:eastAsia="nl-BE"/>
        </w:rPr>
      </w:pPr>
      <w:r w:rsidRPr="00D21261">
        <w:rPr>
          <w:lang w:eastAsia="nl-BE"/>
        </w:rPr>
        <w:t xml:space="preserve">Athumi biedt het Vlaamse framework voor </w:t>
      </w:r>
      <w:r w:rsidRPr="00D21261">
        <w:rPr>
          <w:b/>
          <w:bCs/>
          <w:lang w:eastAsia="nl-BE"/>
        </w:rPr>
        <w:t>vertrouwelijke en gecontroleerde datadeling</w:t>
      </w:r>
      <w:r w:rsidRPr="00D21261">
        <w:rPr>
          <w:lang w:eastAsia="nl-BE"/>
        </w:rPr>
        <w:t xml:space="preserve"> tussen overheden, burgers en private actoren (bv. nutsbedrijven, aannemers).</w:t>
      </w:r>
    </w:p>
    <w:p w14:paraId="34AF159C" w14:textId="77777777" w:rsidR="00D21261" w:rsidRPr="00D21261" w:rsidRDefault="00D21261" w:rsidP="006F37ED">
      <w:pPr>
        <w:spacing w:after="0"/>
        <w:rPr>
          <w:lang w:eastAsia="nl-BE"/>
        </w:rPr>
      </w:pPr>
      <w:r w:rsidRPr="00D21261">
        <w:rPr>
          <w:lang w:eastAsia="nl-BE"/>
        </w:rPr>
        <w:t>In dit project:</w:t>
      </w:r>
    </w:p>
    <w:p w14:paraId="3BDCC256" w14:textId="77777777" w:rsidR="00D21261" w:rsidRPr="00D21261" w:rsidRDefault="00D21261" w:rsidP="00D27DAD">
      <w:pPr>
        <w:numPr>
          <w:ilvl w:val="0"/>
          <w:numId w:val="27"/>
        </w:numPr>
        <w:spacing w:after="0"/>
        <w:rPr>
          <w:lang w:eastAsia="nl-BE"/>
        </w:rPr>
      </w:pPr>
      <w:r w:rsidRPr="00D21261">
        <w:rPr>
          <w:lang w:eastAsia="nl-BE"/>
        </w:rPr>
        <w:t xml:space="preserve">Wordt Athumi ingeschakeld om </w:t>
      </w:r>
      <w:r w:rsidRPr="00D21261">
        <w:rPr>
          <w:b/>
          <w:bCs/>
          <w:lang w:eastAsia="nl-BE"/>
        </w:rPr>
        <w:t>gegevensuitwisseling</w:t>
      </w:r>
      <w:r w:rsidRPr="00D21261">
        <w:rPr>
          <w:lang w:eastAsia="nl-BE"/>
        </w:rPr>
        <w:t xml:space="preserve"> tussen de stad en nutsbedrijven </w:t>
      </w:r>
      <w:r w:rsidRPr="00D21261">
        <w:rPr>
          <w:b/>
          <w:bCs/>
          <w:lang w:eastAsia="nl-BE"/>
        </w:rPr>
        <w:t>GDPR-conform</w:t>
      </w:r>
      <w:r w:rsidRPr="00D21261">
        <w:rPr>
          <w:lang w:eastAsia="nl-BE"/>
        </w:rPr>
        <w:t xml:space="preserve"> en technisch robuust te organiseren.</w:t>
      </w:r>
    </w:p>
    <w:p w14:paraId="1F182DB8" w14:textId="77777777" w:rsidR="00D21261" w:rsidRPr="00D21261" w:rsidRDefault="00D21261" w:rsidP="00D27DAD">
      <w:pPr>
        <w:numPr>
          <w:ilvl w:val="0"/>
          <w:numId w:val="27"/>
        </w:numPr>
        <w:spacing w:after="0"/>
        <w:rPr>
          <w:lang w:eastAsia="nl-BE"/>
        </w:rPr>
      </w:pPr>
      <w:r w:rsidRPr="00D21261">
        <w:rPr>
          <w:lang w:eastAsia="nl-BE"/>
        </w:rPr>
        <w:t xml:space="preserve">Kunnen via </w:t>
      </w:r>
      <w:r w:rsidRPr="00D21261">
        <w:rPr>
          <w:b/>
          <w:bCs/>
          <w:lang w:eastAsia="nl-BE"/>
        </w:rPr>
        <w:t>Athumi Connectors</w:t>
      </w:r>
      <w:r w:rsidRPr="00D21261">
        <w:rPr>
          <w:lang w:eastAsia="nl-BE"/>
        </w:rPr>
        <w:t xml:space="preserve"> automatisch dataflows worden opgezet tussen GIPOD, de stedelijke backend en de frontends van nutsbedrijven (bv. rapporten, herstelopvolging).</w:t>
      </w:r>
    </w:p>
    <w:p w14:paraId="7D9EA277" w14:textId="45A39C2F" w:rsidR="00D21261" w:rsidRPr="00D21261" w:rsidRDefault="00D21261" w:rsidP="00D27DAD">
      <w:pPr>
        <w:numPr>
          <w:ilvl w:val="0"/>
          <w:numId w:val="27"/>
        </w:numPr>
        <w:spacing w:after="0"/>
        <w:rPr>
          <w:lang w:eastAsia="nl-BE"/>
        </w:rPr>
      </w:pPr>
      <w:r w:rsidRPr="00D21261">
        <w:rPr>
          <w:lang w:eastAsia="nl-BE"/>
        </w:rPr>
        <w:t xml:space="preserve">Kan Athumi helpen bij het </w:t>
      </w:r>
      <w:r w:rsidRPr="00D21261">
        <w:rPr>
          <w:b/>
          <w:bCs/>
          <w:lang w:eastAsia="nl-BE"/>
        </w:rPr>
        <w:t>beheer van toegangsrechten, identiteiten en logging</w:t>
      </w:r>
      <w:r w:rsidRPr="00D21261">
        <w:rPr>
          <w:lang w:eastAsia="nl-BE"/>
        </w:rPr>
        <w:t xml:space="preserve"> voor derden die toegang hebben tot het portaal (bv. </w:t>
      </w:r>
      <w:r w:rsidR="0039326B">
        <w:rPr>
          <w:lang w:eastAsia="nl-BE"/>
        </w:rPr>
        <w:t>stadsaannemer</w:t>
      </w:r>
      <w:r w:rsidRPr="00D21261">
        <w:rPr>
          <w:lang w:eastAsia="nl-BE"/>
        </w:rPr>
        <w:t>, nutsaannemers).</w:t>
      </w:r>
    </w:p>
    <w:p w14:paraId="49CB9907" w14:textId="59F75054" w:rsidR="00D21261" w:rsidRPr="00D21261" w:rsidRDefault="00D21261" w:rsidP="006F37ED">
      <w:pPr>
        <w:spacing w:after="0"/>
        <w:rPr>
          <w:lang w:eastAsia="nl-BE"/>
        </w:rPr>
      </w:pPr>
      <w:r w:rsidRPr="00D21261">
        <w:rPr>
          <w:i/>
          <w:iCs/>
          <w:lang w:eastAsia="nl-BE"/>
        </w:rPr>
        <w:t>Implicatie:</w:t>
      </w:r>
      <w:r w:rsidRPr="00D21261">
        <w:rPr>
          <w:lang w:eastAsia="nl-BE"/>
        </w:rPr>
        <w:t xml:space="preserve"> Athumi maakt het mogelijk om </w:t>
      </w:r>
      <w:r w:rsidRPr="00D21261">
        <w:rPr>
          <w:b/>
          <w:bCs/>
          <w:lang w:eastAsia="nl-BE"/>
        </w:rPr>
        <w:t>schaalbaar én privacy-proof</w:t>
      </w:r>
      <w:r w:rsidRPr="00D21261">
        <w:rPr>
          <w:lang w:eastAsia="nl-BE"/>
        </w:rPr>
        <w:t xml:space="preserve"> de gegevensdeling met meerdere actoren uit te rollen. Dit is essentieel voor de toekomstbestendigheid van de tool.</w:t>
      </w:r>
    </w:p>
    <w:p w14:paraId="22BA8DAB" w14:textId="77777777" w:rsidR="00D21261" w:rsidRPr="00D21261" w:rsidRDefault="00000000" w:rsidP="00D21261">
      <w:pPr>
        <w:rPr>
          <w:lang w:eastAsia="nl-BE"/>
        </w:rPr>
      </w:pPr>
      <w:r>
        <w:rPr>
          <w:lang w:eastAsia="nl-BE"/>
        </w:rPr>
        <w:pict w14:anchorId="7B55D95D">
          <v:rect id="_x0000_i1029" style="width:0;height:1.5pt" o:hralign="center" o:hrstd="t" o:hr="t" fillcolor="#a0a0a0" stroked="f"/>
        </w:pict>
      </w:r>
    </w:p>
    <w:p w14:paraId="69D990B7" w14:textId="26DF0A92" w:rsidR="00D21261" w:rsidRPr="00D21261" w:rsidRDefault="00D21261" w:rsidP="00D21261">
      <w:pPr>
        <w:rPr>
          <w:b/>
          <w:bCs/>
          <w:lang w:eastAsia="nl-BE"/>
        </w:rPr>
      </w:pPr>
      <w:r w:rsidRPr="00D21261">
        <w:rPr>
          <w:b/>
          <w:bCs/>
          <w:lang w:eastAsia="nl-BE"/>
        </w:rPr>
        <w:t>3. backbone voor slimme dataservices</w:t>
      </w:r>
    </w:p>
    <w:p w14:paraId="5A91B424" w14:textId="3C421EF8" w:rsidR="00D21261" w:rsidRPr="00D21261" w:rsidRDefault="00D21261" w:rsidP="006F37ED">
      <w:pPr>
        <w:spacing w:after="0"/>
        <w:rPr>
          <w:lang w:eastAsia="nl-BE"/>
        </w:rPr>
      </w:pPr>
      <w:r w:rsidRPr="00D21261">
        <w:rPr>
          <w:lang w:eastAsia="nl-BE"/>
        </w:rPr>
        <w:t>GIPO</w:t>
      </w:r>
      <w:r w:rsidR="005845FA">
        <w:rPr>
          <w:lang w:eastAsia="nl-BE"/>
        </w:rPr>
        <w:t xml:space="preserve">D/Athumi vormt </w:t>
      </w:r>
      <w:r w:rsidRPr="00D21261">
        <w:rPr>
          <w:lang w:eastAsia="nl-BE"/>
        </w:rPr>
        <w:t xml:space="preserve">de </w:t>
      </w:r>
      <w:r w:rsidRPr="00D21261">
        <w:rPr>
          <w:b/>
          <w:bCs/>
          <w:lang w:eastAsia="nl-BE"/>
        </w:rPr>
        <w:t>technische backbone</w:t>
      </w:r>
      <w:r w:rsidRPr="00D21261">
        <w:rPr>
          <w:lang w:eastAsia="nl-BE"/>
        </w:rPr>
        <w:t xml:space="preserve"> waarop slimme toepassingen en beslissingsondersteuning gebouwd worden:</w:t>
      </w:r>
    </w:p>
    <w:p w14:paraId="22B8A5FE" w14:textId="77777777" w:rsidR="00D21261" w:rsidRPr="00D21261" w:rsidRDefault="00D21261" w:rsidP="00D27DAD">
      <w:pPr>
        <w:numPr>
          <w:ilvl w:val="0"/>
          <w:numId w:val="28"/>
        </w:numPr>
        <w:spacing w:after="0"/>
        <w:rPr>
          <w:lang w:eastAsia="nl-BE"/>
        </w:rPr>
      </w:pPr>
      <w:r w:rsidRPr="00D21261">
        <w:rPr>
          <w:lang w:eastAsia="nl-BE"/>
        </w:rPr>
        <w:t>Automatische detectie van conflicten in werkplanning;</w:t>
      </w:r>
    </w:p>
    <w:p w14:paraId="20C4BDBE" w14:textId="77777777" w:rsidR="00D21261" w:rsidRPr="00D21261" w:rsidRDefault="00D21261" w:rsidP="00D27DAD">
      <w:pPr>
        <w:numPr>
          <w:ilvl w:val="0"/>
          <w:numId w:val="28"/>
        </w:numPr>
        <w:spacing w:after="0"/>
        <w:rPr>
          <w:lang w:eastAsia="nl-BE"/>
        </w:rPr>
      </w:pPr>
      <w:r w:rsidRPr="00D21261">
        <w:rPr>
          <w:lang w:eastAsia="nl-BE"/>
        </w:rPr>
        <w:lastRenderedPageBreak/>
        <w:t>Verificatie van volledigheid van dossiers (bv. ontbrekende vergunningen of herstelvoorwaarden);</w:t>
      </w:r>
    </w:p>
    <w:p w14:paraId="36AFEBE7" w14:textId="77777777" w:rsidR="00D21261" w:rsidRPr="00D21261" w:rsidRDefault="00D21261" w:rsidP="00D27DAD">
      <w:pPr>
        <w:numPr>
          <w:ilvl w:val="0"/>
          <w:numId w:val="28"/>
        </w:numPr>
        <w:spacing w:after="0"/>
        <w:rPr>
          <w:lang w:eastAsia="nl-BE"/>
        </w:rPr>
      </w:pPr>
      <w:r w:rsidRPr="00D21261">
        <w:rPr>
          <w:lang w:eastAsia="nl-BE"/>
        </w:rPr>
        <w:t>Triggers voor herstelbonnen, bewonerscommunicatie of herinschatting van sleufherstellingen (bv. via GIS en WIS).</w:t>
      </w:r>
    </w:p>
    <w:p w14:paraId="15F9DA82" w14:textId="77777777" w:rsidR="00D21261" w:rsidRPr="00D21261" w:rsidRDefault="00D21261" w:rsidP="006F37ED">
      <w:pPr>
        <w:spacing w:after="0"/>
        <w:rPr>
          <w:lang w:eastAsia="nl-BE"/>
        </w:rPr>
      </w:pPr>
      <w:r w:rsidRPr="00D21261">
        <w:rPr>
          <w:lang w:eastAsia="nl-BE"/>
        </w:rPr>
        <w:t xml:space="preserve">In combinatie met het OSLO-datamodel ontstaat zo een </w:t>
      </w:r>
      <w:r w:rsidRPr="00D21261">
        <w:rPr>
          <w:b/>
          <w:bCs/>
          <w:lang w:eastAsia="nl-BE"/>
        </w:rPr>
        <w:t>open, uitbreidbare digitale infrastructuur</w:t>
      </w:r>
      <w:r w:rsidRPr="00D21261">
        <w:rPr>
          <w:lang w:eastAsia="nl-BE"/>
        </w:rPr>
        <w:t xml:space="preserve"> die ook in andere steden, toepassingen of beheertools gebruikt kan worden.</w:t>
      </w:r>
    </w:p>
    <w:p w14:paraId="2D405BAF" w14:textId="77777777" w:rsidR="00D21261" w:rsidRPr="00D21261" w:rsidRDefault="00000000" w:rsidP="00D21261">
      <w:pPr>
        <w:rPr>
          <w:lang w:eastAsia="nl-BE"/>
        </w:rPr>
      </w:pPr>
      <w:r>
        <w:rPr>
          <w:lang w:eastAsia="nl-BE"/>
        </w:rPr>
        <w:pict w14:anchorId="2780AF7C">
          <v:rect id="_x0000_i1030" style="width:0;height:1.5pt" o:hralign="center" o:hrstd="t" o:hr="t" fillcolor="#a0a0a0" stroked="f"/>
        </w:pict>
      </w:r>
    </w:p>
    <w:p w14:paraId="190A13BB" w14:textId="17A5D0C1" w:rsidR="00D21261" w:rsidRPr="00D21261" w:rsidRDefault="006F37ED" w:rsidP="00D21261">
      <w:pPr>
        <w:rPr>
          <w:b/>
          <w:bCs/>
          <w:lang w:eastAsia="nl-BE"/>
        </w:rPr>
      </w:pPr>
      <w:r>
        <w:rPr>
          <w:rFonts w:ascii="Segoe UI Emoji" w:hAnsi="Segoe UI Emoji" w:cs="Segoe UI Emoji"/>
          <w:b/>
          <w:bCs/>
          <w:lang w:eastAsia="nl-BE"/>
        </w:rPr>
        <w:t>S</w:t>
      </w:r>
      <w:r w:rsidR="00D21261" w:rsidRPr="00D21261">
        <w:rPr>
          <w:b/>
          <w:bCs/>
          <w:lang w:eastAsia="nl-BE"/>
        </w:rPr>
        <w:t>amengevat: hun rol in het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5800"/>
      </w:tblGrid>
      <w:tr w:rsidR="00D21261" w:rsidRPr="00D21261" w14:paraId="0D334FEF" w14:textId="77777777">
        <w:trPr>
          <w:tblHeader/>
          <w:tblCellSpacing w:w="15" w:type="dxa"/>
        </w:trPr>
        <w:tc>
          <w:tcPr>
            <w:tcW w:w="0" w:type="auto"/>
            <w:vAlign w:val="center"/>
            <w:hideMark/>
          </w:tcPr>
          <w:p w14:paraId="32A3A787" w14:textId="77777777" w:rsidR="00D21261" w:rsidRPr="00D21261" w:rsidRDefault="00D21261" w:rsidP="006F37ED">
            <w:pPr>
              <w:spacing w:after="0"/>
              <w:rPr>
                <w:b/>
                <w:bCs/>
                <w:lang w:eastAsia="nl-BE"/>
              </w:rPr>
            </w:pPr>
            <w:r w:rsidRPr="00D21261">
              <w:rPr>
                <w:b/>
                <w:bCs/>
                <w:lang w:eastAsia="nl-BE"/>
              </w:rPr>
              <w:t>Aspect</w:t>
            </w:r>
          </w:p>
        </w:tc>
        <w:tc>
          <w:tcPr>
            <w:tcW w:w="0" w:type="auto"/>
            <w:vAlign w:val="center"/>
            <w:hideMark/>
          </w:tcPr>
          <w:p w14:paraId="4B5EC188" w14:textId="55B46B08" w:rsidR="00D21261" w:rsidRPr="00D21261" w:rsidRDefault="00D21261" w:rsidP="006F37ED">
            <w:pPr>
              <w:spacing w:after="0"/>
              <w:rPr>
                <w:b/>
                <w:bCs/>
                <w:lang w:eastAsia="nl-BE"/>
              </w:rPr>
            </w:pPr>
            <w:r w:rsidRPr="00D21261">
              <w:rPr>
                <w:b/>
                <w:bCs/>
                <w:lang w:eastAsia="nl-BE"/>
              </w:rPr>
              <w:t>Rol van GIPOD</w:t>
            </w:r>
            <w:r w:rsidR="0039326B">
              <w:rPr>
                <w:b/>
                <w:bCs/>
                <w:lang w:eastAsia="nl-BE"/>
              </w:rPr>
              <w:t>/</w:t>
            </w:r>
            <w:r w:rsidRPr="00D21261">
              <w:rPr>
                <w:b/>
                <w:bCs/>
                <w:lang w:eastAsia="nl-BE"/>
              </w:rPr>
              <w:t>Athumi</w:t>
            </w:r>
          </w:p>
        </w:tc>
      </w:tr>
      <w:tr w:rsidR="00D21261" w:rsidRPr="00D21261" w14:paraId="76F56652" w14:textId="77777777">
        <w:trPr>
          <w:tblCellSpacing w:w="15" w:type="dxa"/>
        </w:trPr>
        <w:tc>
          <w:tcPr>
            <w:tcW w:w="0" w:type="auto"/>
            <w:vAlign w:val="center"/>
            <w:hideMark/>
          </w:tcPr>
          <w:p w14:paraId="048E28EB" w14:textId="77777777" w:rsidR="00D21261" w:rsidRPr="00D21261" w:rsidRDefault="00D21261" w:rsidP="006F37ED">
            <w:pPr>
              <w:spacing w:after="0"/>
              <w:rPr>
                <w:lang w:eastAsia="nl-BE"/>
              </w:rPr>
            </w:pPr>
            <w:r w:rsidRPr="00D21261">
              <w:rPr>
                <w:lang w:eastAsia="nl-BE"/>
              </w:rPr>
              <w:t>Data-intake</w:t>
            </w:r>
          </w:p>
        </w:tc>
        <w:tc>
          <w:tcPr>
            <w:tcW w:w="0" w:type="auto"/>
            <w:vAlign w:val="center"/>
            <w:hideMark/>
          </w:tcPr>
          <w:p w14:paraId="5CC46F79" w14:textId="77777777" w:rsidR="00D21261" w:rsidRPr="00D21261" w:rsidRDefault="00D21261" w:rsidP="006F37ED">
            <w:pPr>
              <w:spacing w:after="0"/>
              <w:rPr>
                <w:lang w:eastAsia="nl-BE"/>
              </w:rPr>
            </w:pPr>
            <w:r w:rsidRPr="00D21261">
              <w:rPr>
                <w:lang w:eastAsia="nl-BE"/>
              </w:rPr>
              <w:t>GIPOD als centrale plannings- en meldingsbron</w:t>
            </w:r>
          </w:p>
        </w:tc>
      </w:tr>
      <w:tr w:rsidR="00D21261" w:rsidRPr="00D21261" w14:paraId="5C458540" w14:textId="77777777">
        <w:trPr>
          <w:tblCellSpacing w:w="15" w:type="dxa"/>
        </w:trPr>
        <w:tc>
          <w:tcPr>
            <w:tcW w:w="0" w:type="auto"/>
            <w:vAlign w:val="center"/>
            <w:hideMark/>
          </w:tcPr>
          <w:p w14:paraId="3F63512C" w14:textId="77777777" w:rsidR="00D21261" w:rsidRPr="00D21261" w:rsidRDefault="00D21261" w:rsidP="006F37ED">
            <w:pPr>
              <w:spacing w:after="0"/>
              <w:rPr>
                <w:lang w:eastAsia="nl-BE"/>
              </w:rPr>
            </w:pPr>
            <w:r w:rsidRPr="00D21261">
              <w:rPr>
                <w:lang w:eastAsia="nl-BE"/>
              </w:rPr>
              <w:t>Real-time synchronisatie</w:t>
            </w:r>
          </w:p>
        </w:tc>
        <w:tc>
          <w:tcPr>
            <w:tcW w:w="0" w:type="auto"/>
            <w:vAlign w:val="center"/>
            <w:hideMark/>
          </w:tcPr>
          <w:p w14:paraId="602DE8B6" w14:textId="77777777" w:rsidR="00D21261" w:rsidRPr="00D21261" w:rsidRDefault="00D21261" w:rsidP="006F37ED">
            <w:pPr>
              <w:spacing w:after="0"/>
              <w:rPr>
                <w:lang w:eastAsia="nl-BE"/>
              </w:rPr>
            </w:pPr>
            <w:r w:rsidRPr="00D21261">
              <w:rPr>
                <w:lang w:eastAsia="nl-BE"/>
              </w:rPr>
              <w:t>Polling en up-to-date werkstatus via GIPOD</w:t>
            </w:r>
          </w:p>
        </w:tc>
      </w:tr>
      <w:tr w:rsidR="00D21261" w:rsidRPr="00D21261" w14:paraId="113D2AAC" w14:textId="77777777">
        <w:trPr>
          <w:tblCellSpacing w:w="15" w:type="dxa"/>
        </w:trPr>
        <w:tc>
          <w:tcPr>
            <w:tcW w:w="0" w:type="auto"/>
            <w:vAlign w:val="center"/>
            <w:hideMark/>
          </w:tcPr>
          <w:p w14:paraId="7215E11B" w14:textId="77777777" w:rsidR="00D21261" w:rsidRPr="00D21261" w:rsidRDefault="00D21261" w:rsidP="006F37ED">
            <w:pPr>
              <w:spacing w:after="0"/>
              <w:rPr>
                <w:lang w:eastAsia="nl-BE"/>
              </w:rPr>
            </w:pPr>
            <w:r w:rsidRPr="00D21261">
              <w:rPr>
                <w:lang w:eastAsia="nl-BE"/>
              </w:rPr>
              <w:t>Veilige datadeling</w:t>
            </w:r>
          </w:p>
        </w:tc>
        <w:tc>
          <w:tcPr>
            <w:tcW w:w="0" w:type="auto"/>
            <w:vAlign w:val="center"/>
            <w:hideMark/>
          </w:tcPr>
          <w:p w14:paraId="4C69C87C" w14:textId="497711C7" w:rsidR="00D21261" w:rsidRPr="00D21261" w:rsidRDefault="00D21261" w:rsidP="006F37ED">
            <w:pPr>
              <w:spacing w:after="0"/>
              <w:rPr>
                <w:lang w:eastAsia="nl-BE"/>
              </w:rPr>
            </w:pPr>
            <w:r w:rsidRPr="00D21261">
              <w:rPr>
                <w:lang w:eastAsia="nl-BE"/>
              </w:rPr>
              <w:t>authenticatie, logging en dataverkeer</w:t>
            </w:r>
          </w:p>
        </w:tc>
      </w:tr>
      <w:tr w:rsidR="00D21261" w:rsidRPr="00D21261" w14:paraId="4E0BBBA3" w14:textId="77777777">
        <w:trPr>
          <w:tblCellSpacing w:w="15" w:type="dxa"/>
        </w:trPr>
        <w:tc>
          <w:tcPr>
            <w:tcW w:w="0" w:type="auto"/>
            <w:vAlign w:val="center"/>
            <w:hideMark/>
          </w:tcPr>
          <w:p w14:paraId="729AB1FE" w14:textId="77777777" w:rsidR="00D21261" w:rsidRPr="00D21261" w:rsidRDefault="00D21261" w:rsidP="006F37ED">
            <w:pPr>
              <w:spacing w:after="0"/>
              <w:rPr>
                <w:lang w:eastAsia="nl-BE"/>
              </w:rPr>
            </w:pPr>
            <w:r w:rsidRPr="00D21261">
              <w:rPr>
                <w:lang w:eastAsia="nl-BE"/>
              </w:rPr>
              <w:t>Hergebruik en schaalbaarheid</w:t>
            </w:r>
          </w:p>
        </w:tc>
        <w:tc>
          <w:tcPr>
            <w:tcW w:w="0" w:type="auto"/>
            <w:vAlign w:val="center"/>
            <w:hideMark/>
          </w:tcPr>
          <w:p w14:paraId="33AB4F3E" w14:textId="167C83FF" w:rsidR="00D21261" w:rsidRPr="00D21261" w:rsidRDefault="00D21261" w:rsidP="006F37ED">
            <w:pPr>
              <w:spacing w:after="0"/>
              <w:rPr>
                <w:lang w:eastAsia="nl-BE"/>
              </w:rPr>
            </w:pPr>
            <w:r w:rsidRPr="00D21261">
              <w:rPr>
                <w:lang w:eastAsia="nl-BE"/>
              </w:rPr>
              <w:t>Interoperabiliteit via OSLO, gekoppeld aan GIPOD</w:t>
            </w:r>
          </w:p>
        </w:tc>
      </w:tr>
      <w:tr w:rsidR="00D21261" w:rsidRPr="00D21261" w14:paraId="36042D65" w14:textId="77777777">
        <w:trPr>
          <w:tblCellSpacing w:w="15" w:type="dxa"/>
        </w:trPr>
        <w:tc>
          <w:tcPr>
            <w:tcW w:w="0" w:type="auto"/>
            <w:vAlign w:val="center"/>
            <w:hideMark/>
          </w:tcPr>
          <w:p w14:paraId="332A4C4F" w14:textId="77777777" w:rsidR="00D21261" w:rsidRPr="00D21261" w:rsidRDefault="00D21261" w:rsidP="006F37ED">
            <w:pPr>
              <w:spacing w:after="0"/>
              <w:rPr>
                <w:lang w:eastAsia="nl-BE"/>
              </w:rPr>
            </w:pPr>
            <w:r w:rsidRPr="00D21261">
              <w:rPr>
                <w:lang w:eastAsia="nl-BE"/>
              </w:rPr>
              <w:t>Toekomstgericht ecosysteem</w:t>
            </w:r>
          </w:p>
        </w:tc>
        <w:tc>
          <w:tcPr>
            <w:tcW w:w="0" w:type="auto"/>
            <w:vAlign w:val="center"/>
            <w:hideMark/>
          </w:tcPr>
          <w:p w14:paraId="78BE4258" w14:textId="77777777" w:rsidR="00D21261" w:rsidRPr="00D21261" w:rsidRDefault="00D21261" w:rsidP="006F37ED">
            <w:pPr>
              <w:spacing w:after="0"/>
              <w:rPr>
                <w:lang w:eastAsia="nl-BE"/>
              </w:rPr>
            </w:pPr>
            <w:r w:rsidRPr="00D21261">
              <w:rPr>
                <w:lang w:eastAsia="nl-BE"/>
              </w:rPr>
              <w:t>Integratie met externe spelers zoals Spotbooking, Eaglebee, etc.</w:t>
            </w:r>
          </w:p>
        </w:tc>
      </w:tr>
      <w:tr w:rsidR="00254875" w:rsidRPr="00D21261" w14:paraId="597A7CEA" w14:textId="77777777">
        <w:trPr>
          <w:tblCellSpacing w:w="15" w:type="dxa"/>
        </w:trPr>
        <w:tc>
          <w:tcPr>
            <w:tcW w:w="0" w:type="auto"/>
            <w:vAlign w:val="center"/>
          </w:tcPr>
          <w:p w14:paraId="5781561D" w14:textId="77777777" w:rsidR="0005759F" w:rsidRPr="00D21261" w:rsidRDefault="0005759F" w:rsidP="00D21261">
            <w:pPr>
              <w:rPr>
                <w:lang w:eastAsia="nl-BE"/>
              </w:rPr>
            </w:pPr>
          </w:p>
        </w:tc>
        <w:tc>
          <w:tcPr>
            <w:tcW w:w="0" w:type="auto"/>
            <w:vAlign w:val="center"/>
          </w:tcPr>
          <w:p w14:paraId="17D174CC" w14:textId="77777777" w:rsidR="00254875" w:rsidRPr="00D21261" w:rsidRDefault="00254875" w:rsidP="00D21261">
            <w:pPr>
              <w:rPr>
                <w:lang w:eastAsia="nl-BE"/>
              </w:rPr>
            </w:pPr>
          </w:p>
        </w:tc>
      </w:tr>
    </w:tbl>
    <w:p w14:paraId="0D53B0A8" w14:textId="1CAAE48F" w:rsidR="00BC132A" w:rsidRPr="00BC132A" w:rsidRDefault="00BC132A" w:rsidP="00D2389B">
      <w:pPr>
        <w:pStyle w:val="kleinetitel"/>
        <w:pBdr>
          <w:top w:val="single" w:sz="4" w:space="1" w:color="auto"/>
          <w:left w:val="single" w:sz="4" w:space="4" w:color="auto"/>
          <w:bottom w:val="single" w:sz="4" w:space="1" w:color="auto"/>
          <w:right w:val="single" w:sz="4" w:space="4" w:color="auto"/>
        </w:pBdr>
        <w:rPr>
          <w:lang w:eastAsia="nl-BE"/>
        </w:rPr>
      </w:pPr>
      <w:r w:rsidRPr="00BC132A">
        <w:rPr>
          <w:lang w:eastAsia="nl-BE"/>
        </w:rPr>
        <w:t xml:space="preserve">Rol van VVSG en Kenniscentrum Vlaamse Steden </w:t>
      </w:r>
    </w:p>
    <w:p w14:paraId="5EACE197" w14:textId="2F0CD1C7" w:rsidR="00BC132A" w:rsidRPr="00BC132A" w:rsidRDefault="00BC132A" w:rsidP="00BC132A">
      <w:pPr>
        <w:rPr>
          <w:b/>
          <w:bCs/>
          <w:lang w:eastAsia="nl-BE"/>
        </w:rPr>
      </w:pPr>
      <w:r w:rsidRPr="00BC132A">
        <w:rPr>
          <w:b/>
          <w:bCs/>
          <w:lang w:eastAsia="nl-BE"/>
        </w:rPr>
        <w:t>1. Netwerkregisseur en verbinder van lokale besturen</w:t>
      </w:r>
    </w:p>
    <w:p w14:paraId="29573F6A" w14:textId="48C36E0A" w:rsidR="00BC132A" w:rsidRPr="00BC132A" w:rsidRDefault="00BC132A" w:rsidP="00BC132A">
      <w:pPr>
        <w:spacing w:after="0"/>
        <w:rPr>
          <w:lang w:eastAsia="nl-BE"/>
        </w:rPr>
      </w:pPr>
      <w:r w:rsidRPr="00BC132A">
        <w:rPr>
          <w:b/>
          <w:bCs/>
          <w:lang w:eastAsia="nl-BE"/>
        </w:rPr>
        <w:t>Rol:</w:t>
      </w:r>
      <w:r w:rsidRPr="00BC132A">
        <w:rPr>
          <w:lang w:eastAsia="nl-BE"/>
        </w:rPr>
        <w:t xml:space="preserve"> VVSG en KVS kunnen optreden als facilitator tussen de Stad Antwerpen en andere geïnteresseerde steden of intergemeentelijke samenwerkingen</w:t>
      </w:r>
      <w:del w:id="490" w:author="Michel Gerits" w:date="2025-08-26T17:06:00Z" w16du:dateUtc="2025-08-26T15:06:00Z">
        <w:r w:rsidRPr="00BC132A">
          <w:rPr>
            <w:lang w:eastAsia="nl-BE"/>
          </w:rPr>
          <w:delText xml:space="preserve"> (bv. IGS’en).</w:delText>
        </w:r>
      </w:del>
      <w:r w:rsidRPr="00BC132A">
        <w:rPr>
          <w:lang w:eastAsia="nl-BE"/>
        </w:rPr>
        <w:br/>
      </w:r>
      <w:r w:rsidRPr="00BC132A">
        <w:rPr>
          <w:b/>
          <w:bCs/>
          <w:lang w:eastAsia="nl-BE"/>
        </w:rPr>
        <w:t>Concreet:</w:t>
      </w:r>
    </w:p>
    <w:p w14:paraId="13288C05" w14:textId="77777777" w:rsidR="00BC132A" w:rsidRPr="00BC132A" w:rsidRDefault="00BC132A" w:rsidP="00D27DAD">
      <w:pPr>
        <w:numPr>
          <w:ilvl w:val="0"/>
          <w:numId w:val="37"/>
        </w:numPr>
        <w:spacing w:after="0"/>
        <w:rPr>
          <w:lang w:eastAsia="nl-BE"/>
        </w:rPr>
      </w:pPr>
      <w:r w:rsidRPr="00BC132A">
        <w:rPr>
          <w:lang w:eastAsia="nl-BE"/>
        </w:rPr>
        <w:t>Organiseren van interbestuurlijke overlegmomenten.</w:t>
      </w:r>
    </w:p>
    <w:p w14:paraId="15904C5F" w14:textId="77777777" w:rsidR="00BC132A" w:rsidRPr="00BC132A" w:rsidRDefault="00BC132A" w:rsidP="00D27DAD">
      <w:pPr>
        <w:numPr>
          <w:ilvl w:val="0"/>
          <w:numId w:val="37"/>
        </w:numPr>
        <w:spacing w:after="0"/>
        <w:rPr>
          <w:lang w:eastAsia="nl-BE"/>
        </w:rPr>
      </w:pPr>
      <w:r w:rsidRPr="00BC132A">
        <w:rPr>
          <w:lang w:eastAsia="nl-BE"/>
        </w:rPr>
        <w:t>Cureren van een lerend netwerk rond “slimme nutsopvolging” of “beheer van ondergrond”.</w:t>
      </w:r>
    </w:p>
    <w:p w14:paraId="5BCEA6F6" w14:textId="77777777" w:rsidR="00BC132A" w:rsidRPr="00BC132A" w:rsidRDefault="00BC132A" w:rsidP="00D27DAD">
      <w:pPr>
        <w:numPr>
          <w:ilvl w:val="0"/>
          <w:numId w:val="37"/>
        </w:numPr>
        <w:spacing w:after="0"/>
        <w:rPr>
          <w:lang w:eastAsia="nl-BE"/>
        </w:rPr>
      </w:pPr>
      <w:r w:rsidRPr="00BC132A">
        <w:rPr>
          <w:lang w:eastAsia="nl-BE"/>
        </w:rPr>
        <w:t>Opvolgen van vragen en drempels van kleinere steden/gemeenten rond implementatie of schaalbaarheid.</w:t>
      </w:r>
    </w:p>
    <w:p w14:paraId="21E80C07" w14:textId="24A5A877" w:rsidR="00BC132A" w:rsidRPr="00BC132A" w:rsidRDefault="00BC132A" w:rsidP="00BC132A">
      <w:pPr>
        <w:spacing w:after="0"/>
        <w:rPr>
          <w:lang w:eastAsia="nl-BE"/>
        </w:rPr>
      </w:pPr>
      <w:r w:rsidRPr="00BC132A">
        <w:rPr>
          <w:b/>
          <w:bCs/>
          <w:lang w:eastAsia="nl-BE"/>
        </w:rPr>
        <w:t>Vraag aan VVSG/KVS:</w:t>
      </w:r>
      <w:r w:rsidRPr="00BC132A">
        <w:rPr>
          <w:lang w:eastAsia="nl-BE"/>
        </w:rPr>
        <w:br/>
        <w:t>“Willen jullie het netwerk van lokale besturen activeren en mee begeleiden in een lerend traject rond nutsbeheer en ondergrondkwaliteit, gelinkt aan de digitale nutsoplossing die wij ontwikkelen?”</w:t>
      </w:r>
    </w:p>
    <w:p w14:paraId="5E222828" w14:textId="0148666D" w:rsidR="00BC132A" w:rsidRPr="00BC132A" w:rsidRDefault="00BC132A" w:rsidP="00BC132A">
      <w:pPr>
        <w:rPr>
          <w:lang w:eastAsia="nl-BE"/>
        </w:rPr>
      </w:pPr>
    </w:p>
    <w:p w14:paraId="5F6B6889" w14:textId="6D4DEA76" w:rsidR="00BC132A" w:rsidRPr="00BC132A" w:rsidRDefault="00BC132A" w:rsidP="00BC132A">
      <w:pPr>
        <w:rPr>
          <w:b/>
          <w:bCs/>
          <w:lang w:eastAsia="nl-BE"/>
        </w:rPr>
      </w:pPr>
      <w:r w:rsidRPr="00BC132A">
        <w:rPr>
          <w:b/>
          <w:bCs/>
          <w:lang w:eastAsia="nl-BE"/>
        </w:rPr>
        <w:t>2. Behoeftenverkenning en klankbordrol</w:t>
      </w:r>
    </w:p>
    <w:p w14:paraId="36964017" w14:textId="77777777" w:rsidR="00BC132A" w:rsidRPr="00BC132A" w:rsidRDefault="00BC132A" w:rsidP="00BC132A">
      <w:pPr>
        <w:spacing w:after="0"/>
        <w:rPr>
          <w:lang w:eastAsia="nl-BE"/>
        </w:rPr>
      </w:pPr>
      <w:r w:rsidRPr="00BC132A">
        <w:rPr>
          <w:b/>
          <w:bCs/>
          <w:lang w:eastAsia="nl-BE"/>
        </w:rPr>
        <w:t>Rol:</w:t>
      </w:r>
      <w:r w:rsidRPr="00BC132A">
        <w:rPr>
          <w:lang w:eastAsia="nl-BE"/>
        </w:rPr>
        <w:t xml:space="preserve"> VVSG en/of KVS kunnen zorgen voor de inventarisatie van de noden en verwachtingen bij andere steden en gemeenten.</w:t>
      </w:r>
      <w:r w:rsidRPr="00BC132A">
        <w:rPr>
          <w:lang w:eastAsia="nl-BE"/>
        </w:rPr>
        <w:br/>
      </w:r>
      <w:r w:rsidRPr="00BC132A">
        <w:rPr>
          <w:b/>
          <w:bCs/>
          <w:lang w:eastAsia="nl-BE"/>
        </w:rPr>
        <w:t>Concreet:</w:t>
      </w:r>
    </w:p>
    <w:p w14:paraId="3D25708C" w14:textId="77777777" w:rsidR="00BC132A" w:rsidRPr="00BC132A" w:rsidRDefault="00BC132A" w:rsidP="00D27DAD">
      <w:pPr>
        <w:numPr>
          <w:ilvl w:val="0"/>
          <w:numId w:val="38"/>
        </w:numPr>
        <w:spacing w:after="0"/>
        <w:rPr>
          <w:lang w:eastAsia="nl-BE"/>
        </w:rPr>
      </w:pPr>
      <w:r w:rsidRPr="00BC132A">
        <w:rPr>
          <w:lang w:eastAsia="nl-BE"/>
        </w:rPr>
        <w:t>Uitsturen van een korte bevraging of scan.</w:t>
      </w:r>
    </w:p>
    <w:p w14:paraId="605B7B8E" w14:textId="77777777" w:rsidR="00BC132A" w:rsidRPr="00BC132A" w:rsidRDefault="00BC132A" w:rsidP="00D27DAD">
      <w:pPr>
        <w:numPr>
          <w:ilvl w:val="0"/>
          <w:numId w:val="38"/>
        </w:numPr>
        <w:spacing w:after="0"/>
        <w:rPr>
          <w:lang w:eastAsia="nl-BE"/>
        </w:rPr>
      </w:pPr>
      <w:r w:rsidRPr="00BC132A">
        <w:rPr>
          <w:lang w:eastAsia="nl-BE"/>
        </w:rPr>
        <w:t>Verzamelen van use cases of knelpunten rond nutsopvolging.</w:t>
      </w:r>
    </w:p>
    <w:p w14:paraId="309FE87A" w14:textId="77777777" w:rsidR="00BC132A" w:rsidRPr="00BC132A" w:rsidRDefault="00BC132A" w:rsidP="00D27DAD">
      <w:pPr>
        <w:numPr>
          <w:ilvl w:val="0"/>
          <w:numId w:val="38"/>
        </w:numPr>
        <w:spacing w:after="0"/>
        <w:rPr>
          <w:lang w:eastAsia="nl-BE"/>
        </w:rPr>
      </w:pPr>
      <w:r w:rsidRPr="00BC132A">
        <w:rPr>
          <w:lang w:eastAsia="nl-BE"/>
        </w:rPr>
        <w:t>Valideren van de schaalbaarheid van de Antwerpse aanpak.</w:t>
      </w:r>
    </w:p>
    <w:p w14:paraId="01A66DC3" w14:textId="6D49B463" w:rsidR="00BC132A" w:rsidRPr="00BC132A" w:rsidRDefault="00BC132A" w:rsidP="00BC132A">
      <w:pPr>
        <w:spacing w:after="0"/>
        <w:rPr>
          <w:lang w:eastAsia="nl-BE"/>
        </w:rPr>
      </w:pPr>
      <w:r w:rsidRPr="00BC132A">
        <w:rPr>
          <w:b/>
          <w:bCs/>
          <w:lang w:eastAsia="nl-BE"/>
        </w:rPr>
        <w:t>Vraag aan VVSG/KVS:</w:t>
      </w:r>
      <w:r w:rsidRPr="00BC132A">
        <w:rPr>
          <w:lang w:eastAsia="nl-BE"/>
        </w:rPr>
        <w:br/>
        <w:t xml:space="preserve">“Zouden jullie een korte bevraging of workshop kunnen opzetten bij lokale besturen over hun </w:t>
      </w:r>
      <w:r w:rsidRPr="00BC132A">
        <w:rPr>
          <w:lang w:eastAsia="nl-BE"/>
        </w:rPr>
        <w:lastRenderedPageBreak/>
        <w:t>uitdagingen rond nutswerken, toezicht, herstel en datakoppelingen (bv. GIPOD) — als input voor de generieke uitrol van onze tool?”</w:t>
      </w:r>
    </w:p>
    <w:p w14:paraId="2813BC90" w14:textId="77777777" w:rsidR="009628B1" w:rsidRDefault="009628B1" w:rsidP="00BC132A">
      <w:pPr>
        <w:rPr>
          <w:b/>
          <w:bCs/>
          <w:lang w:eastAsia="nl-BE"/>
        </w:rPr>
      </w:pPr>
    </w:p>
    <w:p w14:paraId="2CA906D2" w14:textId="5EB38575" w:rsidR="00BC132A" w:rsidRPr="00BC132A" w:rsidRDefault="00BC132A" w:rsidP="00BC132A">
      <w:pPr>
        <w:rPr>
          <w:b/>
          <w:bCs/>
          <w:lang w:eastAsia="nl-BE"/>
        </w:rPr>
      </w:pPr>
      <w:r w:rsidRPr="00BC132A">
        <w:rPr>
          <w:b/>
          <w:bCs/>
          <w:lang w:eastAsia="nl-BE"/>
        </w:rPr>
        <w:t>3. Strategische toets op herbruikbaarheid en beleidsimpact</w:t>
      </w:r>
    </w:p>
    <w:p w14:paraId="6B776B98" w14:textId="77777777" w:rsidR="00BC132A" w:rsidRPr="00BC132A" w:rsidRDefault="00BC132A" w:rsidP="00BC132A">
      <w:pPr>
        <w:spacing w:after="0"/>
        <w:rPr>
          <w:lang w:eastAsia="nl-BE"/>
        </w:rPr>
      </w:pPr>
      <w:r w:rsidRPr="00BC132A">
        <w:rPr>
          <w:b/>
          <w:bCs/>
          <w:lang w:eastAsia="nl-BE"/>
        </w:rPr>
        <w:t>Rol:</w:t>
      </w:r>
      <w:r w:rsidRPr="00BC132A">
        <w:rPr>
          <w:lang w:eastAsia="nl-BE"/>
        </w:rPr>
        <w:t xml:space="preserve"> VVSG/KVS helpen om de generieke componenten van de Antwerpse tool af te toetsen op Vlaamse schaal.</w:t>
      </w:r>
      <w:r w:rsidRPr="00BC132A">
        <w:rPr>
          <w:lang w:eastAsia="nl-BE"/>
        </w:rPr>
        <w:br/>
      </w:r>
      <w:r w:rsidRPr="00BC132A">
        <w:rPr>
          <w:b/>
          <w:bCs/>
          <w:lang w:eastAsia="nl-BE"/>
        </w:rPr>
        <w:t>Concreet:</w:t>
      </w:r>
    </w:p>
    <w:p w14:paraId="5F67A718" w14:textId="77777777" w:rsidR="00BC132A" w:rsidRPr="00BC132A" w:rsidRDefault="00BC132A" w:rsidP="00D27DAD">
      <w:pPr>
        <w:numPr>
          <w:ilvl w:val="0"/>
          <w:numId w:val="39"/>
        </w:numPr>
        <w:spacing w:after="0"/>
        <w:rPr>
          <w:lang w:eastAsia="nl-BE"/>
        </w:rPr>
      </w:pPr>
      <w:r w:rsidRPr="00BC132A">
        <w:rPr>
          <w:lang w:eastAsia="nl-BE"/>
        </w:rPr>
        <w:t>Mee bepalen van de functionele vereisten die relevant zijn voor álle steden/gemeenten.</w:t>
      </w:r>
    </w:p>
    <w:p w14:paraId="26822DBF" w14:textId="77777777" w:rsidR="00BC132A" w:rsidRPr="00BC132A" w:rsidRDefault="00BC132A" w:rsidP="00D27DAD">
      <w:pPr>
        <w:numPr>
          <w:ilvl w:val="0"/>
          <w:numId w:val="39"/>
        </w:numPr>
        <w:spacing w:after="0"/>
        <w:rPr>
          <w:lang w:eastAsia="nl-BE"/>
        </w:rPr>
      </w:pPr>
      <w:r w:rsidRPr="00BC132A">
        <w:rPr>
          <w:lang w:eastAsia="nl-BE"/>
        </w:rPr>
        <w:t>Toetsen of de voorgestelde API’s, rapporten, of OSLO-modellen herbruikbaar zijn binnen bestaande VVSG-instrumenten of andere tools.</w:t>
      </w:r>
    </w:p>
    <w:p w14:paraId="6B21ACAF" w14:textId="77777777" w:rsidR="00BC132A" w:rsidRPr="00BC132A" w:rsidRDefault="00BC132A" w:rsidP="00D27DAD">
      <w:pPr>
        <w:numPr>
          <w:ilvl w:val="0"/>
          <w:numId w:val="39"/>
        </w:numPr>
        <w:spacing w:after="0"/>
        <w:rPr>
          <w:lang w:eastAsia="nl-BE"/>
        </w:rPr>
      </w:pPr>
      <w:r w:rsidRPr="00BC132A">
        <w:rPr>
          <w:lang w:eastAsia="nl-BE"/>
        </w:rPr>
        <w:t>Adviseren over juridische, organisatorische of financiële knelpunten bij uitrol.</w:t>
      </w:r>
    </w:p>
    <w:p w14:paraId="05EAAD8A" w14:textId="18355223" w:rsidR="00BC132A" w:rsidRDefault="00BC132A" w:rsidP="00BC132A">
      <w:pPr>
        <w:spacing w:after="0"/>
        <w:rPr>
          <w:lang w:eastAsia="nl-BE"/>
        </w:rPr>
      </w:pPr>
      <w:r w:rsidRPr="00BC132A">
        <w:rPr>
          <w:b/>
          <w:bCs/>
          <w:lang w:eastAsia="nl-BE"/>
        </w:rPr>
        <w:t>Vraag aan VVSG/KVS:</w:t>
      </w:r>
      <w:r w:rsidRPr="00BC132A">
        <w:rPr>
          <w:lang w:eastAsia="nl-BE"/>
        </w:rPr>
        <w:br/>
        <w:t>“Kunnen jullie mee instaan voor de toetsing van de Vlaamse toepasbaarheid en beleidsimpact van de digitale oplossing, in functie van herbruikbaarheid binnen VVSG-instrumenten of aanbevelingen?”</w:t>
      </w:r>
    </w:p>
    <w:p w14:paraId="017A37C0" w14:textId="77777777" w:rsidR="009628B1" w:rsidRPr="00BC132A" w:rsidRDefault="009628B1" w:rsidP="00BC132A">
      <w:pPr>
        <w:spacing w:after="0"/>
        <w:rPr>
          <w:lang w:eastAsia="nl-BE"/>
        </w:rPr>
      </w:pPr>
    </w:p>
    <w:p w14:paraId="638B9104" w14:textId="4F78620C" w:rsidR="00BC132A" w:rsidRPr="00BC132A" w:rsidRDefault="00BC132A" w:rsidP="00BC132A">
      <w:pPr>
        <w:rPr>
          <w:lang w:eastAsia="nl-BE"/>
        </w:rPr>
      </w:pPr>
      <w:r w:rsidRPr="00BC132A">
        <w:rPr>
          <w:b/>
          <w:bCs/>
          <w:lang w:eastAsia="nl-BE"/>
        </w:rPr>
        <w:t>4. Versterking van de beleidskloof (policy–implementation gap)</w:t>
      </w:r>
    </w:p>
    <w:p w14:paraId="7C473412" w14:textId="77777777" w:rsidR="00BC132A" w:rsidRPr="00BC132A" w:rsidRDefault="00BC132A" w:rsidP="00BC132A">
      <w:pPr>
        <w:rPr>
          <w:lang w:eastAsia="nl-BE"/>
        </w:rPr>
      </w:pPr>
      <w:r w:rsidRPr="00BC132A">
        <w:rPr>
          <w:b/>
          <w:bCs/>
          <w:lang w:eastAsia="nl-BE"/>
        </w:rPr>
        <w:t>Rol:</w:t>
      </w:r>
      <w:r w:rsidRPr="00BC132A">
        <w:rPr>
          <w:lang w:eastAsia="nl-BE"/>
        </w:rPr>
        <w:t xml:space="preserve"> VVSG kan via haar contacten met de Vlaamse administratie en sectororganisaties de terugkoppeling maken naar Vlaamse beleidslijnen (bv. Code voor Infrastructuurwerken, decreet lokaal bestuur, Digitaal Vlaanderen-strategie).</w:t>
      </w:r>
    </w:p>
    <w:p w14:paraId="52A58CC6" w14:textId="3F629615" w:rsidR="00BC132A" w:rsidRPr="00BC132A" w:rsidRDefault="00BC132A" w:rsidP="00BC132A">
      <w:pPr>
        <w:rPr>
          <w:lang w:eastAsia="nl-BE"/>
        </w:rPr>
      </w:pPr>
      <w:r w:rsidRPr="00BC132A">
        <w:rPr>
          <w:b/>
          <w:bCs/>
          <w:lang w:eastAsia="nl-BE"/>
        </w:rPr>
        <w:t>Vraag aan VVSG:</w:t>
      </w:r>
      <w:r w:rsidRPr="00BC132A">
        <w:rPr>
          <w:lang w:eastAsia="nl-BE"/>
        </w:rPr>
        <w:t xml:space="preserve"> “Willen jullie mee zoeken naar manieren om het beleid op Vlaams niveau (bv. standaardisatie, herstelaanpak, randvoorwaarden voor nutsmaatschappijen) beter te verbinden met de lokale uitvoering, o.a. via input in dit project?”</w:t>
      </w:r>
    </w:p>
    <w:p w14:paraId="34167A0C" w14:textId="63EAE371" w:rsidR="00BC132A" w:rsidRPr="00BC132A" w:rsidRDefault="00BC132A" w:rsidP="00BC132A">
      <w:pPr>
        <w:spacing w:after="0"/>
        <w:rPr>
          <w:lang w:eastAsia="nl-BE"/>
        </w:rPr>
      </w:pPr>
    </w:p>
    <w:p w14:paraId="5D54EA56" w14:textId="048E4136" w:rsidR="00BC132A" w:rsidRPr="00BC132A" w:rsidRDefault="00BC132A" w:rsidP="00BC132A">
      <w:pPr>
        <w:spacing w:after="0"/>
        <w:rPr>
          <w:b/>
          <w:bCs/>
          <w:lang w:eastAsia="nl-BE"/>
        </w:rPr>
      </w:pPr>
      <w:r w:rsidRPr="00BC132A">
        <w:rPr>
          <w:b/>
          <w:bCs/>
          <w:lang w:eastAsia="nl-BE"/>
        </w:rPr>
        <w:t xml:space="preserve">Samenvattende </w:t>
      </w:r>
      <w:r w:rsidR="009628B1">
        <w:rPr>
          <w:b/>
          <w:bCs/>
          <w:lang w:eastAsia="nl-BE"/>
        </w:rPr>
        <w:t>vraagstelling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4125"/>
        <w:gridCol w:w="4367"/>
      </w:tblGrid>
      <w:tr w:rsidR="00BC132A" w:rsidRPr="00BC132A" w14:paraId="2033D213" w14:textId="77777777">
        <w:trPr>
          <w:tblHeader/>
          <w:tblCellSpacing w:w="15" w:type="dxa"/>
        </w:trPr>
        <w:tc>
          <w:tcPr>
            <w:tcW w:w="0" w:type="auto"/>
            <w:vAlign w:val="center"/>
            <w:hideMark/>
          </w:tcPr>
          <w:p w14:paraId="1DAEC620" w14:textId="77777777" w:rsidR="00BC132A" w:rsidRPr="00BC132A" w:rsidRDefault="00BC132A" w:rsidP="00BC132A">
            <w:pPr>
              <w:spacing w:after="0"/>
              <w:rPr>
                <w:b/>
                <w:bCs/>
                <w:lang w:eastAsia="nl-BE"/>
              </w:rPr>
            </w:pPr>
            <w:r w:rsidRPr="00BC132A">
              <w:rPr>
                <w:b/>
                <w:bCs/>
                <w:lang w:eastAsia="nl-BE"/>
              </w:rPr>
              <w:t>Actor</w:t>
            </w:r>
          </w:p>
        </w:tc>
        <w:tc>
          <w:tcPr>
            <w:tcW w:w="0" w:type="auto"/>
            <w:vAlign w:val="center"/>
            <w:hideMark/>
          </w:tcPr>
          <w:p w14:paraId="54F38E25" w14:textId="77777777" w:rsidR="00BC132A" w:rsidRPr="00BC132A" w:rsidRDefault="00BC132A" w:rsidP="00BC132A">
            <w:pPr>
              <w:spacing w:after="0"/>
              <w:rPr>
                <w:b/>
                <w:bCs/>
                <w:lang w:eastAsia="nl-BE"/>
              </w:rPr>
            </w:pPr>
            <w:r w:rsidRPr="00BC132A">
              <w:rPr>
                <w:b/>
                <w:bCs/>
                <w:lang w:eastAsia="nl-BE"/>
              </w:rPr>
              <w:t>Potentiële rol</w:t>
            </w:r>
          </w:p>
        </w:tc>
        <w:tc>
          <w:tcPr>
            <w:tcW w:w="0" w:type="auto"/>
            <w:vAlign w:val="center"/>
            <w:hideMark/>
          </w:tcPr>
          <w:p w14:paraId="1EA0F716" w14:textId="77777777" w:rsidR="00BC132A" w:rsidRPr="00BC132A" w:rsidRDefault="00BC132A" w:rsidP="00BC132A">
            <w:pPr>
              <w:spacing w:after="0"/>
              <w:rPr>
                <w:b/>
                <w:bCs/>
                <w:lang w:eastAsia="nl-BE"/>
              </w:rPr>
            </w:pPr>
            <w:r w:rsidRPr="00BC132A">
              <w:rPr>
                <w:b/>
                <w:bCs/>
                <w:lang w:eastAsia="nl-BE"/>
              </w:rPr>
              <w:t>Te stellen vraag</w:t>
            </w:r>
          </w:p>
        </w:tc>
      </w:tr>
      <w:tr w:rsidR="00BC132A" w:rsidRPr="00BC132A" w14:paraId="2D7ED3FA" w14:textId="77777777">
        <w:trPr>
          <w:tblCellSpacing w:w="15" w:type="dxa"/>
        </w:trPr>
        <w:tc>
          <w:tcPr>
            <w:tcW w:w="0" w:type="auto"/>
            <w:vAlign w:val="center"/>
            <w:hideMark/>
          </w:tcPr>
          <w:p w14:paraId="7F0ED686" w14:textId="77777777" w:rsidR="00BC132A" w:rsidRPr="00BC132A" w:rsidRDefault="00BC132A" w:rsidP="00BC132A">
            <w:pPr>
              <w:spacing w:after="0"/>
              <w:rPr>
                <w:lang w:eastAsia="nl-BE"/>
              </w:rPr>
            </w:pPr>
            <w:r w:rsidRPr="00BC132A">
              <w:rPr>
                <w:b/>
                <w:bCs/>
                <w:lang w:eastAsia="nl-BE"/>
              </w:rPr>
              <w:t>VVSG</w:t>
            </w:r>
          </w:p>
        </w:tc>
        <w:tc>
          <w:tcPr>
            <w:tcW w:w="0" w:type="auto"/>
            <w:vAlign w:val="center"/>
            <w:hideMark/>
          </w:tcPr>
          <w:p w14:paraId="7748D8A6" w14:textId="06DBF508" w:rsidR="00BC132A" w:rsidRPr="00BC132A" w:rsidRDefault="00BC132A" w:rsidP="00BC132A">
            <w:pPr>
              <w:spacing w:after="0"/>
              <w:rPr>
                <w:lang w:eastAsia="nl-BE"/>
              </w:rPr>
            </w:pPr>
            <w:r w:rsidRPr="00BC132A">
              <w:rPr>
                <w:lang w:eastAsia="nl-BE"/>
              </w:rPr>
              <w:t>Netwerkregisseur, strategisch klankbord, beleidsvertaler</w:t>
            </w:r>
            <w:r w:rsidR="00D765D4">
              <w:rPr>
                <w:lang w:eastAsia="nl-BE"/>
              </w:rPr>
              <w:t xml:space="preserve">, </w:t>
            </w:r>
            <w:r w:rsidR="009628B1" w:rsidRPr="007557C7">
              <w:rPr>
                <w:rFonts w:ascii="Calibri" w:eastAsiaTheme="minorEastAsia" w:hAnsi="Calibri"/>
                <w:sz w:val="20"/>
                <w:szCs w:val="24"/>
                <w:lang w:eastAsia="nl-NL"/>
              </w:rPr>
              <w:t>lobby en coördinatie tussen steden.</w:t>
            </w:r>
          </w:p>
        </w:tc>
        <w:tc>
          <w:tcPr>
            <w:tcW w:w="0" w:type="auto"/>
            <w:vAlign w:val="center"/>
            <w:hideMark/>
          </w:tcPr>
          <w:p w14:paraId="40AC4FD1" w14:textId="77777777" w:rsidR="00BC132A" w:rsidRPr="00BC132A" w:rsidRDefault="00BC132A" w:rsidP="00BC132A">
            <w:pPr>
              <w:spacing w:after="0"/>
              <w:rPr>
                <w:lang w:eastAsia="nl-BE"/>
              </w:rPr>
            </w:pPr>
            <w:r w:rsidRPr="00BC132A">
              <w:rPr>
                <w:lang w:eastAsia="nl-BE"/>
              </w:rPr>
              <w:t>Zie vraag 1, 2, 3, 4 hierboven</w:t>
            </w:r>
          </w:p>
        </w:tc>
      </w:tr>
      <w:tr w:rsidR="00BC132A" w:rsidRPr="00BC132A" w14:paraId="3092C373" w14:textId="77777777">
        <w:trPr>
          <w:tblCellSpacing w:w="15" w:type="dxa"/>
        </w:trPr>
        <w:tc>
          <w:tcPr>
            <w:tcW w:w="0" w:type="auto"/>
            <w:vAlign w:val="center"/>
            <w:hideMark/>
          </w:tcPr>
          <w:p w14:paraId="7596E97F" w14:textId="77777777" w:rsidR="00BC132A" w:rsidRPr="00BC132A" w:rsidRDefault="00BC132A" w:rsidP="00BC132A">
            <w:pPr>
              <w:spacing w:after="0"/>
              <w:rPr>
                <w:lang w:eastAsia="nl-BE"/>
              </w:rPr>
            </w:pPr>
            <w:r w:rsidRPr="00BC132A">
              <w:rPr>
                <w:b/>
                <w:bCs/>
                <w:lang w:eastAsia="nl-BE"/>
              </w:rPr>
              <w:t>KVS</w:t>
            </w:r>
          </w:p>
        </w:tc>
        <w:tc>
          <w:tcPr>
            <w:tcW w:w="0" w:type="auto"/>
            <w:vAlign w:val="center"/>
            <w:hideMark/>
          </w:tcPr>
          <w:p w14:paraId="39889882" w14:textId="77777777" w:rsidR="00BC132A" w:rsidRPr="00BC132A" w:rsidRDefault="00BC132A" w:rsidP="00BC132A">
            <w:pPr>
              <w:spacing w:after="0"/>
              <w:rPr>
                <w:lang w:eastAsia="nl-BE"/>
              </w:rPr>
            </w:pPr>
            <w:r w:rsidRPr="00BC132A">
              <w:rPr>
                <w:lang w:eastAsia="nl-BE"/>
              </w:rPr>
              <w:t>Lerend netwerk, kennisdeler, verspreider van good practices</w:t>
            </w:r>
          </w:p>
        </w:tc>
        <w:tc>
          <w:tcPr>
            <w:tcW w:w="0" w:type="auto"/>
            <w:vAlign w:val="center"/>
            <w:hideMark/>
          </w:tcPr>
          <w:p w14:paraId="484F984E" w14:textId="77777777" w:rsidR="00BC132A" w:rsidRPr="00BC132A" w:rsidRDefault="00BC132A" w:rsidP="00BC132A">
            <w:pPr>
              <w:spacing w:after="0"/>
              <w:rPr>
                <w:lang w:eastAsia="nl-BE"/>
              </w:rPr>
            </w:pPr>
            <w:r w:rsidRPr="00BC132A">
              <w:rPr>
                <w:lang w:eastAsia="nl-BE"/>
              </w:rPr>
              <w:t>“Willen jullie dit project mee opvolgen als ‘lerend dossier’ en good practice verspreiden via eigen kanalen?”</w:t>
            </w:r>
          </w:p>
        </w:tc>
      </w:tr>
    </w:tbl>
    <w:p w14:paraId="77627FB0" w14:textId="77777777" w:rsidR="00CA19C7" w:rsidRPr="00F35E7E" w:rsidRDefault="00CA19C7" w:rsidP="00BD448F">
      <w:pPr>
        <w:rPr>
          <w:lang w:eastAsia="nl-BE"/>
        </w:rPr>
      </w:pPr>
    </w:p>
    <w:p w14:paraId="79F0CE74" w14:textId="630F12CC" w:rsidR="0005759F" w:rsidRPr="0005759F" w:rsidRDefault="00EB5055" w:rsidP="00D2389B">
      <w:pPr>
        <w:pStyle w:val="kleinetitel"/>
        <w:pBdr>
          <w:top w:val="single" w:sz="4" w:space="1" w:color="auto"/>
          <w:left w:val="single" w:sz="4" w:space="4" w:color="auto"/>
          <w:bottom w:val="single" w:sz="4" w:space="1" w:color="auto"/>
          <w:right w:val="single" w:sz="4" w:space="4" w:color="auto"/>
        </w:pBdr>
        <w:rPr>
          <w:lang w:eastAsia="nl-BE"/>
        </w:rPr>
      </w:pPr>
      <w:r>
        <w:rPr>
          <w:lang w:eastAsia="nl-BE"/>
        </w:rPr>
        <w:t>R</w:t>
      </w:r>
      <w:r w:rsidR="0005759F" w:rsidRPr="0005759F">
        <w:rPr>
          <w:lang w:eastAsia="nl-BE"/>
        </w:rPr>
        <w:t xml:space="preserve">ol en opdracht van de nutsbedrijven </w:t>
      </w:r>
    </w:p>
    <w:p w14:paraId="262D380C" w14:textId="77777777" w:rsidR="0005759F" w:rsidRPr="0005759F" w:rsidRDefault="0005759F" w:rsidP="0005759F">
      <w:pPr>
        <w:spacing w:after="0"/>
        <w:rPr>
          <w:lang w:eastAsia="nl-BE"/>
        </w:rPr>
      </w:pPr>
      <w:r w:rsidRPr="0005759F">
        <w:rPr>
          <w:lang w:eastAsia="nl-BE"/>
        </w:rPr>
        <w:t xml:space="preserve">De nutsbedrijven (gas, elektriciteit, telecom, water, warmte, verlichting) zijn sleutelactoren in het publieke domein. Zij voeren ingrepen uit die ingrijpen op de ondergrond én bepalen mede de kwaliteit van de publieke ruimte. Binnen het project </w:t>
      </w:r>
      <w:r w:rsidRPr="0005759F">
        <w:rPr>
          <w:i/>
          <w:iCs/>
          <w:lang w:eastAsia="nl-BE"/>
        </w:rPr>
        <w:t>Verbeterde Werking Nuts</w:t>
      </w:r>
      <w:r w:rsidRPr="0005759F">
        <w:rPr>
          <w:lang w:eastAsia="nl-BE"/>
        </w:rPr>
        <w:t xml:space="preserve"> krijgen ze een meer structurele rol toebedeeld — als </w:t>
      </w:r>
      <w:r w:rsidRPr="0005759F">
        <w:rPr>
          <w:b/>
          <w:bCs/>
          <w:lang w:eastAsia="nl-BE"/>
        </w:rPr>
        <w:t>verantwoordelijke mede-uitvoerder van een gedeelde stedelijke opdracht</w:t>
      </w:r>
      <w:r w:rsidRPr="0005759F">
        <w:rPr>
          <w:lang w:eastAsia="nl-BE"/>
        </w:rPr>
        <w:t>.</w:t>
      </w:r>
    </w:p>
    <w:p w14:paraId="2FCBDA3C" w14:textId="43AF0BC0" w:rsidR="0005759F" w:rsidRPr="0005759F" w:rsidRDefault="0005759F" w:rsidP="0005759F">
      <w:pPr>
        <w:spacing w:after="0"/>
        <w:rPr>
          <w:lang w:eastAsia="nl-BE"/>
        </w:rPr>
      </w:pPr>
    </w:p>
    <w:p w14:paraId="3A7FFA47" w14:textId="112192C3" w:rsidR="0005759F" w:rsidRPr="0005759F" w:rsidRDefault="0005759F" w:rsidP="0005759F">
      <w:pPr>
        <w:spacing w:after="0"/>
        <w:rPr>
          <w:b/>
          <w:bCs/>
          <w:lang w:eastAsia="nl-BE"/>
        </w:rPr>
      </w:pPr>
      <w:r w:rsidRPr="0005759F">
        <w:rPr>
          <w:b/>
          <w:bCs/>
          <w:lang w:eastAsia="nl-BE"/>
        </w:rPr>
        <w:t>1. Opdracht: kwaliteitsvol, transparant en gecoördineerd werken</w:t>
      </w:r>
    </w:p>
    <w:p w14:paraId="5AB13E66" w14:textId="77777777" w:rsidR="0005759F" w:rsidRPr="0005759F" w:rsidRDefault="0005759F" w:rsidP="0005759F">
      <w:pPr>
        <w:spacing w:after="0"/>
        <w:rPr>
          <w:lang w:eastAsia="nl-BE"/>
        </w:rPr>
      </w:pPr>
      <w:r w:rsidRPr="0005759F">
        <w:rPr>
          <w:lang w:eastAsia="nl-BE"/>
        </w:rPr>
        <w:t xml:space="preserve">De nutsbedrijven worden niet langer enkel gezien als passieve aanvragers, maar als </w:t>
      </w:r>
      <w:r w:rsidRPr="0005759F">
        <w:rPr>
          <w:b/>
          <w:bCs/>
          <w:lang w:eastAsia="nl-BE"/>
        </w:rPr>
        <w:t>actieve partners met gedeelde verantwoordelijkheden</w:t>
      </w:r>
      <w:r w:rsidRPr="0005759F">
        <w:rPr>
          <w:lang w:eastAsia="nl-BE"/>
        </w:rPr>
        <w:t>. Ze krijgen de opdracht om:</w:t>
      </w:r>
    </w:p>
    <w:p w14:paraId="5CB3A944" w14:textId="77777777" w:rsidR="0005759F" w:rsidRPr="0005759F" w:rsidRDefault="0005759F" w:rsidP="00D27DAD">
      <w:pPr>
        <w:numPr>
          <w:ilvl w:val="0"/>
          <w:numId w:val="40"/>
        </w:numPr>
        <w:spacing w:after="0"/>
        <w:rPr>
          <w:lang w:eastAsia="nl-BE"/>
        </w:rPr>
      </w:pPr>
      <w:r w:rsidRPr="0005759F">
        <w:rPr>
          <w:b/>
          <w:bCs/>
          <w:lang w:eastAsia="nl-BE"/>
        </w:rPr>
        <w:t>Hun geplande werken correct en tijdig aan te leveren via GIPOD</w:t>
      </w:r>
      <w:r w:rsidRPr="0005759F">
        <w:rPr>
          <w:lang w:eastAsia="nl-BE"/>
        </w:rPr>
        <w:t>.</w:t>
      </w:r>
    </w:p>
    <w:p w14:paraId="73718A37" w14:textId="77777777" w:rsidR="0005759F" w:rsidRPr="0005759F" w:rsidRDefault="0005759F" w:rsidP="00D27DAD">
      <w:pPr>
        <w:numPr>
          <w:ilvl w:val="0"/>
          <w:numId w:val="40"/>
        </w:numPr>
        <w:spacing w:after="0"/>
        <w:rPr>
          <w:lang w:eastAsia="nl-BE"/>
        </w:rPr>
      </w:pPr>
      <w:r w:rsidRPr="0005759F">
        <w:rPr>
          <w:b/>
          <w:bCs/>
          <w:lang w:eastAsia="nl-BE"/>
        </w:rPr>
        <w:t>Hun uitvoering af te stemmen op de stedelijke regels</w:t>
      </w:r>
      <w:r w:rsidRPr="0005759F">
        <w:rPr>
          <w:lang w:eastAsia="nl-BE"/>
        </w:rPr>
        <w:t xml:space="preserve"> rond herstel, communicatie en vergunning.</w:t>
      </w:r>
    </w:p>
    <w:p w14:paraId="65D04B20" w14:textId="77777777" w:rsidR="0005759F" w:rsidRPr="0005759F" w:rsidRDefault="0005759F" w:rsidP="00D27DAD">
      <w:pPr>
        <w:numPr>
          <w:ilvl w:val="0"/>
          <w:numId w:val="40"/>
        </w:numPr>
        <w:spacing w:after="0"/>
        <w:rPr>
          <w:lang w:eastAsia="nl-BE"/>
        </w:rPr>
      </w:pPr>
      <w:r w:rsidRPr="0005759F">
        <w:rPr>
          <w:b/>
          <w:bCs/>
          <w:lang w:eastAsia="nl-BE"/>
        </w:rPr>
        <w:t>Zorg te dragen voor correcte herstelling van het wegdek</w:t>
      </w:r>
      <w:r w:rsidRPr="0005759F">
        <w:rPr>
          <w:lang w:eastAsia="nl-BE"/>
        </w:rPr>
        <w:t xml:space="preserve"> conform het stedelijke herstelreglement en de Code Nuts.</w:t>
      </w:r>
    </w:p>
    <w:p w14:paraId="02DF013E" w14:textId="77777777" w:rsidR="0005759F" w:rsidRPr="0005759F" w:rsidRDefault="0005759F" w:rsidP="00D27DAD">
      <w:pPr>
        <w:numPr>
          <w:ilvl w:val="0"/>
          <w:numId w:val="40"/>
        </w:numPr>
        <w:spacing w:after="0"/>
        <w:rPr>
          <w:lang w:eastAsia="nl-BE"/>
        </w:rPr>
      </w:pPr>
      <w:r w:rsidRPr="0005759F">
        <w:rPr>
          <w:b/>
          <w:bCs/>
          <w:lang w:eastAsia="nl-BE"/>
        </w:rPr>
        <w:t>Constructief te reageren op meldingen, vaststellingen en herstelopdrachten</w:t>
      </w:r>
      <w:r w:rsidRPr="0005759F">
        <w:rPr>
          <w:lang w:eastAsia="nl-BE"/>
        </w:rPr>
        <w:t xml:space="preserve"> binnen de gestelde termijnen.</w:t>
      </w:r>
    </w:p>
    <w:p w14:paraId="16C54E24" w14:textId="77777777" w:rsidR="00755D15" w:rsidRDefault="00755D15" w:rsidP="0005759F">
      <w:pPr>
        <w:spacing w:after="0"/>
        <w:rPr>
          <w:i/>
          <w:iCs/>
          <w:lang w:eastAsia="nl-BE"/>
        </w:rPr>
      </w:pPr>
    </w:p>
    <w:p w14:paraId="403F493E" w14:textId="1523BAE3" w:rsidR="0005759F" w:rsidRPr="0005759F" w:rsidRDefault="0005759F" w:rsidP="0005759F">
      <w:pPr>
        <w:spacing w:after="0"/>
        <w:rPr>
          <w:lang w:eastAsia="nl-BE"/>
        </w:rPr>
      </w:pPr>
      <w:r w:rsidRPr="0005759F">
        <w:rPr>
          <w:i/>
          <w:iCs/>
          <w:lang w:eastAsia="nl-BE"/>
        </w:rPr>
        <w:t>Deze opdracht geldt zowel voor individuele nutsmaatschappijen als voor de verenigde nutsactoren via overlegorganen zoals COATT.</w:t>
      </w:r>
    </w:p>
    <w:p w14:paraId="56E99F53" w14:textId="022E4238" w:rsidR="0005759F" w:rsidRPr="0005759F" w:rsidRDefault="0005759F" w:rsidP="0005759F">
      <w:pPr>
        <w:spacing w:after="0"/>
        <w:rPr>
          <w:lang w:eastAsia="nl-BE"/>
        </w:rPr>
      </w:pPr>
    </w:p>
    <w:p w14:paraId="5B920ECA" w14:textId="453BB3A4" w:rsidR="0005759F" w:rsidRPr="0005759F" w:rsidRDefault="0005759F" w:rsidP="0005759F">
      <w:pPr>
        <w:spacing w:after="0"/>
        <w:rPr>
          <w:b/>
          <w:bCs/>
          <w:lang w:eastAsia="nl-BE"/>
        </w:rPr>
      </w:pPr>
      <w:r w:rsidRPr="0005759F">
        <w:rPr>
          <w:b/>
          <w:bCs/>
          <w:lang w:eastAsia="nl-BE"/>
        </w:rPr>
        <w:t>2. Rol in het wegwerken van de policy–implementation gap</w:t>
      </w:r>
    </w:p>
    <w:p w14:paraId="0D4E3AD8" w14:textId="77777777" w:rsidR="0005759F" w:rsidRPr="0005759F" w:rsidRDefault="0005759F" w:rsidP="0005759F">
      <w:pPr>
        <w:spacing w:after="0"/>
        <w:rPr>
          <w:lang w:eastAsia="nl-BE"/>
        </w:rPr>
      </w:pPr>
      <w:r w:rsidRPr="0005759F">
        <w:rPr>
          <w:lang w:eastAsia="nl-BE"/>
        </w:rPr>
        <w:t xml:space="preserve">De beleidsdoelstelling is duidelijk: </w:t>
      </w:r>
      <w:r w:rsidRPr="0005759F">
        <w:rPr>
          <w:b/>
          <w:bCs/>
          <w:lang w:eastAsia="nl-BE"/>
        </w:rPr>
        <w:t>minder hinder, snellere afhandeling, beter herstel</w:t>
      </w:r>
      <w:r w:rsidRPr="0005759F">
        <w:rPr>
          <w:lang w:eastAsia="nl-BE"/>
        </w:rPr>
        <w:t>. In de praktijk blijft de uitvoering echter steken door:</w:t>
      </w:r>
    </w:p>
    <w:p w14:paraId="0D3433AF" w14:textId="77777777" w:rsidR="0005759F" w:rsidRPr="0005759F" w:rsidRDefault="0005759F" w:rsidP="00D27DAD">
      <w:pPr>
        <w:numPr>
          <w:ilvl w:val="0"/>
          <w:numId w:val="41"/>
        </w:numPr>
        <w:spacing w:after="0"/>
        <w:rPr>
          <w:lang w:eastAsia="nl-BE"/>
        </w:rPr>
      </w:pPr>
      <w:r w:rsidRPr="0005759F">
        <w:rPr>
          <w:lang w:eastAsia="nl-BE"/>
        </w:rPr>
        <w:t>onderaannemers zonder kennis van stedelijke normen,</w:t>
      </w:r>
    </w:p>
    <w:p w14:paraId="26AF716E" w14:textId="77777777" w:rsidR="0005759F" w:rsidRPr="0005759F" w:rsidRDefault="0005759F" w:rsidP="00D27DAD">
      <w:pPr>
        <w:numPr>
          <w:ilvl w:val="0"/>
          <w:numId w:val="41"/>
        </w:numPr>
        <w:spacing w:after="0"/>
        <w:rPr>
          <w:lang w:eastAsia="nl-BE"/>
        </w:rPr>
      </w:pPr>
      <w:r w:rsidRPr="0005759F">
        <w:rPr>
          <w:lang w:eastAsia="nl-BE"/>
        </w:rPr>
        <w:t>gebrekkige herstellingen (geen chape, verkeerde stenen),</w:t>
      </w:r>
    </w:p>
    <w:p w14:paraId="339F4CEC" w14:textId="77777777" w:rsidR="0005759F" w:rsidRPr="0005759F" w:rsidRDefault="0005759F" w:rsidP="00D27DAD">
      <w:pPr>
        <w:numPr>
          <w:ilvl w:val="0"/>
          <w:numId w:val="41"/>
        </w:numPr>
        <w:spacing w:after="0"/>
        <w:rPr>
          <w:lang w:eastAsia="nl-BE"/>
        </w:rPr>
      </w:pPr>
      <w:r w:rsidRPr="0005759F">
        <w:rPr>
          <w:lang w:eastAsia="nl-BE"/>
        </w:rPr>
        <w:t>onvolledige communicatie of afwezigheid in GIPOD.</w:t>
      </w:r>
    </w:p>
    <w:p w14:paraId="0156C9E9" w14:textId="77777777" w:rsidR="0005759F" w:rsidRPr="0005759F" w:rsidRDefault="0005759F" w:rsidP="0005759F">
      <w:pPr>
        <w:spacing w:after="0"/>
        <w:rPr>
          <w:lang w:eastAsia="nl-BE"/>
        </w:rPr>
      </w:pPr>
      <w:r w:rsidRPr="0005759F">
        <w:rPr>
          <w:b/>
          <w:bCs/>
          <w:lang w:eastAsia="nl-BE"/>
        </w:rPr>
        <w:t>Het project biedt de nutsbedrijven een kader om deze kloof te helpen dichten</w:t>
      </w:r>
      <w:r w:rsidRPr="0005759F">
        <w:rPr>
          <w:lang w:eastAsia="nl-B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6277"/>
      </w:tblGrid>
      <w:tr w:rsidR="0005759F" w:rsidRPr="0005759F" w14:paraId="4EDED6DA" w14:textId="77777777">
        <w:trPr>
          <w:tblHeader/>
          <w:tblCellSpacing w:w="15" w:type="dxa"/>
        </w:trPr>
        <w:tc>
          <w:tcPr>
            <w:tcW w:w="0" w:type="auto"/>
            <w:vAlign w:val="center"/>
            <w:hideMark/>
          </w:tcPr>
          <w:p w14:paraId="798CB0C1" w14:textId="77777777" w:rsidR="0005759F" w:rsidRPr="0005759F" w:rsidRDefault="0005759F" w:rsidP="0005759F">
            <w:pPr>
              <w:spacing w:after="0"/>
              <w:rPr>
                <w:b/>
                <w:bCs/>
                <w:lang w:eastAsia="nl-BE"/>
              </w:rPr>
            </w:pPr>
            <w:r w:rsidRPr="0005759F">
              <w:rPr>
                <w:b/>
                <w:bCs/>
                <w:lang w:eastAsia="nl-BE"/>
              </w:rPr>
              <w:t>Middel</w:t>
            </w:r>
          </w:p>
        </w:tc>
        <w:tc>
          <w:tcPr>
            <w:tcW w:w="0" w:type="auto"/>
            <w:vAlign w:val="center"/>
            <w:hideMark/>
          </w:tcPr>
          <w:p w14:paraId="2565D666" w14:textId="77777777" w:rsidR="0005759F" w:rsidRPr="0005759F" w:rsidRDefault="0005759F" w:rsidP="0005759F">
            <w:pPr>
              <w:spacing w:after="0"/>
              <w:rPr>
                <w:b/>
                <w:bCs/>
                <w:lang w:eastAsia="nl-BE"/>
              </w:rPr>
            </w:pPr>
            <w:r w:rsidRPr="0005759F">
              <w:rPr>
                <w:b/>
                <w:bCs/>
                <w:lang w:eastAsia="nl-BE"/>
              </w:rPr>
              <w:t>Bijdrage nutsbedrijven</w:t>
            </w:r>
          </w:p>
        </w:tc>
      </w:tr>
      <w:tr w:rsidR="0005759F" w:rsidRPr="0005759F" w14:paraId="5F078CE7" w14:textId="77777777">
        <w:trPr>
          <w:tblCellSpacing w:w="15" w:type="dxa"/>
        </w:trPr>
        <w:tc>
          <w:tcPr>
            <w:tcW w:w="0" w:type="auto"/>
            <w:vAlign w:val="center"/>
            <w:hideMark/>
          </w:tcPr>
          <w:p w14:paraId="55E55431" w14:textId="77777777" w:rsidR="0005759F" w:rsidRPr="0005759F" w:rsidRDefault="0005759F" w:rsidP="0005759F">
            <w:pPr>
              <w:spacing w:after="0"/>
              <w:rPr>
                <w:lang w:eastAsia="nl-BE"/>
              </w:rPr>
            </w:pPr>
            <w:r w:rsidRPr="0005759F">
              <w:rPr>
                <w:b/>
                <w:bCs/>
                <w:lang w:eastAsia="nl-BE"/>
              </w:rPr>
              <w:t>Duidelijke randvoorwaarden</w:t>
            </w:r>
          </w:p>
        </w:tc>
        <w:tc>
          <w:tcPr>
            <w:tcW w:w="0" w:type="auto"/>
            <w:vAlign w:val="center"/>
            <w:hideMark/>
          </w:tcPr>
          <w:p w14:paraId="59DBC453" w14:textId="77777777" w:rsidR="0005759F" w:rsidRPr="0005759F" w:rsidRDefault="0005759F" w:rsidP="0005759F">
            <w:pPr>
              <w:spacing w:after="0"/>
              <w:rPr>
                <w:lang w:eastAsia="nl-BE"/>
              </w:rPr>
            </w:pPr>
            <w:r w:rsidRPr="0005759F">
              <w:rPr>
                <w:lang w:eastAsia="nl-BE"/>
              </w:rPr>
              <w:t>Werken conform stedelijke Code Nuts, herstelvoorwaarden en vergunningsbeleid.</w:t>
            </w:r>
          </w:p>
        </w:tc>
      </w:tr>
      <w:tr w:rsidR="0005759F" w:rsidRPr="0005759F" w14:paraId="5C6D79E9" w14:textId="77777777">
        <w:trPr>
          <w:tblCellSpacing w:w="15" w:type="dxa"/>
        </w:trPr>
        <w:tc>
          <w:tcPr>
            <w:tcW w:w="0" w:type="auto"/>
            <w:vAlign w:val="center"/>
            <w:hideMark/>
          </w:tcPr>
          <w:p w14:paraId="3FB55136" w14:textId="77777777" w:rsidR="0005759F" w:rsidRPr="0005759F" w:rsidRDefault="0005759F" w:rsidP="0005759F">
            <w:pPr>
              <w:spacing w:after="0"/>
              <w:rPr>
                <w:lang w:eastAsia="nl-BE"/>
              </w:rPr>
            </w:pPr>
            <w:r w:rsidRPr="0005759F">
              <w:rPr>
                <w:b/>
                <w:bCs/>
                <w:lang w:eastAsia="nl-BE"/>
              </w:rPr>
              <w:t>Feedback via vaststellingen</w:t>
            </w:r>
          </w:p>
        </w:tc>
        <w:tc>
          <w:tcPr>
            <w:tcW w:w="0" w:type="auto"/>
            <w:vAlign w:val="center"/>
            <w:hideMark/>
          </w:tcPr>
          <w:p w14:paraId="29F94F8C" w14:textId="77777777" w:rsidR="0005759F" w:rsidRPr="0005759F" w:rsidRDefault="0005759F" w:rsidP="0005759F">
            <w:pPr>
              <w:spacing w:after="0"/>
              <w:rPr>
                <w:lang w:eastAsia="nl-BE"/>
              </w:rPr>
            </w:pPr>
            <w:r w:rsidRPr="0005759F">
              <w:rPr>
                <w:lang w:eastAsia="nl-BE"/>
              </w:rPr>
              <w:t>Corrigeren van gebreken via digitale terugkoppeling, leertrajecten en structurele opvolging.</w:t>
            </w:r>
          </w:p>
        </w:tc>
      </w:tr>
      <w:tr w:rsidR="0005759F" w:rsidRPr="0005759F" w14:paraId="140414DD" w14:textId="77777777">
        <w:trPr>
          <w:tblCellSpacing w:w="15" w:type="dxa"/>
        </w:trPr>
        <w:tc>
          <w:tcPr>
            <w:tcW w:w="0" w:type="auto"/>
            <w:vAlign w:val="center"/>
            <w:hideMark/>
          </w:tcPr>
          <w:p w14:paraId="6EEAC77E" w14:textId="77777777" w:rsidR="0005759F" w:rsidRPr="0005759F" w:rsidRDefault="0005759F" w:rsidP="0005759F">
            <w:pPr>
              <w:spacing w:after="0"/>
              <w:rPr>
                <w:lang w:eastAsia="nl-BE"/>
              </w:rPr>
            </w:pPr>
            <w:r w:rsidRPr="0005759F">
              <w:rPr>
                <w:b/>
                <w:bCs/>
                <w:lang w:eastAsia="nl-BE"/>
              </w:rPr>
              <w:t>Pilootprojecten</w:t>
            </w:r>
          </w:p>
        </w:tc>
        <w:tc>
          <w:tcPr>
            <w:tcW w:w="0" w:type="auto"/>
            <w:vAlign w:val="center"/>
            <w:hideMark/>
          </w:tcPr>
          <w:p w14:paraId="3FF42389" w14:textId="77777777" w:rsidR="0005759F" w:rsidRPr="0005759F" w:rsidRDefault="0005759F" w:rsidP="0005759F">
            <w:pPr>
              <w:spacing w:after="0"/>
              <w:rPr>
                <w:lang w:eastAsia="nl-BE"/>
              </w:rPr>
            </w:pPr>
            <w:r w:rsidRPr="0005759F">
              <w:rPr>
                <w:lang w:eastAsia="nl-BE"/>
              </w:rPr>
              <w:t>Deelname aan proefprojecten (bv. WYRE in Merksem) met meetbare afspraken en verhoogd toezicht.</w:t>
            </w:r>
          </w:p>
        </w:tc>
      </w:tr>
      <w:tr w:rsidR="0005759F" w:rsidRPr="0005759F" w14:paraId="6127EC95" w14:textId="77777777">
        <w:trPr>
          <w:tblCellSpacing w:w="15" w:type="dxa"/>
        </w:trPr>
        <w:tc>
          <w:tcPr>
            <w:tcW w:w="0" w:type="auto"/>
            <w:vAlign w:val="center"/>
            <w:hideMark/>
          </w:tcPr>
          <w:p w14:paraId="7BA130CF" w14:textId="77777777" w:rsidR="0005759F" w:rsidRPr="0005759F" w:rsidRDefault="0005759F" w:rsidP="0005759F">
            <w:pPr>
              <w:spacing w:after="0"/>
              <w:rPr>
                <w:lang w:eastAsia="nl-BE"/>
              </w:rPr>
            </w:pPr>
            <w:r w:rsidRPr="0005759F">
              <w:rPr>
                <w:b/>
                <w:bCs/>
                <w:lang w:eastAsia="nl-BE"/>
              </w:rPr>
              <w:t>Gebruik van portalen en rapportering</w:t>
            </w:r>
          </w:p>
        </w:tc>
        <w:tc>
          <w:tcPr>
            <w:tcW w:w="0" w:type="auto"/>
            <w:vAlign w:val="center"/>
            <w:hideMark/>
          </w:tcPr>
          <w:p w14:paraId="71DA5CD3" w14:textId="77777777" w:rsidR="0005759F" w:rsidRPr="0005759F" w:rsidRDefault="0005759F" w:rsidP="0005759F">
            <w:pPr>
              <w:spacing w:after="0"/>
              <w:rPr>
                <w:lang w:eastAsia="nl-BE"/>
              </w:rPr>
            </w:pPr>
            <w:r w:rsidRPr="0005759F">
              <w:rPr>
                <w:lang w:eastAsia="nl-BE"/>
              </w:rPr>
              <w:t>Meewerken aan digitale logging, upload van foto’s, planningen en herstelstatus.</w:t>
            </w:r>
          </w:p>
        </w:tc>
      </w:tr>
    </w:tbl>
    <w:p w14:paraId="1DDF288F" w14:textId="77777777" w:rsidR="00755D15" w:rsidRDefault="00755D15" w:rsidP="0005759F">
      <w:pPr>
        <w:spacing w:after="0"/>
        <w:rPr>
          <w:rFonts w:ascii="Segoe UI Emoji" w:hAnsi="Segoe UI Emoji" w:cs="Segoe UI Emoji"/>
          <w:lang w:eastAsia="nl-BE"/>
        </w:rPr>
      </w:pPr>
    </w:p>
    <w:p w14:paraId="3DB5CED9" w14:textId="0CAE913E" w:rsidR="0005759F" w:rsidRPr="00A579ED" w:rsidRDefault="0005759F" w:rsidP="0005759F">
      <w:pPr>
        <w:spacing w:after="0"/>
        <w:rPr>
          <w:lang w:eastAsia="nl-BE"/>
        </w:rPr>
      </w:pPr>
      <w:r w:rsidRPr="0005759F">
        <w:rPr>
          <w:i/>
          <w:iCs/>
          <w:lang w:eastAsia="nl-BE"/>
        </w:rPr>
        <w:t>Door deze engagementen expliciet te maken, krijgen nutsbedrijven mee de verantwoordelijkheid voor kwaliteitsvol beheer van de publieke ruimte.</w:t>
      </w:r>
    </w:p>
    <w:p w14:paraId="13BE2F6E" w14:textId="77777777" w:rsidR="0005759F" w:rsidRDefault="0005759F" w:rsidP="0005759F">
      <w:pPr>
        <w:spacing w:after="0"/>
        <w:rPr>
          <w:b/>
          <w:bCs/>
          <w:lang w:eastAsia="nl-BE"/>
        </w:rPr>
      </w:pPr>
    </w:p>
    <w:p w14:paraId="74C961D9" w14:textId="02CD2983" w:rsidR="0005759F" w:rsidRPr="0005759F" w:rsidRDefault="0005759F" w:rsidP="0005759F">
      <w:pPr>
        <w:spacing w:after="0"/>
        <w:rPr>
          <w:b/>
          <w:bCs/>
          <w:lang w:eastAsia="nl-BE"/>
        </w:rPr>
      </w:pPr>
      <w:r w:rsidRPr="0005759F">
        <w:rPr>
          <w:b/>
          <w:bCs/>
          <w:lang w:eastAsia="nl-BE"/>
        </w:rPr>
        <w:t>3. Verplichting tot datadeling via GIPOD</w:t>
      </w:r>
    </w:p>
    <w:p w14:paraId="6CBBB79E" w14:textId="77777777" w:rsidR="0005759F" w:rsidRPr="0005759F" w:rsidRDefault="0005759F" w:rsidP="0005759F">
      <w:pPr>
        <w:spacing w:after="0"/>
        <w:rPr>
          <w:lang w:eastAsia="nl-BE"/>
        </w:rPr>
      </w:pPr>
      <w:r w:rsidRPr="0005759F">
        <w:rPr>
          <w:lang w:eastAsia="nl-BE"/>
        </w:rPr>
        <w:t>Voor een succesvolle digitalisering is het essentieel dat nutsbedrijven:</w:t>
      </w:r>
    </w:p>
    <w:p w14:paraId="788016EA" w14:textId="77777777" w:rsidR="0005759F" w:rsidRPr="0005759F" w:rsidRDefault="0005759F" w:rsidP="00D27DAD">
      <w:pPr>
        <w:numPr>
          <w:ilvl w:val="0"/>
          <w:numId w:val="42"/>
        </w:numPr>
        <w:spacing w:after="0"/>
        <w:rPr>
          <w:lang w:eastAsia="nl-BE"/>
        </w:rPr>
      </w:pPr>
      <w:r w:rsidRPr="0005759F">
        <w:rPr>
          <w:b/>
          <w:bCs/>
          <w:lang w:eastAsia="nl-BE"/>
        </w:rPr>
        <w:t>alle werken correct registreren in GIPOD</w:t>
      </w:r>
      <w:r w:rsidRPr="0005759F">
        <w:rPr>
          <w:lang w:eastAsia="nl-BE"/>
        </w:rPr>
        <w:t xml:space="preserve"> (minstens conform de Vlaamse verplichting bij categorie 3),</w:t>
      </w:r>
    </w:p>
    <w:p w14:paraId="64FC0C36" w14:textId="77777777" w:rsidR="0005759F" w:rsidRPr="0005759F" w:rsidRDefault="0005759F" w:rsidP="00D27DAD">
      <w:pPr>
        <w:numPr>
          <w:ilvl w:val="0"/>
          <w:numId w:val="42"/>
        </w:numPr>
        <w:spacing w:after="0"/>
        <w:rPr>
          <w:lang w:eastAsia="nl-BE"/>
        </w:rPr>
      </w:pPr>
      <w:r w:rsidRPr="0005759F">
        <w:rPr>
          <w:b/>
          <w:bCs/>
          <w:lang w:eastAsia="nl-BE"/>
        </w:rPr>
        <w:t>hun data verrijken met gedetailleerde statusinformatie, intekening en materialen</w:t>
      </w:r>
      <w:r w:rsidRPr="0005759F">
        <w:rPr>
          <w:lang w:eastAsia="nl-BE"/>
        </w:rPr>
        <w:t>,</w:t>
      </w:r>
    </w:p>
    <w:p w14:paraId="346D618A" w14:textId="77777777" w:rsidR="0005759F" w:rsidRPr="0005759F" w:rsidRDefault="0005759F" w:rsidP="00D27DAD">
      <w:pPr>
        <w:numPr>
          <w:ilvl w:val="0"/>
          <w:numId w:val="42"/>
        </w:numPr>
        <w:spacing w:after="0"/>
        <w:rPr>
          <w:lang w:eastAsia="nl-BE"/>
        </w:rPr>
      </w:pPr>
      <w:r w:rsidRPr="0005759F">
        <w:rPr>
          <w:b/>
          <w:bCs/>
          <w:lang w:eastAsia="nl-BE"/>
        </w:rPr>
        <w:t>deze data actueel houden</w:t>
      </w:r>
      <w:r w:rsidRPr="0005759F">
        <w:rPr>
          <w:lang w:eastAsia="nl-BE"/>
        </w:rPr>
        <w:t>, zodat ze bruikbaar zijn voor toezicht, communicatie en rapportering.</w:t>
      </w:r>
    </w:p>
    <w:p w14:paraId="76BDC663" w14:textId="77777777" w:rsidR="006B0C05" w:rsidRDefault="006B0C05" w:rsidP="0005759F">
      <w:pPr>
        <w:spacing w:after="0"/>
        <w:rPr>
          <w:rFonts w:ascii="Segoe UI Emoji" w:hAnsi="Segoe UI Emoji" w:cs="Segoe UI Emoji"/>
          <w:lang w:eastAsia="nl-BE"/>
        </w:rPr>
      </w:pPr>
    </w:p>
    <w:p w14:paraId="100E37E8" w14:textId="0BE8A2E4" w:rsidR="0005759F" w:rsidRDefault="0005759F" w:rsidP="0005759F">
      <w:pPr>
        <w:spacing w:after="0"/>
        <w:rPr>
          <w:lang w:eastAsia="nl-BE"/>
        </w:rPr>
      </w:pPr>
      <w:r w:rsidRPr="0005759F">
        <w:rPr>
          <w:i/>
          <w:iCs/>
          <w:lang w:eastAsia="nl-BE"/>
        </w:rPr>
        <w:t>Hoewel het GIPOD-decreet al een juridische basis legt, voorziet dit project in aanvullende digitale tools en procesafspraken die de nutsbedrijven ertoe aanzetten (en in sommige gevallen verplichten) om hun datakwaliteit te verhogen.</w:t>
      </w:r>
    </w:p>
    <w:p w14:paraId="2D7104A3" w14:textId="77777777" w:rsidR="0005759F" w:rsidRDefault="0005759F" w:rsidP="0005759F">
      <w:pPr>
        <w:spacing w:after="0"/>
        <w:rPr>
          <w:b/>
          <w:bCs/>
          <w:lang w:eastAsia="nl-BE"/>
        </w:rPr>
      </w:pPr>
    </w:p>
    <w:p w14:paraId="08261D3B" w14:textId="0C838AD0" w:rsidR="0005759F" w:rsidRPr="0005759F" w:rsidRDefault="0005759F" w:rsidP="0005759F">
      <w:pPr>
        <w:spacing w:after="0"/>
        <w:rPr>
          <w:lang w:eastAsia="nl-BE"/>
        </w:rPr>
      </w:pPr>
      <w:r w:rsidRPr="0005759F">
        <w:rPr>
          <w:b/>
          <w:bCs/>
          <w:lang w:eastAsia="nl-BE"/>
        </w:rPr>
        <w:t>Samengevat: rol en verantwoordelijkheden nutsbedrijven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6400"/>
      </w:tblGrid>
      <w:tr w:rsidR="0005759F" w:rsidRPr="0005759F" w14:paraId="6CF0D210" w14:textId="77777777">
        <w:trPr>
          <w:tblHeader/>
          <w:tblCellSpacing w:w="15" w:type="dxa"/>
        </w:trPr>
        <w:tc>
          <w:tcPr>
            <w:tcW w:w="0" w:type="auto"/>
            <w:vAlign w:val="center"/>
            <w:hideMark/>
          </w:tcPr>
          <w:p w14:paraId="393C151C" w14:textId="77777777" w:rsidR="0005759F" w:rsidRPr="0005759F" w:rsidRDefault="0005759F" w:rsidP="0005759F">
            <w:pPr>
              <w:spacing w:after="0"/>
              <w:rPr>
                <w:b/>
                <w:bCs/>
                <w:lang w:eastAsia="nl-BE"/>
              </w:rPr>
            </w:pPr>
            <w:r w:rsidRPr="0005759F">
              <w:rPr>
                <w:b/>
                <w:bCs/>
                <w:lang w:eastAsia="nl-BE"/>
              </w:rPr>
              <w:t>Domein</w:t>
            </w:r>
          </w:p>
        </w:tc>
        <w:tc>
          <w:tcPr>
            <w:tcW w:w="0" w:type="auto"/>
            <w:vAlign w:val="center"/>
            <w:hideMark/>
          </w:tcPr>
          <w:p w14:paraId="5102A13F" w14:textId="77777777" w:rsidR="0005759F" w:rsidRPr="00A579ED" w:rsidRDefault="0005759F" w:rsidP="0005759F">
            <w:pPr>
              <w:spacing w:after="0"/>
              <w:rPr>
                <w:lang w:eastAsia="nl-BE"/>
              </w:rPr>
            </w:pPr>
            <w:r w:rsidRPr="00A579ED">
              <w:rPr>
                <w:lang w:eastAsia="nl-BE"/>
              </w:rPr>
              <w:t>Verantwoordelijkheid nutsbedrijf</w:t>
            </w:r>
          </w:p>
        </w:tc>
      </w:tr>
      <w:tr w:rsidR="0005759F" w:rsidRPr="0005759F" w14:paraId="305BAE4A" w14:textId="77777777">
        <w:trPr>
          <w:tblCellSpacing w:w="15" w:type="dxa"/>
        </w:trPr>
        <w:tc>
          <w:tcPr>
            <w:tcW w:w="0" w:type="auto"/>
            <w:vAlign w:val="center"/>
            <w:hideMark/>
          </w:tcPr>
          <w:p w14:paraId="6DB7AA65" w14:textId="77777777" w:rsidR="0005759F" w:rsidRPr="0005759F" w:rsidRDefault="0005759F" w:rsidP="0005759F">
            <w:pPr>
              <w:spacing w:after="0"/>
              <w:rPr>
                <w:lang w:eastAsia="nl-BE"/>
              </w:rPr>
            </w:pPr>
            <w:r w:rsidRPr="0005759F">
              <w:rPr>
                <w:b/>
                <w:bCs/>
                <w:lang w:eastAsia="nl-BE"/>
              </w:rPr>
              <w:t>Datadeling</w:t>
            </w:r>
          </w:p>
        </w:tc>
        <w:tc>
          <w:tcPr>
            <w:tcW w:w="0" w:type="auto"/>
            <w:vAlign w:val="center"/>
            <w:hideMark/>
          </w:tcPr>
          <w:p w14:paraId="3A10C4D3" w14:textId="77777777" w:rsidR="0005759F" w:rsidRPr="0005759F" w:rsidRDefault="0005759F" w:rsidP="0005759F">
            <w:pPr>
              <w:spacing w:after="0"/>
              <w:rPr>
                <w:lang w:eastAsia="nl-BE"/>
              </w:rPr>
            </w:pPr>
            <w:r w:rsidRPr="0005759F">
              <w:rPr>
                <w:lang w:eastAsia="nl-BE"/>
              </w:rPr>
              <w:t>Correcte en tijdige registratie in GIPOD (categorie 1-3)</w:t>
            </w:r>
          </w:p>
        </w:tc>
      </w:tr>
      <w:tr w:rsidR="0005759F" w:rsidRPr="0005759F" w14:paraId="49BB8EED" w14:textId="77777777">
        <w:trPr>
          <w:tblCellSpacing w:w="15" w:type="dxa"/>
        </w:trPr>
        <w:tc>
          <w:tcPr>
            <w:tcW w:w="0" w:type="auto"/>
            <w:vAlign w:val="center"/>
            <w:hideMark/>
          </w:tcPr>
          <w:p w14:paraId="483A2C57" w14:textId="77777777" w:rsidR="0005759F" w:rsidRPr="0005759F" w:rsidRDefault="0005759F" w:rsidP="0005759F">
            <w:pPr>
              <w:spacing w:after="0"/>
              <w:rPr>
                <w:lang w:eastAsia="nl-BE"/>
              </w:rPr>
            </w:pPr>
            <w:r w:rsidRPr="0005759F">
              <w:rPr>
                <w:b/>
                <w:bCs/>
                <w:lang w:eastAsia="nl-BE"/>
              </w:rPr>
              <w:t>Herstel</w:t>
            </w:r>
          </w:p>
        </w:tc>
        <w:tc>
          <w:tcPr>
            <w:tcW w:w="0" w:type="auto"/>
            <w:vAlign w:val="center"/>
            <w:hideMark/>
          </w:tcPr>
          <w:p w14:paraId="7AC3EF2D" w14:textId="77777777" w:rsidR="0005759F" w:rsidRPr="0005759F" w:rsidRDefault="0005759F" w:rsidP="0005759F">
            <w:pPr>
              <w:spacing w:after="0"/>
              <w:rPr>
                <w:lang w:eastAsia="nl-BE"/>
              </w:rPr>
            </w:pPr>
            <w:r w:rsidRPr="0005759F">
              <w:rPr>
                <w:lang w:eastAsia="nl-BE"/>
              </w:rPr>
              <w:t>Uitvoering conform stedelijke normen, met logging en verantwoording</w:t>
            </w:r>
          </w:p>
        </w:tc>
      </w:tr>
      <w:tr w:rsidR="0005759F" w:rsidRPr="0005759F" w14:paraId="70554441" w14:textId="77777777">
        <w:trPr>
          <w:tblCellSpacing w:w="15" w:type="dxa"/>
        </w:trPr>
        <w:tc>
          <w:tcPr>
            <w:tcW w:w="0" w:type="auto"/>
            <w:vAlign w:val="center"/>
            <w:hideMark/>
          </w:tcPr>
          <w:p w14:paraId="3B67046C" w14:textId="77777777" w:rsidR="0005759F" w:rsidRPr="0005759F" w:rsidRDefault="0005759F" w:rsidP="0005759F">
            <w:pPr>
              <w:spacing w:after="0"/>
              <w:rPr>
                <w:lang w:eastAsia="nl-BE"/>
              </w:rPr>
            </w:pPr>
            <w:r w:rsidRPr="0005759F">
              <w:rPr>
                <w:b/>
                <w:bCs/>
                <w:lang w:eastAsia="nl-BE"/>
              </w:rPr>
              <w:t>Coördinatie</w:t>
            </w:r>
          </w:p>
        </w:tc>
        <w:tc>
          <w:tcPr>
            <w:tcW w:w="0" w:type="auto"/>
            <w:vAlign w:val="center"/>
            <w:hideMark/>
          </w:tcPr>
          <w:p w14:paraId="7A217368" w14:textId="77777777" w:rsidR="0005759F" w:rsidRPr="0005759F" w:rsidRDefault="0005759F" w:rsidP="0005759F">
            <w:pPr>
              <w:spacing w:after="0"/>
              <w:rPr>
                <w:lang w:eastAsia="nl-BE"/>
              </w:rPr>
            </w:pPr>
            <w:r w:rsidRPr="0005759F">
              <w:rPr>
                <w:lang w:eastAsia="nl-BE"/>
              </w:rPr>
              <w:t>Afstemming met andere nuts via synergie, infolevering aan stad</w:t>
            </w:r>
          </w:p>
        </w:tc>
      </w:tr>
      <w:tr w:rsidR="0005759F" w:rsidRPr="0005759F" w14:paraId="5A1AD35F" w14:textId="77777777">
        <w:trPr>
          <w:tblCellSpacing w:w="15" w:type="dxa"/>
        </w:trPr>
        <w:tc>
          <w:tcPr>
            <w:tcW w:w="0" w:type="auto"/>
            <w:vAlign w:val="center"/>
            <w:hideMark/>
          </w:tcPr>
          <w:p w14:paraId="12286BF9" w14:textId="77777777" w:rsidR="0005759F" w:rsidRPr="0005759F" w:rsidRDefault="0005759F" w:rsidP="0005759F">
            <w:pPr>
              <w:spacing w:after="0"/>
              <w:rPr>
                <w:lang w:eastAsia="nl-BE"/>
              </w:rPr>
            </w:pPr>
            <w:r w:rsidRPr="0005759F">
              <w:rPr>
                <w:b/>
                <w:bCs/>
                <w:lang w:eastAsia="nl-BE"/>
              </w:rPr>
              <w:t>Toezicht en opvolging</w:t>
            </w:r>
          </w:p>
        </w:tc>
        <w:tc>
          <w:tcPr>
            <w:tcW w:w="0" w:type="auto"/>
            <w:vAlign w:val="center"/>
            <w:hideMark/>
          </w:tcPr>
          <w:p w14:paraId="33C2FAC3" w14:textId="77777777" w:rsidR="0005759F" w:rsidRPr="0005759F" w:rsidRDefault="0005759F" w:rsidP="0005759F">
            <w:pPr>
              <w:spacing w:after="0"/>
              <w:rPr>
                <w:lang w:eastAsia="nl-BE"/>
              </w:rPr>
            </w:pPr>
            <w:r w:rsidRPr="0005759F">
              <w:rPr>
                <w:lang w:eastAsia="nl-BE"/>
              </w:rPr>
              <w:t>Reageren op vaststellingen en correctieve acties uitvoeren</w:t>
            </w:r>
          </w:p>
        </w:tc>
      </w:tr>
      <w:tr w:rsidR="0005759F" w:rsidRPr="0005759F" w14:paraId="44E94429" w14:textId="77777777">
        <w:trPr>
          <w:tblCellSpacing w:w="15" w:type="dxa"/>
        </w:trPr>
        <w:tc>
          <w:tcPr>
            <w:tcW w:w="0" w:type="auto"/>
            <w:vAlign w:val="center"/>
            <w:hideMark/>
          </w:tcPr>
          <w:p w14:paraId="522BB6C2" w14:textId="77777777" w:rsidR="0005759F" w:rsidRPr="0005759F" w:rsidRDefault="0005759F" w:rsidP="0005759F">
            <w:pPr>
              <w:spacing w:after="0"/>
              <w:rPr>
                <w:lang w:eastAsia="nl-BE"/>
              </w:rPr>
            </w:pPr>
            <w:r w:rsidRPr="0005759F">
              <w:rPr>
                <w:b/>
                <w:bCs/>
                <w:lang w:eastAsia="nl-BE"/>
              </w:rPr>
              <w:t>Proefprojecten</w:t>
            </w:r>
          </w:p>
        </w:tc>
        <w:tc>
          <w:tcPr>
            <w:tcW w:w="0" w:type="auto"/>
            <w:vAlign w:val="center"/>
            <w:hideMark/>
          </w:tcPr>
          <w:p w14:paraId="720F02BF" w14:textId="77777777" w:rsidR="0005759F" w:rsidRPr="0005759F" w:rsidRDefault="0005759F" w:rsidP="0005759F">
            <w:pPr>
              <w:spacing w:after="0"/>
              <w:rPr>
                <w:lang w:eastAsia="nl-BE"/>
              </w:rPr>
            </w:pPr>
            <w:r w:rsidRPr="0005759F">
              <w:rPr>
                <w:lang w:eastAsia="nl-BE"/>
              </w:rPr>
              <w:t>Constructieve deelname aan piloottrajecten, leerbereidheid tonen</w:t>
            </w:r>
          </w:p>
        </w:tc>
      </w:tr>
    </w:tbl>
    <w:p w14:paraId="243E0801" w14:textId="77777777" w:rsidR="0005759F" w:rsidRDefault="0005759F" w:rsidP="0005759F">
      <w:pPr>
        <w:spacing w:after="0"/>
        <w:rPr>
          <w:rFonts w:ascii="Segoe UI Emoji" w:hAnsi="Segoe UI Emoji" w:cs="Segoe UI Emoji"/>
          <w:b/>
          <w:bCs/>
          <w:lang w:eastAsia="nl-BE"/>
        </w:rPr>
      </w:pPr>
    </w:p>
    <w:p w14:paraId="5031F293" w14:textId="7AC5CBCD" w:rsidR="0005759F" w:rsidRPr="0005759F" w:rsidRDefault="0005759F" w:rsidP="0005759F">
      <w:pPr>
        <w:spacing w:after="0"/>
        <w:rPr>
          <w:b/>
          <w:bCs/>
          <w:lang w:eastAsia="nl-BE"/>
        </w:rPr>
      </w:pPr>
      <w:r w:rsidRPr="0005759F">
        <w:rPr>
          <w:b/>
          <w:bCs/>
          <w:lang w:eastAsia="nl-BE"/>
        </w:rPr>
        <w:t>Voorstel voor communicatie naar nutsbedrijven (COATT of individueel)</w:t>
      </w:r>
    </w:p>
    <w:p w14:paraId="2733C373" w14:textId="77777777" w:rsidR="0005759F" w:rsidRPr="0005759F" w:rsidRDefault="0005759F" w:rsidP="0005759F">
      <w:pPr>
        <w:spacing w:after="0"/>
        <w:rPr>
          <w:lang w:eastAsia="nl-BE"/>
        </w:rPr>
      </w:pPr>
      <w:r w:rsidRPr="0005759F">
        <w:rPr>
          <w:lang w:eastAsia="nl-BE"/>
        </w:rPr>
        <w:t>“De stad Antwerpen beschouwt de nutsbedrijven als volwaardige partners in het streven naar een robuuste en kwalitatieve publieke ruimte. Via dit project willen we samen met jullie de overstap maken van administratief dossierbeheer naar actief kwaliteitsbeheer op het terrein. Jullie engagement in GIPOD, herstel en communicatie is hierbij cruciaal.”</w:t>
      </w:r>
    </w:p>
    <w:p w14:paraId="01F2F948" w14:textId="77777777" w:rsidR="00CA19C7" w:rsidRPr="00F35E7E" w:rsidRDefault="00CA19C7" w:rsidP="00BD448F">
      <w:pPr>
        <w:rPr>
          <w:lang w:eastAsia="nl-BE"/>
        </w:rPr>
      </w:pPr>
    </w:p>
    <w:p w14:paraId="0C1F061A" w14:textId="40E9DD99" w:rsidR="00EB45E3" w:rsidRPr="00EB45E3" w:rsidRDefault="00EB45E3" w:rsidP="00A579ED">
      <w:pPr>
        <w:pStyle w:val="kleinetitel"/>
        <w:pBdr>
          <w:top w:val="single" w:sz="4" w:space="1" w:color="auto"/>
          <w:left w:val="single" w:sz="4" w:space="4" w:color="auto"/>
          <w:bottom w:val="single" w:sz="4" w:space="1" w:color="auto"/>
          <w:right w:val="single" w:sz="4" w:space="4" w:color="auto"/>
        </w:pBdr>
        <w:rPr>
          <w:lang w:eastAsia="nl-BE"/>
        </w:rPr>
      </w:pPr>
      <w:r w:rsidRPr="00EB45E3">
        <w:rPr>
          <w:lang w:eastAsia="nl-BE"/>
        </w:rPr>
        <w:t>Rol van meedenkende steden</w:t>
      </w:r>
    </w:p>
    <w:p w14:paraId="1D39BB03" w14:textId="77777777" w:rsidR="00EB45E3" w:rsidRPr="00EB45E3" w:rsidRDefault="00EB45E3" w:rsidP="00EB45E3">
      <w:pPr>
        <w:rPr>
          <w:lang w:eastAsia="nl-BE"/>
        </w:rPr>
      </w:pPr>
      <w:r w:rsidRPr="00EB45E3">
        <w:rPr>
          <w:lang w:eastAsia="nl-BE"/>
        </w:rPr>
        <w:t>Meedenkende steden zijn lokale besturen die reeds ervaring hebben met:</w:t>
      </w:r>
    </w:p>
    <w:p w14:paraId="4AC811F8" w14:textId="77777777" w:rsidR="00EB45E3" w:rsidRPr="00EB45E3" w:rsidRDefault="00EB45E3" w:rsidP="00D27DAD">
      <w:pPr>
        <w:numPr>
          <w:ilvl w:val="0"/>
          <w:numId w:val="43"/>
        </w:numPr>
        <w:rPr>
          <w:lang w:eastAsia="nl-BE"/>
        </w:rPr>
      </w:pPr>
      <w:r w:rsidRPr="00EB45E3">
        <w:rPr>
          <w:lang w:eastAsia="nl-BE"/>
        </w:rPr>
        <w:t>het gebruik van GIPOD in hun werkprocessen,</w:t>
      </w:r>
    </w:p>
    <w:p w14:paraId="7866338D" w14:textId="77777777" w:rsidR="00EB45E3" w:rsidRPr="00EB45E3" w:rsidRDefault="00EB45E3" w:rsidP="00D27DAD">
      <w:pPr>
        <w:numPr>
          <w:ilvl w:val="0"/>
          <w:numId w:val="43"/>
        </w:numPr>
        <w:rPr>
          <w:lang w:eastAsia="nl-BE"/>
        </w:rPr>
      </w:pPr>
      <w:r w:rsidRPr="00EB45E3">
        <w:rPr>
          <w:lang w:eastAsia="nl-BE"/>
        </w:rPr>
        <w:t>de uitrol van nutsreglementen of herstellingsverplichtingen,</w:t>
      </w:r>
    </w:p>
    <w:p w14:paraId="03D4ADF9" w14:textId="77777777" w:rsidR="00EB45E3" w:rsidRPr="009C79A2" w:rsidRDefault="00EB45E3" w:rsidP="00D27DAD">
      <w:pPr>
        <w:numPr>
          <w:ilvl w:val="0"/>
          <w:numId w:val="43"/>
        </w:numPr>
        <w:rPr>
          <w:lang w:val="en-GB" w:eastAsia="nl-BE"/>
          <w:rPrChange w:id="491" w:author="Coens, Alain" w:date="2025-08-20T13:51:00Z" w16du:dateUtc="2025-08-20T11:51:00Z">
            <w:rPr>
              <w:lang w:eastAsia="nl-BE"/>
            </w:rPr>
          </w:rPrChange>
        </w:rPr>
      </w:pPr>
      <w:r w:rsidRPr="009C79A2">
        <w:rPr>
          <w:lang w:val="en-GB" w:eastAsia="nl-BE"/>
          <w:rPrChange w:id="492" w:author="Coens, Alain" w:date="2025-08-20T13:51:00Z" w16du:dateUtc="2025-08-20T11:51:00Z">
            <w:rPr>
              <w:lang w:eastAsia="nl-BE"/>
            </w:rPr>
          </w:rPrChange>
        </w:rPr>
        <w:t>eerdere City of Things (COT)-trajecten,</w:t>
      </w:r>
    </w:p>
    <w:p w14:paraId="1122E5C7" w14:textId="77777777" w:rsidR="00EB45E3" w:rsidRPr="00EB45E3" w:rsidRDefault="00EB45E3" w:rsidP="00D27DAD">
      <w:pPr>
        <w:numPr>
          <w:ilvl w:val="0"/>
          <w:numId w:val="43"/>
        </w:numPr>
        <w:rPr>
          <w:lang w:eastAsia="nl-BE"/>
        </w:rPr>
      </w:pPr>
      <w:r w:rsidRPr="00EB45E3">
        <w:rPr>
          <w:lang w:eastAsia="nl-BE"/>
        </w:rPr>
        <w:t>of het verbeteren van het beheer van hun publieke ruimte.</w:t>
      </w:r>
    </w:p>
    <w:p w14:paraId="017EB359" w14:textId="4328F2D8" w:rsidR="00EB45E3" w:rsidRDefault="00EB45E3" w:rsidP="00EB45E3">
      <w:pPr>
        <w:rPr>
          <w:lang w:eastAsia="nl-BE"/>
        </w:rPr>
      </w:pPr>
      <w:r w:rsidRPr="00EB45E3">
        <w:rPr>
          <w:lang w:eastAsia="nl-BE"/>
        </w:rPr>
        <w:t xml:space="preserve">Ze kunnen vanuit die ervaring </w:t>
      </w:r>
      <w:r w:rsidRPr="00EB45E3">
        <w:rPr>
          <w:b/>
          <w:bCs/>
          <w:lang w:eastAsia="nl-BE"/>
        </w:rPr>
        <w:t>als praktijkklankbord, implementatiepartner en beleidsversneller</w:t>
      </w:r>
      <w:r w:rsidRPr="00EB45E3">
        <w:rPr>
          <w:lang w:eastAsia="nl-BE"/>
        </w:rPr>
        <w:t xml:space="preserve"> worden ingeschakeld in het traject.</w:t>
      </w:r>
    </w:p>
    <w:p w14:paraId="3AA03C33" w14:textId="432F1D2A" w:rsidR="00EB45E3" w:rsidRPr="00A579ED" w:rsidRDefault="00EB45E3" w:rsidP="00A579ED">
      <w:pPr>
        <w:rPr>
          <w:i/>
          <w:iCs/>
          <w:u w:val="single"/>
        </w:rPr>
      </w:pPr>
      <w:r w:rsidRPr="00A579ED">
        <w:rPr>
          <w:b/>
          <w:bCs/>
        </w:rPr>
        <w:t xml:space="preserve"> </w:t>
      </w:r>
      <w:r w:rsidRPr="00A579ED">
        <w:rPr>
          <w:i/>
          <w:iCs/>
          <w:u w:val="single"/>
        </w:rPr>
        <w:t>1. Rol als realiteitstoets en klankbord</w:t>
      </w:r>
    </w:p>
    <w:p w14:paraId="3032335D" w14:textId="77777777" w:rsidR="00EB45E3" w:rsidRPr="00EB45E3" w:rsidRDefault="00EB45E3" w:rsidP="00EB45E3">
      <w:pPr>
        <w:spacing w:after="0"/>
        <w:rPr>
          <w:lang w:eastAsia="nl-BE"/>
        </w:rPr>
      </w:pPr>
      <w:r w:rsidRPr="00EB45E3">
        <w:rPr>
          <w:b/>
          <w:bCs/>
          <w:lang w:eastAsia="nl-BE"/>
        </w:rPr>
        <w:t>Opdracht:</w:t>
      </w:r>
    </w:p>
    <w:p w14:paraId="10E95187" w14:textId="77777777" w:rsidR="00EB45E3" w:rsidRPr="00EB45E3" w:rsidRDefault="00EB45E3" w:rsidP="00D27DAD">
      <w:pPr>
        <w:numPr>
          <w:ilvl w:val="0"/>
          <w:numId w:val="44"/>
        </w:numPr>
        <w:spacing w:after="0"/>
        <w:rPr>
          <w:lang w:eastAsia="nl-BE"/>
        </w:rPr>
      </w:pPr>
      <w:r w:rsidRPr="00EB45E3">
        <w:rPr>
          <w:lang w:eastAsia="nl-BE"/>
        </w:rPr>
        <w:t>Feedback geven op de MVP’s in ontwikkeling.</w:t>
      </w:r>
    </w:p>
    <w:p w14:paraId="61E95A3E" w14:textId="77777777" w:rsidR="00EB45E3" w:rsidRPr="00EB45E3" w:rsidRDefault="00EB45E3" w:rsidP="00D27DAD">
      <w:pPr>
        <w:numPr>
          <w:ilvl w:val="0"/>
          <w:numId w:val="44"/>
        </w:numPr>
        <w:spacing w:after="0"/>
        <w:rPr>
          <w:lang w:eastAsia="nl-BE"/>
        </w:rPr>
      </w:pPr>
      <w:r w:rsidRPr="00EB45E3">
        <w:rPr>
          <w:lang w:eastAsia="nl-BE"/>
        </w:rPr>
        <w:t>Aangeven waar processen realistisch zijn in kleinere steden of bij minder capaciteit.</w:t>
      </w:r>
    </w:p>
    <w:p w14:paraId="5037F130" w14:textId="77777777" w:rsidR="00EB45E3" w:rsidRPr="00EB45E3" w:rsidRDefault="00EB45E3" w:rsidP="00D27DAD">
      <w:pPr>
        <w:numPr>
          <w:ilvl w:val="0"/>
          <w:numId w:val="44"/>
        </w:numPr>
        <w:spacing w:after="0"/>
        <w:rPr>
          <w:lang w:eastAsia="nl-BE"/>
        </w:rPr>
      </w:pPr>
      <w:r w:rsidRPr="00EB45E3">
        <w:rPr>
          <w:lang w:eastAsia="nl-BE"/>
        </w:rPr>
        <w:t>Suggesties doen voor “lichte versies” van modules (bv. manuele opvolging i.p.v. automatische bonkoppeling).</w:t>
      </w:r>
    </w:p>
    <w:p w14:paraId="0D2C9129" w14:textId="77777777" w:rsidR="00EB45E3" w:rsidRPr="00EB45E3" w:rsidRDefault="00EB45E3" w:rsidP="00EB45E3">
      <w:pPr>
        <w:spacing w:after="0"/>
        <w:rPr>
          <w:lang w:eastAsia="nl-BE"/>
        </w:rPr>
      </w:pPr>
      <w:r w:rsidRPr="00EB45E3">
        <w:rPr>
          <w:b/>
          <w:bCs/>
          <w:lang w:eastAsia="nl-BE"/>
        </w:rPr>
        <w:t>Concreet:</w:t>
      </w:r>
    </w:p>
    <w:p w14:paraId="01C999C1" w14:textId="77777777" w:rsidR="00EB45E3" w:rsidRPr="00EB45E3" w:rsidRDefault="00EB45E3" w:rsidP="00EB45E3">
      <w:pPr>
        <w:spacing w:after="0"/>
        <w:rPr>
          <w:lang w:eastAsia="nl-BE"/>
        </w:rPr>
      </w:pPr>
      <w:r w:rsidRPr="00EB45E3">
        <w:rPr>
          <w:lang w:eastAsia="nl-BE"/>
        </w:rPr>
        <w:t>"Wat heb jij als stad écht nodig om toezicht te houden op nutswerken, en waar loopt het vandaag vast?"</w:t>
      </w:r>
    </w:p>
    <w:p w14:paraId="2E1C3C02" w14:textId="7049AD91" w:rsidR="00EB45E3" w:rsidRPr="00EB45E3" w:rsidRDefault="00EB45E3" w:rsidP="00EB45E3">
      <w:pPr>
        <w:spacing w:after="0"/>
        <w:rPr>
          <w:lang w:eastAsia="nl-BE"/>
        </w:rPr>
      </w:pPr>
    </w:p>
    <w:p w14:paraId="0C36E9BB" w14:textId="2CD130CB" w:rsidR="00EB45E3" w:rsidRPr="00A579ED" w:rsidRDefault="00EB45E3" w:rsidP="00AD6B0A">
      <w:pPr>
        <w:rPr>
          <w:u w:val="single"/>
        </w:rPr>
      </w:pPr>
      <w:r w:rsidRPr="00A579ED">
        <w:rPr>
          <w:u w:val="single"/>
        </w:rPr>
        <w:t>2. Testpartners in lokale piloten</w:t>
      </w:r>
    </w:p>
    <w:p w14:paraId="31B15C9D" w14:textId="77777777" w:rsidR="00EB45E3" w:rsidRPr="00EB45E3" w:rsidRDefault="00EB45E3" w:rsidP="00EB45E3">
      <w:pPr>
        <w:spacing w:after="0"/>
        <w:rPr>
          <w:lang w:eastAsia="nl-BE"/>
        </w:rPr>
      </w:pPr>
      <w:r w:rsidRPr="00EB45E3">
        <w:rPr>
          <w:b/>
          <w:bCs/>
          <w:lang w:eastAsia="nl-BE"/>
        </w:rPr>
        <w:t>Opdracht:</w:t>
      </w:r>
    </w:p>
    <w:p w14:paraId="7C3AB6EB" w14:textId="77777777" w:rsidR="00EB45E3" w:rsidRPr="00EB45E3" w:rsidRDefault="00EB45E3" w:rsidP="00D27DAD">
      <w:pPr>
        <w:numPr>
          <w:ilvl w:val="0"/>
          <w:numId w:val="45"/>
        </w:numPr>
        <w:spacing w:after="0"/>
        <w:rPr>
          <w:lang w:eastAsia="nl-BE"/>
        </w:rPr>
      </w:pPr>
      <w:r w:rsidRPr="00EB45E3">
        <w:rPr>
          <w:lang w:eastAsia="nl-BE"/>
        </w:rPr>
        <w:t>Eén deelproces testen (bv. herstelopvolging in de binnenstad).</w:t>
      </w:r>
    </w:p>
    <w:p w14:paraId="738844F0" w14:textId="77777777" w:rsidR="00EB45E3" w:rsidRPr="00EB45E3" w:rsidRDefault="00EB45E3" w:rsidP="00D27DAD">
      <w:pPr>
        <w:numPr>
          <w:ilvl w:val="0"/>
          <w:numId w:val="45"/>
        </w:numPr>
        <w:spacing w:after="0"/>
        <w:rPr>
          <w:lang w:eastAsia="nl-BE"/>
        </w:rPr>
      </w:pPr>
      <w:r w:rsidRPr="00EB45E3">
        <w:rPr>
          <w:lang w:eastAsia="nl-BE"/>
        </w:rPr>
        <w:t>Data verzamelen over sleufkwaliteit, toezichtstijd, klachtenafhandeling.</w:t>
      </w:r>
    </w:p>
    <w:p w14:paraId="4DC996DC" w14:textId="77777777" w:rsidR="00EB45E3" w:rsidRPr="00EB45E3" w:rsidRDefault="00EB45E3" w:rsidP="00D27DAD">
      <w:pPr>
        <w:numPr>
          <w:ilvl w:val="0"/>
          <w:numId w:val="45"/>
        </w:numPr>
        <w:spacing w:after="0"/>
        <w:rPr>
          <w:lang w:eastAsia="nl-BE"/>
        </w:rPr>
      </w:pPr>
      <w:r w:rsidRPr="00EB45E3">
        <w:rPr>
          <w:lang w:eastAsia="nl-BE"/>
        </w:rPr>
        <w:t>Rapporteren over ervaringen met de tool in hun eigen context.</w:t>
      </w:r>
    </w:p>
    <w:p w14:paraId="49AD5083" w14:textId="77777777" w:rsidR="00EB45E3" w:rsidRPr="00EB45E3" w:rsidRDefault="00EB45E3" w:rsidP="00EB45E3">
      <w:pPr>
        <w:spacing w:after="0"/>
        <w:rPr>
          <w:lang w:eastAsia="nl-BE"/>
        </w:rPr>
      </w:pPr>
      <w:r w:rsidRPr="00EB45E3">
        <w:rPr>
          <w:b/>
          <w:bCs/>
          <w:lang w:eastAsia="nl-BE"/>
        </w:rPr>
        <w:t>Concreet:</w:t>
      </w:r>
    </w:p>
    <w:p w14:paraId="18F67C39" w14:textId="77777777" w:rsidR="00EB45E3" w:rsidRPr="00EB45E3" w:rsidRDefault="00EB45E3" w:rsidP="00EB45E3">
      <w:pPr>
        <w:spacing w:after="0"/>
        <w:rPr>
          <w:lang w:eastAsia="nl-BE"/>
        </w:rPr>
      </w:pPr>
      <w:r w:rsidRPr="00EB45E3">
        <w:rPr>
          <w:lang w:eastAsia="nl-BE"/>
        </w:rPr>
        <w:t>“Leveren de meldingen vanuit GIPOD effectief bruikbare input op voor je toezichters?”</w:t>
      </w:r>
      <w:r w:rsidRPr="00EB45E3">
        <w:rPr>
          <w:lang w:eastAsia="nl-BE"/>
        </w:rPr>
        <w:br/>
        <w:t>“Hoeveel tijd spaar je uit via automatische notificaties of herstelbonnen?”</w:t>
      </w:r>
    </w:p>
    <w:p w14:paraId="430846E3" w14:textId="55947B00" w:rsidR="00EB45E3" w:rsidRPr="00EB45E3" w:rsidRDefault="00EB45E3" w:rsidP="00EB45E3">
      <w:pPr>
        <w:spacing w:after="0"/>
        <w:rPr>
          <w:lang w:eastAsia="nl-BE"/>
        </w:rPr>
      </w:pPr>
    </w:p>
    <w:p w14:paraId="2F944470" w14:textId="4EBFBD62" w:rsidR="00EB45E3" w:rsidRPr="00A579ED" w:rsidRDefault="00EB45E3" w:rsidP="00AD6B0A">
      <w:pPr>
        <w:rPr>
          <w:u w:val="single"/>
        </w:rPr>
      </w:pPr>
      <w:r w:rsidRPr="00A579ED">
        <w:rPr>
          <w:u w:val="single"/>
        </w:rPr>
        <w:t>3. Begeleiders van inhoudelijke standaardisering</w:t>
      </w:r>
    </w:p>
    <w:p w14:paraId="66124B96" w14:textId="77777777" w:rsidR="00EB45E3" w:rsidRPr="00EB45E3" w:rsidRDefault="00EB45E3" w:rsidP="00EB45E3">
      <w:pPr>
        <w:spacing w:after="0"/>
        <w:rPr>
          <w:lang w:eastAsia="nl-BE"/>
        </w:rPr>
      </w:pPr>
      <w:r w:rsidRPr="00EB45E3">
        <w:rPr>
          <w:b/>
          <w:bCs/>
          <w:lang w:eastAsia="nl-BE"/>
        </w:rPr>
        <w:t>Opdracht:</w:t>
      </w:r>
    </w:p>
    <w:p w14:paraId="66EA9D98" w14:textId="77777777" w:rsidR="00EB45E3" w:rsidRPr="00EB45E3" w:rsidRDefault="00EB45E3" w:rsidP="00D27DAD">
      <w:pPr>
        <w:numPr>
          <w:ilvl w:val="0"/>
          <w:numId w:val="46"/>
        </w:numPr>
        <w:spacing w:after="0"/>
        <w:rPr>
          <w:lang w:eastAsia="nl-BE"/>
        </w:rPr>
      </w:pPr>
      <w:r w:rsidRPr="00EB45E3">
        <w:rPr>
          <w:lang w:eastAsia="nl-BE"/>
        </w:rPr>
        <w:t>Meeschrijven aan OSLO-uitbreidingen of lokale afspraken.</w:t>
      </w:r>
    </w:p>
    <w:p w14:paraId="51ACC3D5" w14:textId="77777777" w:rsidR="00EB45E3" w:rsidRPr="00EB45E3" w:rsidRDefault="00EB45E3" w:rsidP="00D27DAD">
      <w:pPr>
        <w:numPr>
          <w:ilvl w:val="0"/>
          <w:numId w:val="46"/>
        </w:numPr>
        <w:spacing w:after="0"/>
        <w:rPr>
          <w:lang w:eastAsia="nl-BE"/>
        </w:rPr>
      </w:pPr>
      <w:r w:rsidRPr="00EB45E3">
        <w:rPr>
          <w:lang w:eastAsia="nl-BE"/>
        </w:rPr>
        <w:t>Feedback geven op datamodellen (bv. WIS-materialen, hersteltypes, statusflows).</w:t>
      </w:r>
    </w:p>
    <w:p w14:paraId="6BE1A6A1" w14:textId="77777777" w:rsidR="00EB45E3" w:rsidRPr="00EB45E3" w:rsidRDefault="00EB45E3" w:rsidP="00D27DAD">
      <w:pPr>
        <w:numPr>
          <w:ilvl w:val="0"/>
          <w:numId w:val="46"/>
        </w:numPr>
        <w:spacing w:after="0"/>
        <w:rPr>
          <w:lang w:eastAsia="nl-BE"/>
        </w:rPr>
      </w:pPr>
      <w:r w:rsidRPr="00EB45E3">
        <w:rPr>
          <w:lang w:eastAsia="nl-BE"/>
        </w:rPr>
        <w:t>Co-creatie van sjablonen voor brieven, workflows en vergunningvoorwaarden.</w:t>
      </w:r>
    </w:p>
    <w:p w14:paraId="4AC2700A" w14:textId="77777777" w:rsidR="00EB45E3" w:rsidRPr="00EB45E3" w:rsidRDefault="00EB45E3" w:rsidP="00EB45E3">
      <w:pPr>
        <w:spacing w:after="0"/>
        <w:rPr>
          <w:lang w:eastAsia="nl-BE"/>
        </w:rPr>
      </w:pPr>
      <w:r w:rsidRPr="00EB45E3">
        <w:rPr>
          <w:b/>
          <w:bCs/>
          <w:lang w:eastAsia="nl-BE"/>
        </w:rPr>
        <w:t>Concreet:</w:t>
      </w:r>
    </w:p>
    <w:p w14:paraId="20510BB9" w14:textId="77777777" w:rsidR="00EB45E3" w:rsidRPr="00EB45E3" w:rsidRDefault="00EB45E3" w:rsidP="00EB45E3">
      <w:pPr>
        <w:spacing w:after="0"/>
        <w:rPr>
          <w:lang w:eastAsia="nl-BE"/>
        </w:rPr>
      </w:pPr>
      <w:r w:rsidRPr="00EB45E3">
        <w:rPr>
          <w:lang w:eastAsia="nl-BE"/>
        </w:rPr>
        <w:t>“Welke types herstel komen bij jullie het vaakst voor en hoe kunnen we die standaardiseren in het systeem?”</w:t>
      </w:r>
    </w:p>
    <w:p w14:paraId="603B74BF" w14:textId="3C3F9B6C" w:rsidR="00EB45E3" w:rsidRPr="00EB45E3" w:rsidRDefault="00EB45E3" w:rsidP="00EB45E3">
      <w:pPr>
        <w:spacing w:after="0"/>
        <w:rPr>
          <w:lang w:eastAsia="nl-BE"/>
        </w:rPr>
      </w:pPr>
    </w:p>
    <w:p w14:paraId="63FABA99" w14:textId="6A0EA43E" w:rsidR="00EB45E3" w:rsidRPr="00A579ED" w:rsidRDefault="00EB45E3" w:rsidP="00AD6B0A">
      <w:pPr>
        <w:rPr>
          <w:u w:val="single"/>
        </w:rPr>
      </w:pPr>
      <w:r w:rsidRPr="00A579ED">
        <w:rPr>
          <w:u w:val="single"/>
        </w:rPr>
        <w:t>4. Politieke en bestuurlijke steunversterking</w:t>
      </w:r>
    </w:p>
    <w:p w14:paraId="24D5590C" w14:textId="77777777" w:rsidR="00EB45E3" w:rsidRPr="00EB45E3" w:rsidRDefault="00EB45E3" w:rsidP="00EB45E3">
      <w:pPr>
        <w:spacing w:after="0"/>
        <w:rPr>
          <w:lang w:eastAsia="nl-BE"/>
        </w:rPr>
      </w:pPr>
      <w:r w:rsidRPr="00EB45E3">
        <w:rPr>
          <w:b/>
          <w:bCs/>
          <w:lang w:eastAsia="nl-BE"/>
        </w:rPr>
        <w:t>Opdracht:</w:t>
      </w:r>
    </w:p>
    <w:p w14:paraId="27C5F68E" w14:textId="77777777" w:rsidR="00EB45E3" w:rsidRPr="00EB45E3" w:rsidRDefault="00EB45E3" w:rsidP="00D27DAD">
      <w:pPr>
        <w:numPr>
          <w:ilvl w:val="0"/>
          <w:numId w:val="47"/>
        </w:numPr>
        <w:spacing w:after="0"/>
        <w:rPr>
          <w:lang w:eastAsia="nl-BE"/>
        </w:rPr>
      </w:pPr>
      <w:r w:rsidRPr="00EB45E3">
        <w:rPr>
          <w:lang w:eastAsia="nl-BE"/>
        </w:rPr>
        <w:t>Uitzetten van politieke steun (via eigen schepen, VVSG-werkgroep, intergemeentelijke samenwerkingen).</w:t>
      </w:r>
    </w:p>
    <w:p w14:paraId="70906D37" w14:textId="77777777" w:rsidR="00EB45E3" w:rsidRPr="00EB45E3" w:rsidRDefault="00EB45E3" w:rsidP="00D27DAD">
      <w:pPr>
        <w:numPr>
          <w:ilvl w:val="0"/>
          <w:numId w:val="47"/>
        </w:numPr>
        <w:spacing w:after="0"/>
        <w:rPr>
          <w:lang w:eastAsia="nl-BE"/>
        </w:rPr>
      </w:pPr>
      <w:r w:rsidRPr="00EB45E3">
        <w:rPr>
          <w:lang w:eastAsia="nl-BE"/>
        </w:rPr>
        <w:t>Aankaarten van structurele knelpunten bij nutsmaatschappijen (via eigen overlegstructuren of COATT).</w:t>
      </w:r>
    </w:p>
    <w:p w14:paraId="6FBAC9B1" w14:textId="77777777" w:rsidR="00EB45E3" w:rsidRPr="00EB45E3" w:rsidRDefault="00EB45E3" w:rsidP="00EB45E3">
      <w:pPr>
        <w:spacing w:after="0"/>
        <w:rPr>
          <w:lang w:eastAsia="nl-BE"/>
        </w:rPr>
      </w:pPr>
      <w:r w:rsidRPr="00EB45E3">
        <w:rPr>
          <w:b/>
          <w:bCs/>
          <w:lang w:eastAsia="nl-BE"/>
        </w:rPr>
        <w:t>Concreet:</w:t>
      </w:r>
    </w:p>
    <w:p w14:paraId="6BD88F19" w14:textId="77777777" w:rsidR="00EB45E3" w:rsidRPr="00EB45E3" w:rsidRDefault="00EB45E3" w:rsidP="00EB45E3">
      <w:pPr>
        <w:spacing w:after="0"/>
        <w:rPr>
          <w:lang w:eastAsia="nl-BE"/>
        </w:rPr>
      </w:pPr>
      <w:r w:rsidRPr="00EB45E3">
        <w:rPr>
          <w:lang w:eastAsia="nl-BE"/>
        </w:rPr>
        <w:t>“Zou jouw bestuur dit mee kunnen verdedigen op een VVSG-platform of in overleg met Fluvius/Proximus?”</w:t>
      </w:r>
    </w:p>
    <w:p w14:paraId="6DF69F66" w14:textId="6F3A51B4" w:rsidR="00EB45E3" w:rsidRPr="00EB45E3" w:rsidRDefault="00EB45E3" w:rsidP="00EB45E3">
      <w:pPr>
        <w:spacing w:after="0"/>
        <w:rPr>
          <w:lang w:eastAsia="nl-BE"/>
        </w:rPr>
      </w:pPr>
    </w:p>
    <w:p w14:paraId="294E0CDC" w14:textId="1ECE43E0" w:rsidR="00EB45E3" w:rsidRPr="00A579ED" w:rsidRDefault="00EB45E3" w:rsidP="00AD6B0A">
      <w:pPr>
        <w:rPr>
          <w:u w:val="single"/>
        </w:rPr>
      </w:pPr>
      <w:r w:rsidRPr="00A579ED">
        <w:rPr>
          <w:u w:val="single"/>
        </w:rPr>
        <w:t>5. Delen van good practices en documentatie</w:t>
      </w:r>
    </w:p>
    <w:p w14:paraId="325010B1" w14:textId="77777777" w:rsidR="00EB45E3" w:rsidRPr="00EB45E3" w:rsidRDefault="00EB45E3" w:rsidP="00EB45E3">
      <w:pPr>
        <w:spacing w:after="0"/>
        <w:rPr>
          <w:lang w:eastAsia="nl-BE"/>
        </w:rPr>
      </w:pPr>
      <w:r w:rsidRPr="00EB45E3">
        <w:rPr>
          <w:b/>
          <w:bCs/>
          <w:lang w:eastAsia="nl-BE"/>
        </w:rPr>
        <w:t>Opdracht:</w:t>
      </w:r>
    </w:p>
    <w:p w14:paraId="449D15B1" w14:textId="77777777" w:rsidR="00EB45E3" w:rsidRPr="00EB45E3" w:rsidRDefault="00EB45E3" w:rsidP="00D27DAD">
      <w:pPr>
        <w:numPr>
          <w:ilvl w:val="0"/>
          <w:numId w:val="48"/>
        </w:numPr>
        <w:spacing w:after="0"/>
        <w:rPr>
          <w:lang w:eastAsia="nl-BE"/>
        </w:rPr>
      </w:pPr>
      <w:r w:rsidRPr="00EB45E3">
        <w:rPr>
          <w:lang w:eastAsia="nl-BE"/>
        </w:rPr>
        <w:t>Voorbeelden aanleveren van goed werkende praktijken of eerdere COT-projecten.</w:t>
      </w:r>
    </w:p>
    <w:p w14:paraId="5955F467" w14:textId="77777777" w:rsidR="00EB45E3" w:rsidRPr="00EB45E3" w:rsidRDefault="00EB45E3" w:rsidP="00D27DAD">
      <w:pPr>
        <w:numPr>
          <w:ilvl w:val="0"/>
          <w:numId w:val="48"/>
        </w:numPr>
        <w:spacing w:after="0"/>
        <w:rPr>
          <w:lang w:eastAsia="nl-BE"/>
        </w:rPr>
      </w:pPr>
      <w:r w:rsidRPr="00EB45E3">
        <w:rPr>
          <w:lang w:eastAsia="nl-BE"/>
        </w:rPr>
        <w:t>Ter beschikking stellen van bestaande tools, contractmodellen of visualisaties.</w:t>
      </w:r>
    </w:p>
    <w:p w14:paraId="518DE9BC" w14:textId="77777777" w:rsidR="00EB45E3" w:rsidRPr="00EB45E3" w:rsidRDefault="00EB45E3" w:rsidP="00EB45E3">
      <w:pPr>
        <w:spacing w:after="0"/>
        <w:rPr>
          <w:lang w:eastAsia="nl-BE"/>
        </w:rPr>
      </w:pPr>
      <w:r w:rsidRPr="00EB45E3">
        <w:rPr>
          <w:b/>
          <w:bCs/>
          <w:lang w:eastAsia="nl-BE"/>
        </w:rPr>
        <w:t>Concreet:</w:t>
      </w:r>
    </w:p>
    <w:p w14:paraId="4C4CB4BA" w14:textId="77777777" w:rsidR="00EB45E3" w:rsidRPr="00EB45E3" w:rsidRDefault="00EB45E3" w:rsidP="00EB45E3">
      <w:pPr>
        <w:spacing w:after="0"/>
        <w:rPr>
          <w:lang w:eastAsia="nl-BE"/>
        </w:rPr>
      </w:pPr>
      <w:r w:rsidRPr="00EB45E3">
        <w:rPr>
          <w:lang w:eastAsia="nl-BE"/>
        </w:rPr>
        <w:t>“Welke tool gebruik jij nu voor herstellingsopvolging, en wat werkt daar goed aan?”</w:t>
      </w:r>
      <w:r w:rsidRPr="00EB45E3">
        <w:rPr>
          <w:lang w:eastAsia="nl-BE"/>
        </w:rPr>
        <w:br/>
        <w:t>“Heb je een bewonersbrief of GIPOD-dashboard dat je met ons kan delen?”</w:t>
      </w:r>
    </w:p>
    <w:p w14:paraId="6FFFBACB" w14:textId="77777777" w:rsidR="00EB45E3" w:rsidRDefault="00EB45E3" w:rsidP="00EB45E3">
      <w:pPr>
        <w:spacing w:after="0"/>
        <w:rPr>
          <w:lang w:eastAsia="nl-BE"/>
        </w:rPr>
      </w:pPr>
    </w:p>
    <w:p w14:paraId="59B1B45C" w14:textId="5F8442B3" w:rsidR="00EB45E3" w:rsidRPr="00EB45E3" w:rsidRDefault="00EB45E3" w:rsidP="00EB45E3">
      <w:pPr>
        <w:spacing w:after="0"/>
        <w:rPr>
          <w:lang w:eastAsia="nl-BE"/>
        </w:rPr>
      </w:pPr>
      <w:r w:rsidRPr="00EB45E3">
        <w:rPr>
          <w:b/>
          <w:bCs/>
          <w:lang w:eastAsia="nl-BE"/>
        </w:rPr>
        <w:t>Samengevatte rolverdeling van meedenkende steden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6355"/>
      </w:tblGrid>
      <w:tr w:rsidR="00EB45E3" w:rsidRPr="00EB45E3" w14:paraId="35EF8C6F" w14:textId="77777777">
        <w:trPr>
          <w:tblHeader/>
          <w:tblCellSpacing w:w="15" w:type="dxa"/>
        </w:trPr>
        <w:tc>
          <w:tcPr>
            <w:tcW w:w="0" w:type="auto"/>
            <w:vAlign w:val="center"/>
            <w:hideMark/>
          </w:tcPr>
          <w:p w14:paraId="1161053E" w14:textId="77777777" w:rsidR="00EB45E3" w:rsidRPr="00EB45E3" w:rsidRDefault="00EB45E3" w:rsidP="00EB45E3">
            <w:pPr>
              <w:spacing w:after="0"/>
              <w:rPr>
                <w:b/>
                <w:bCs/>
                <w:lang w:eastAsia="nl-BE"/>
              </w:rPr>
            </w:pPr>
            <w:r w:rsidRPr="00EB45E3">
              <w:rPr>
                <w:b/>
                <w:bCs/>
                <w:lang w:eastAsia="nl-BE"/>
              </w:rPr>
              <w:t>Rol</w:t>
            </w:r>
          </w:p>
        </w:tc>
        <w:tc>
          <w:tcPr>
            <w:tcW w:w="0" w:type="auto"/>
            <w:vAlign w:val="center"/>
            <w:hideMark/>
          </w:tcPr>
          <w:p w14:paraId="5212CA81" w14:textId="77777777" w:rsidR="00EB45E3" w:rsidRPr="00EB45E3" w:rsidRDefault="00EB45E3" w:rsidP="00EB45E3">
            <w:pPr>
              <w:spacing w:after="0"/>
              <w:rPr>
                <w:b/>
                <w:bCs/>
                <w:lang w:eastAsia="nl-BE"/>
              </w:rPr>
            </w:pPr>
            <w:r w:rsidRPr="00EB45E3">
              <w:rPr>
                <w:b/>
                <w:bCs/>
                <w:lang w:eastAsia="nl-BE"/>
              </w:rPr>
              <w:t>Specifieke opdracht</w:t>
            </w:r>
          </w:p>
        </w:tc>
      </w:tr>
      <w:tr w:rsidR="00EB45E3" w:rsidRPr="00EB45E3" w14:paraId="0545D390" w14:textId="77777777">
        <w:trPr>
          <w:tblCellSpacing w:w="15" w:type="dxa"/>
        </w:trPr>
        <w:tc>
          <w:tcPr>
            <w:tcW w:w="0" w:type="auto"/>
            <w:vAlign w:val="center"/>
            <w:hideMark/>
          </w:tcPr>
          <w:p w14:paraId="41EB426F" w14:textId="77777777" w:rsidR="00EB45E3" w:rsidRPr="00EB45E3" w:rsidRDefault="00EB45E3" w:rsidP="00EB45E3">
            <w:pPr>
              <w:spacing w:after="0"/>
              <w:rPr>
                <w:lang w:eastAsia="nl-BE"/>
              </w:rPr>
            </w:pPr>
            <w:r w:rsidRPr="00EB45E3">
              <w:rPr>
                <w:lang w:eastAsia="nl-BE"/>
              </w:rPr>
              <w:t>Realiteitstoets</w:t>
            </w:r>
          </w:p>
        </w:tc>
        <w:tc>
          <w:tcPr>
            <w:tcW w:w="0" w:type="auto"/>
            <w:vAlign w:val="center"/>
            <w:hideMark/>
          </w:tcPr>
          <w:p w14:paraId="79607A6E" w14:textId="77777777" w:rsidR="00EB45E3" w:rsidRPr="00EB45E3" w:rsidRDefault="00EB45E3" w:rsidP="00EB45E3">
            <w:pPr>
              <w:spacing w:after="0"/>
              <w:rPr>
                <w:lang w:eastAsia="nl-BE"/>
              </w:rPr>
            </w:pPr>
            <w:r w:rsidRPr="00EB45E3">
              <w:rPr>
                <w:lang w:eastAsia="nl-BE"/>
              </w:rPr>
              <w:t>MVP’s testen en feedback geven op uitvoerbaarheid</w:t>
            </w:r>
          </w:p>
        </w:tc>
      </w:tr>
      <w:tr w:rsidR="00EB45E3" w:rsidRPr="00EB45E3" w14:paraId="39F60AE9" w14:textId="77777777">
        <w:trPr>
          <w:tblCellSpacing w:w="15" w:type="dxa"/>
        </w:trPr>
        <w:tc>
          <w:tcPr>
            <w:tcW w:w="0" w:type="auto"/>
            <w:vAlign w:val="center"/>
            <w:hideMark/>
          </w:tcPr>
          <w:p w14:paraId="62D1E9B1" w14:textId="77777777" w:rsidR="00EB45E3" w:rsidRPr="00EB45E3" w:rsidRDefault="00EB45E3" w:rsidP="00EB45E3">
            <w:pPr>
              <w:spacing w:after="0"/>
              <w:rPr>
                <w:lang w:eastAsia="nl-BE"/>
              </w:rPr>
            </w:pPr>
            <w:r w:rsidRPr="00EB45E3">
              <w:rPr>
                <w:lang w:eastAsia="nl-BE"/>
              </w:rPr>
              <w:lastRenderedPageBreak/>
              <w:t>Lokale piloot</w:t>
            </w:r>
          </w:p>
        </w:tc>
        <w:tc>
          <w:tcPr>
            <w:tcW w:w="0" w:type="auto"/>
            <w:vAlign w:val="center"/>
            <w:hideMark/>
          </w:tcPr>
          <w:p w14:paraId="29FF15DA" w14:textId="77777777" w:rsidR="00EB45E3" w:rsidRPr="00EB45E3" w:rsidRDefault="00EB45E3" w:rsidP="00EB45E3">
            <w:pPr>
              <w:spacing w:after="0"/>
              <w:rPr>
                <w:lang w:eastAsia="nl-BE"/>
              </w:rPr>
            </w:pPr>
            <w:r w:rsidRPr="00EB45E3">
              <w:rPr>
                <w:lang w:eastAsia="nl-BE"/>
              </w:rPr>
              <w:t>Proefluik draaien binnen eigen bestuur of district</w:t>
            </w:r>
          </w:p>
        </w:tc>
      </w:tr>
      <w:tr w:rsidR="00EB45E3" w:rsidRPr="00EB45E3" w14:paraId="6134985F" w14:textId="77777777">
        <w:trPr>
          <w:tblCellSpacing w:w="15" w:type="dxa"/>
        </w:trPr>
        <w:tc>
          <w:tcPr>
            <w:tcW w:w="0" w:type="auto"/>
            <w:vAlign w:val="center"/>
            <w:hideMark/>
          </w:tcPr>
          <w:p w14:paraId="2F0D67C2" w14:textId="77777777" w:rsidR="00EB45E3" w:rsidRPr="00EB45E3" w:rsidRDefault="00EB45E3" w:rsidP="00EB45E3">
            <w:pPr>
              <w:spacing w:after="0"/>
              <w:rPr>
                <w:lang w:eastAsia="nl-BE"/>
              </w:rPr>
            </w:pPr>
            <w:r w:rsidRPr="00EB45E3">
              <w:rPr>
                <w:lang w:eastAsia="nl-BE"/>
              </w:rPr>
              <w:t>Standaardco-auteur</w:t>
            </w:r>
          </w:p>
        </w:tc>
        <w:tc>
          <w:tcPr>
            <w:tcW w:w="0" w:type="auto"/>
            <w:vAlign w:val="center"/>
            <w:hideMark/>
          </w:tcPr>
          <w:p w14:paraId="30525285" w14:textId="54822149" w:rsidR="00EB45E3" w:rsidRPr="00EB45E3" w:rsidRDefault="00EB45E3" w:rsidP="00EB45E3">
            <w:pPr>
              <w:spacing w:after="0"/>
              <w:rPr>
                <w:lang w:eastAsia="nl-BE"/>
              </w:rPr>
            </w:pPr>
            <w:r w:rsidRPr="00EB45E3">
              <w:rPr>
                <w:lang w:eastAsia="nl-BE"/>
              </w:rPr>
              <w:t>Meewerken aan OSLO, herstelregels, w</w:t>
            </w:r>
            <w:r>
              <w:rPr>
                <w:lang w:eastAsia="nl-BE"/>
              </w:rPr>
              <w:t>O</w:t>
            </w:r>
            <w:r w:rsidRPr="00EB45E3">
              <w:rPr>
                <w:lang w:eastAsia="nl-BE"/>
              </w:rPr>
              <w:t>rkflows</w:t>
            </w:r>
          </w:p>
        </w:tc>
      </w:tr>
      <w:tr w:rsidR="00EB45E3" w:rsidRPr="00EB45E3" w14:paraId="37195736" w14:textId="77777777">
        <w:trPr>
          <w:tblCellSpacing w:w="15" w:type="dxa"/>
        </w:trPr>
        <w:tc>
          <w:tcPr>
            <w:tcW w:w="0" w:type="auto"/>
            <w:vAlign w:val="center"/>
            <w:hideMark/>
          </w:tcPr>
          <w:p w14:paraId="39C66F78" w14:textId="77777777" w:rsidR="00EB45E3" w:rsidRPr="00EB45E3" w:rsidRDefault="00EB45E3" w:rsidP="00EB45E3">
            <w:pPr>
              <w:spacing w:after="0"/>
              <w:rPr>
                <w:lang w:eastAsia="nl-BE"/>
              </w:rPr>
            </w:pPr>
            <w:r w:rsidRPr="00EB45E3">
              <w:rPr>
                <w:lang w:eastAsia="nl-BE"/>
              </w:rPr>
              <w:t>Politieke versterker</w:t>
            </w:r>
          </w:p>
        </w:tc>
        <w:tc>
          <w:tcPr>
            <w:tcW w:w="0" w:type="auto"/>
            <w:vAlign w:val="center"/>
            <w:hideMark/>
          </w:tcPr>
          <w:p w14:paraId="0CAF2B35" w14:textId="77777777" w:rsidR="00EB45E3" w:rsidRPr="00EB45E3" w:rsidRDefault="00EB45E3" w:rsidP="00EB45E3">
            <w:pPr>
              <w:spacing w:after="0"/>
              <w:rPr>
                <w:lang w:eastAsia="nl-BE"/>
              </w:rPr>
            </w:pPr>
            <w:r w:rsidRPr="00EB45E3">
              <w:rPr>
                <w:lang w:eastAsia="nl-BE"/>
              </w:rPr>
              <w:t>Draagvlak creëren via VVSG, overleg met nuts of COATT</w:t>
            </w:r>
          </w:p>
        </w:tc>
      </w:tr>
      <w:tr w:rsidR="00EB45E3" w:rsidRPr="00EB45E3" w14:paraId="17381AF9" w14:textId="77777777">
        <w:trPr>
          <w:tblCellSpacing w:w="15" w:type="dxa"/>
        </w:trPr>
        <w:tc>
          <w:tcPr>
            <w:tcW w:w="0" w:type="auto"/>
            <w:vAlign w:val="center"/>
            <w:hideMark/>
          </w:tcPr>
          <w:p w14:paraId="62338CFB" w14:textId="77777777" w:rsidR="00EB45E3" w:rsidRPr="00EB45E3" w:rsidRDefault="00EB45E3" w:rsidP="00EB45E3">
            <w:pPr>
              <w:spacing w:after="0"/>
              <w:rPr>
                <w:lang w:eastAsia="nl-BE"/>
              </w:rPr>
            </w:pPr>
            <w:r w:rsidRPr="00EB45E3">
              <w:rPr>
                <w:lang w:eastAsia="nl-BE"/>
              </w:rPr>
              <w:t>Kennisdelers</w:t>
            </w:r>
          </w:p>
        </w:tc>
        <w:tc>
          <w:tcPr>
            <w:tcW w:w="0" w:type="auto"/>
            <w:vAlign w:val="center"/>
            <w:hideMark/>
          </w:tcPr>
          <w:p w14:paraId="6EB45545" w14:textId="77777777" w:rsidR="00EB45E3" w:rsidRPr="00EB45E3" w:rsidRDefault="00EB45E3" w:rsidP="00EB45E3">
            <w:pPr>
              <w:spacing w:after="0"/>
              <w:rPr>
                <w:lang w:eastAsia="nl-BE"/>
              </w:rPr>
            </w:pPr>
            <w:r w:rsidRPr="00EB45E3">
              <w:rPr>
                <w:lang w:eastAsia="nl-BE"/>
              </w:rPr>
              <w:t>Delen van tools, processen, klachtenflows, en bewonerscommunicatie</w:t>
            </w:r>
          </w:p>
        </w:tc>
      </w:tr>
    </w:tbl>
    <w:p w14:paraId="5E6F934E" w14:textId="40AE01EB" w:rsidR="00EB45E3" w:rsidRPr="00EB45E3" w:rsidRDefault="00EB45E3" w:rsidP="00EB45E3">
      <w:pPr>
        <w:spacing w:after="0"/>
        <w:rPr>
          <w:lang w:eastAsia="nl-BE"/>
        </w:rPr>
      </w:pPr>
    </w:p>
    <w:p w14:paraId="7972F0CC" w14:textId="6E8C7E18" w:rsidR="00EB45E3" w:rsidRPr="00EB45E3" w:rsidRDefault="00EB45E3" w:rsidP="00EB45E3">
      <w:pPr>
        <w:spacing w:after="0"/>
        <w:rPr>
          <w:b/>
          <w:bCs/>
          <w:lang w:eastAsia="nl-BE"/>
        </w:rPr>
      </w:pPr>
      <w:r w:rsidRPr="00EB45E3">
        <w:rPr>
          <w:b/>
          <w:bCs/>
          <w:lang w:eastAsia="nl-BE"/>
        </w:rPr>
        <w:t>Communicatief voorstel</w:t>
      </w:r>
    </w:p>
    <w:p w14:paraId="498CBDAA" w14:textId="660E9CA1" w:rsidR="00EB45E3" w:rsidRPr="00EB45E3" w:rsidRDefault="00EB45E3" w:rsidP="00EB45E3">
      <w:pPr>
        <w:spacing w:after="0"/>
        <w:rPr>
          <w:lang w:eastAsia="nl-BE"/>
        </w:rPr>
      </w:pPr>
      <w:r w:rsidRPr="00EB45E3">
        <w:rPr>
          <w:lang w:eastAsia="nl-BE"/>
        </w:rPr>
        <w:t xml:space="preserve">“Dit project mikt niet op een stadseiland, maar op een gedeeld stedelijk ecosysteem. We nodigen andere steden uit om als meedenkende partner hun stem, ervaring en cases in te brengen. Zo zorgen we samen voor een aanpak die zowel in Antwerpen als in </w:t>
      </w:r>
      <w:del w:id="493" w:author="Michel Gerits" w:date="2025-08-19T10:06:00Z" w16du:dateUtc="2025-08-19T08:06:00Z">
        <w:r w:rsidRPr="00EB45E3" w:rsidDel="00DB5A50">
          <w:rPr>
            <w:lang w:eastAsia="nl-BE"/>
          </w:rPr>
          <w:delText>Deinze, Kortrijk of Turnhout</w:delText>
        </w:r>
      </w:del>
      <w:ins w:id="494" w:author="Michel Gerits" w:date="2025-08-19T10:06:00Z" w16du:dateUtc="2025-08-19T08:06:00Z">
        <w:r w:rsidR="00DB5A50">
          <w:rPr>
            <w:lang w:eastAsia="nl-BE"/>
          </w:rPr>
          <w:t>andere steden</w:t>
        </w:r>
      </w:ins>
      <w:ins w:id="495" w:author="Michel Gerits" w:date="2025-08-19T10:09:00Z" w16du:dateUtc="2025-08-19T08:09:00Z">
        <w:del w:id="496" w:author="Coens, Alain" w:date="2025-08-20T15:17:00Z" w16du:dateUtc="2025-08-20T13:17:00Z">
          <w:r w:rsidR="00891E1F" w:rsidDel="00BE345C">
            <w:rPr>
              <w:lang w:eastAsia="nl-BE"/>
            </w:rPr>
            <w:delText>F</w:delText>
          </w:r>
        </w:del>
      </w:ins>
      <w:r w:rsidRPr="00EB45E3">
        <w:rPr>
          <w:lang w:eastAsia="nl-BE"/>
        </w:rPr>
        <w:t xml:space="preserve"> kan landen.”</w:t>
      </w:r>
    </w:p>
    <w:p w14:paraId="0A98DEBE" w14:textId="77777777" w:rsidR="004B38D0" w:rsidRDefault="004B38D0" w:rsidP="004B38D0">
      <w:pPr>
        <w:pStyle w:val="grotetitel"/>
        <w:rPr>
          <w:ins w:id="497" w:author="Michel Gerits" w:date="2025-08-18T22:02:00Z" w16du:dateUtc="2025-08-18T20:02:00Z"/>
          <w:lang w:eastAsia="nl-BE"/>
        </w:rPr>
      </w:pPr>
      <w:commentRangeStart w:id="498"/>
      <w:ins w:id="499" w:author="Michel Gerits" w:date="2025-08-18T22:02:00Z" w16du:dateUtc="2025-08-18T20:02:00Z">
        <w:r>
          <w:rPr>
            <w:lang w:eastAsia="nl-BE"/>
          </w:rPr>
          <w:t xml:space="preserve">Uitdaging: bepalen van use cases. </w:t>
        </w:r>
      </w:ins>
      <w:commentRangeEnd w:id="498"/>
      <w:r w:rsidR="008219D4">
        <w:rPr>
          <w:rStyle w:val="Verwijzingopmerking"/>
          <w:sz w:val="22"/>
          <w:szCs w:val="22"/>
          <w:lang w:eastAsia="nl-BE"/>
        </w:rPr>
        <w:commentReference w:id="498"/>
      </w:r>
    </w:p>
    <w:p w14:paraId="25A5CA2F" w14:textId="77777777" w:rsidR="004B38D0" w:rsidRPr="00E23AC3" w:rsidRDefault="004B38D0" w:rsidP="004B38D0">
      <w:pPr>
        <w:pStyle w:val="kleinetitel"/>
        <w:rPr>
          <w:ins w:id="500" w:author="Michel Gerits" w:date="2025-08-18T22:02:00Z" w16du:dateUtc="2025-08-18T20:02:00Z"/>
          <w:lang w:eastAsia="nl-BE"/>
        </w:rPr>
      </w:pPr>
      <w:ins w:id="501" w:author="Michel Gerits" w:date="2025-08-18T22:02:00Z" w16du:dateUtc="2025-08-18T20:02:00Z">
        <w:r w:rsidRPr="00E23AC3">
          <w:rPr>
            <w:lang w:eastAsia="nl-BE"/>
          </w:rPr>
          <w:t xml:space="preserve">Top 10 use cases </w:t>
        </w:r>
        <w:r>
          <w:rPr>
            <w:lang w:eastAsia="nl-BE"/>
          </w:rPr>
          <w:t>uit het voorstel</w:t>
        </w:r>
      </w:ins>
    </w:p>
    <w:p w14:paraId="644A3886" w14:textId="77777777" w:rsidR="004B38D0" w:rsidRPr="00E23AC3" w:rsidRDefault="004B38D0" w:rsidP="004B38D0">
      <w:pPr>
        <w:numPr>
          <w:ilvl w:val="0"/>
          <w:numId w:val="104"/>
        </w:numPr>
        <w:rPr>
          <w:ins w:id="502" w:author="Michel Gerits" w:date="2025-08-18T22:02:00Z" w16du:dateUtc="2025-08-18T20:02:00Z"/>
          <w:lang w:eastAsia="nl-BE"/>
        </w:rPr>
      </w:pPr>
      <w:ins w:id="503" w:author="Michel Gerits" w:date="2025-08-18T22:02:00Z" w16du:dateUtc="2025-08-18T20:02:00Z">
        <w:r w:rsidRPr="00E23AC3">
          <w:rPr>
            <w:b/>
            <w:bCs/>
            <w:lang w:eastAsia="nl-BE"/>
          </w:rPr>
          <w:t>Vaststellingen op de werf (toezichters)</w:t>
        </w:r>
      </w:ins>
    </w:p>
    <w:p w14:paraId="0E676983" w14:textId="77777777" w:rsidR="004B38D0" w:rsidRPr="00E23AC3" w:rsidRDefault="004B38D0" w:rsidP="004B38D0">
      <w:pPr>
        <w:numPr>
          <w:ilvl w:val="1"/>
          <w:numId w:val="104"/>
        </w:numPr>
        <w:spacing w:after="0"/>
        <w:rPr>
          <w:ins w:id="504" w:author="Michel Gerits" w:date="2025-08-18T22:02:00Z" w16du:dateUtc="2025-08-18T20:02:00Z"/>
          <w:lang w:eastAsia="nl-BE"/>
        </w:rPr>
      </w:pPr>
      <w:ins w:id="505" w:author="Michel Gerits" w:date="2025-08-18T22:02:00Z" w16du:dateUtc="2025-08-18T20:02:00Z">
        <w:r w:rsidRPr="00E23AC3">
          <w:rPr>
            <w:lang w:eastAsia="nl-BE"/>
          </w:rPr>
          <w:t>Toezichters registreren via smartphone of tablet een vaststelling met foto, GPS-locatie en timestamp.</w:t>
        </w:r>
      </w:ins>
    </w:p>
    <w:p w14:paraId="30479198" w14:textId="77777777" w:rsidR="004B38D0" w:rsidRPr="00E23AC3" w:rsidRDefault="004B38D0" w:rsidP="004B38D0">
      <w:pPr>
        <w:numPr>
          <w:ilvl w:val="1"/>
          <w:numId w:val="104"/>
        </w:numPr>
        <w:spacing w:after="0"/>
        <w:rPr>
          <w:ins w:id="506" w:author="Michel Gerits" w:date="2025-08-18T22:02:00Z" w16du:dateUtc="2025-08-18T20:02:00Z"/>
          <w:lang w:eastAsia="nl-BE"/>
        </w:rPr>
      </w:pPr>
      <w:ins w:id="507" w:author="Michel Gerits" w:date="2025-08-18T22:02:00Z" w16du:dateUtc="2025-08-18T20:02:00Z">
        <w:r w:rsidRPr="00E23AC3">
          <w:rPr>
            <w:lang w:eastAsia="nl-BE"/>
          </w:rPr>
          <w:t>Automatische blur van gezichten en nummerplaten (privacy by design).</w:t>
        </w:r>
      </w:ins>
    </w:p>
    <w:p w14:paraId="44A9473D" w14:textId="77777777" w:rsidR="004B38D0" w:rsidRPr="00E23AC3" w:rsidRDefault="004B38D0" w:rsidP="004B38D0">
      <w:pPr>
        <w:numPr>
          <w:ilvl w:val="0"/>
          <w:numId w:val="104"/>
        </w:numPr>
        <w:rPr>
          <w:ins w:id="508" w:author="Michel Gerits" w:date="2025-08-18T22:02:00Z" w16du:dateUtc="2025-08-18T20:02:00Z"/>
          <w:lang w:eastAsia="nl-BE"/>
        </w:rPr>
      </w:pPr>
      <w:ins w:id="509" w:author="Michel Gerits" w:date="2025-08-18T22:02:00Z" w16du:dateUtc="2025-08-18T20:02:00Z">
        <w:r w:rsidRPr="00E23AC3">
          <w:rPr>
            <w:b/>
            <w:bCs/>
            <w:lang w:eastAsia="nl-BE"/>
          </w:rPr>
          <w:t>Controle van signalisatievergunningen (toezichters/stad)</w:t>
        </w:r>
      </w:ins>
    </w:p>
    <w:p w14:paraId="2D1ED2E4" w14:textId="77777777" w:rsidR="004B38D0" w:rsidRPr="00E23AC3" w:rsidRDefault="004B38D0" w:rsidP="004B38D0">
      <w:pPr>
        <w:numPr>
          <w:ilvl w:val="1"/>
          <w:numId w:val="104"/>
        </w:numPr>
        <w:rPr>
          <w:ins w:id="510" w:author="Michel Gerits" w:date="2025-08-18T22:02:00Z" w16du:dateUtc="2025-08-18T20:02:00Z"/>
          <w:lang w:eastAsia="nl-BE"/>
        </w:rPr>
      </w:pPr>
      <w:ins w:id="511" w:author="Michel Gerits" w:date="2025-08-18T22:02:00Z" w16du:dateUtc="2025-08-18T20:02:00Z">
        <w:r w:rsidRPr="00E23AC3">
          <w:rPr>
            <w:lang w:eastAsia="nl-BE"/>
          </w:rPr>
          <w:t>Check of tijdelijke verkeersmaatregelen (parkeerverbod, omleiding) conform de vergunning zijn geplaatst.</w:t>
        </w:r>
      </w:ins>
    </w:p>
    <w:p w14:paraId="128D459B" w14:textId="77777777" w:rsidR="004B38D0" w:rsidRPr="00E23AC3" w:rsidRDefault="004B38D0" w:rsidP="004B38D0">
      <w:pPr>
        <w:numPr>
          <w:ilvl w:val="0"/>
          <w:numId w:val="104"/>
        </w:numPr>
        <w:rPr>
          <w:ins w:id="512" w:author="Michel Gerits" w:date="2025-08-18T22:02:00Z" w16du:dateUtc="2025-08-18T20:02:00Z"/>
          <w:lang w:eastAsia="nl-BE"/>
        </w:rPr>
      </w:pPr>
      <w:ins w:id="513" w:author="Michel Gerits" w:date="2025-08-18T22:02:00Z" w16du:dateUtc="2025-08-18T20:02:00Z">
        <w:r w:rsidRPr="00E23AC3">
          <w:rPr>
            <w:b/>
            <w:bCs/>
            <w:lang w:eastAsia="nl-BE"/>
          </w:rPr>
          <w:t>Herstelcontrole (toezichters/stadsaannemer)</w:t>
        </w:r>
      </w:ins>
    </w:p>
    <w:p w14:paraId="50B3F771" w14:textId="77777777" w:rsidR="004B38D0" w:rsidRPr="00E23AC3" w:rsidRDefault="004B38D0" w:rsidP="004B38D0">
      <w:pPr>
        <w:numPr>
          <w:ilvl w:val="1"/>
          <w:numId w:val="104"/>
        </w:numPr>
        <w:rPr>
          <w:ins w:id="514" w:author="Michel Gerits" w:date="2025-08-18T22:02:00Z" w16du:dateUtc="2025-08-18T20:02:00Z"/>
          <w:lang w:eastAsia="nl-BE"/>
        </w:rPr>
      </w:pPr>
      <w:ins w:id="515" w:author="Michel Gerits" w:date="2025-08-18T22:02:00Z" w16du:dateUtc="2025-08-18T20:02:00Z">
        <w:r w:rsidRPr="00E23AC3">
          <w:rPr>
            <w:lang w:eastAsia="nl-BE"/>
          </w:rPr>
          <w:t>Fotolog en checklists om te valideren of de sleuf correct werd dichtgelegd (fundering, chape cement, natuursteen, asfalt).</w:t>
        </w:r>
      </w:ins>
    </w:p>
    <w:p w14:paraId="2328835E" w14:textId="77777777" w:rsidR="004B38D0" w:rsidRPr="00E23AC3" w:rsidRDefault="004B38D0" w:rsidP="004B38D0">
      <w:pPr>
        <w:numPr>
          <w:ilvl w:val="0"/>
          <w:numId w:val="104"/>
        </w:numPr>
        <w:rPr>
          <w:ins w:id="516" w:author="Michel Gerits" w:date="2025-08-18T22:02:00Z" w16du:dateUtc="2025-08-18T20:02:00Z"/>
          <w:lang w:eastAsia="nl-BE"/>
        </w:rPr>
      </w:pPr>
      <w:ins w:id="517" w:author="Michel Gerits" w:date="2025-08-18T22:02:00Z" w16du:dateUtc="2025-08-18T20:02:00Z">
        <w:r w:rsidRPr="00E23AC3">
          <w:rPr>
            <w:b/>
            <w:bCs/>
            <w:lang w:eastAsia="nl-BE"/>
          </w:rPr>
          <w:t>Koppeling met GIPOD (nutsbedrijven &amp; stad)</w:t>
        </w:r>
      </w:ins>
    </w:p>
    <w:p w14:paraId="64447467" w14:textId="77777777" w:rsidR="004B38D0" w:rsidRPr="00E23AC3" w:rsidRDefault="004B38D0" w:rsidP="004B38D0">
      <w:pPr>
        <w:numPr>
          <w:ilvl w:val="1"/>
          <w:numId w:val="104"/>
        </w:numPr>
        <w:spacing w:after="0"/>
        <w:rPr>
          <w:ins w:id="518" w:author="Michel Gerits" w:date="2025-08-18T22:02:00Z" w16du:dateUtc="2025-08-18T20:02:00Z"/>
          <w:lang w:eastAsia="nl-BE"/>
        </w:rPr>
      </w:pPr>
      <w:ins w:id="519" w:author="Michel Gerits" w:date="2025-08-18T22:02:00Z" w16du:dateUtc="2025-08-18T20:02:00Z">
        <w:r w:rsidRPr="00E23AC3">
          <w:rPr>
            <w:lang w:eastAsia="nl-BE"/>
          </w:rPr>
          <w:t>Alle werken automatisch zichtbaar in de app (waar, wanneer, welke nutsmaatschappij).</w:t>
        </w:r>
      </w:ins>
    </w:p>
    <w:p w14:paraId="313289A8" w14:textId="77777777" w:rsidR="004B38D0" w:rsidRPr="00E23AC3" w:rsidRDefault="004B38D0" w:rsidP="004B38D0">
      <w:pPr>
        <w:numPr>
          <w:ilvl w:val="1"/>
          <w:numId w:val="104"/>
        </w:numPr>
        <w:spacing w:after="0"/>
        <w:rPr>
          <w:ins w:id="520" w:author="Michel Gerits" w:date="2025-08-18T22:02:00Z" w16du:dateUtc="2025-08-18T20:02:00Z"/>
          <w:lang w:eastAsia="nl-BE"/>
        </w:rPr>
      </w:pPr>
      <w:ins w:id="521" w:author="Michel Gerits" w:date="2025-08-18T22:02:00Z" w16du:dateUtc="2025-08-18T20:02:00Z">
        <w:r w:rsidRPr="00E23AC3">
          <w:rPr>
            <w:lang w:eastAsia="nl-BE"/>
          </w:rPr>
          <w:t>Toezichters zien realtime overlap met andere werken.</w:t>
        </w:r>
      </w:ins>
    </w:p>
    <w:p w14:paraId="7AD7BDA1" w14:textId="77777777" w:rsidR="004B38D0" w:rsidRPr="00E23AC3" w:rsidRDefault="004B38D0" w:rsidP="004B38D0">
      <w:pPr>
        <w:numPr>
          <w:ilvl w:val="0"/>
          <w:numId w:val="104"/>
        </w:numPr>
        <w:rPr>
          <w:ins w:id="522" w:author="Michel Gerits" w:date="2025-08-18T22:02:00Z" w16du:dateUtc="2025-08-18T20:02:00Z"/>
          <w:lang w:eastAsia="nl-BE"/>
        </w:rPr>
      </w:pPr>
      <w:ins w:id="523" w:author="Michel Gerits" w:date="2025-08-18T22:02:00Z" w16du:dateUtc="2025-08-18T20:02:00Z">
        <w:r w:rsidRPr="00E23AC3">
          <w:rPr>
            <w:b/>
            <w:bCs/>
            <w:lang w:eastAsia="nl-BE"/>
          </w:rPr>
          <w:t>Bewonerscommunicatie (bewoners)</w:t>
        </w:r>
      </w:ins>
    </w:p>
    <w:p w14:paraId="4192D441" w14:textId="77777777" w:rsidR="004B38D0" w:rsidRPr="00E23AC3" w:rsidRDefault="004B38D0" w:rsidP="004B38D0">
      <w:pPr>
        <w:numPr>
          <w:ilvl w:val="1"/>
          <w:numId w:val="104"/>
        </w:numPr>
        <w:spacing w:after="0"/>
        <w:rPr>
          <w:ins w:id="524" w:author="Michel Gerits" w:date="2025-08-18T22:02:00Z" w16du:dateUtc="2025-08-18T20:02:00Z"/>
          <w:lang w:eastAsia="nl-BE"/>
        </w:rPr>
      </w:pPr>
      <w:ins w:id="525" w:author="Michel Gerits" w:date="2025-08-18T22:02:00Z" w16du:dateUtc="2025-08-18T20:02:00Z">
        <w:r w:rsidRPr="00E23AC3">
          <w:rPr>
            <w:lang w:eastAsia="nl-BE"/>
          </w:rPr>
          <w:t>Pushmeldingen of QR-code op werfbord: info over aard, duur en hinder van de werken.</w:t>
        </w:r>
      </w:ins>
    </w:p>
    <w:p w14:paraId="38E5AABD" w14:textId="77777777" w:rsidR="004B38D0" w:rsidRPr="00E23AC3" w:rsidRDefault="004B38D0" w:rsidP="004B38D0">
      <w:pPr>
        <w:numPr>
          <w:ilvl w:val="1"/>
          <w:numId w:val="104"/>
        </w:numPr>
        <w:spacing w:after="0"/>
        <w:rPr>
          <w:ins w:id="526" w:author="Michel Gerits" w:date="2025-08-18T22:02:00Z" w16du:dateUtc="2025-08-18T20:02:00Z"/>
          <w:lang w:eastAsia="nl-BE"/>
        </w:rPr>
      </w:pPr>
      <w:ins w:id="527" w:author="Michel Gerits" w:date="2025-08-18T22:02:00Z" w16du:dateUtc="2025-08-18T20:02:00Z">
        <w:r w:rsidRPr="00E23AC3">
          <w:rPr>
            <w:lang w:eastAsia="nl-BE"/>
          </w:rPr>
          <w:t>Link naar klachtenplatform (bv. KLM2 of meldingen.antwerpen.be).</w:t>
        </w:r>
      </w:ins>
    </w:p>
    <w:p w14:paraId="5DD3E86E" w14:textId="77777777" w:rsidR="004B38D0" w:rsidRPr="00E23AC3" w:rsidRDefault="004B38D0" w:rsidP="004B38D0">
      <w:pPr>
        <w:numPr>
          <w:ilvl w:val="0"/>
          <w:numId w:val="104"/>
        </w:numPr>
        <w:rPr>
          <w:ins w:id="528" w:author="Michel Gerits" w:date="2025-08-18T22:02:00Z" w16du:dateUtc="2025-08-18T20:02:00Z"/>
          <w:lang w:eastAsia="nl-BE"/>
        </w:rPr>
      </w:pPr>
      <w:ins w:id="529" w:author="Michel Gerits" w:date="2025-08-18T22:02:00Z" w16du:dateUtc="2025-08-18T20:02:00Z">
        <w:r w:rsidRPr="00E23AC3">
          <w:rPr>
            <w:b/>
            <w:bCs/>
            <w:lang w:eastAsia="nl-BE"/>
          </w:rPr>
          <w:t>Rapportering voor retributies (stad/beleidsmedewerkers)</w:t>
        </w:r>
      </w:ins>
    </w:p>
    <w:p w14:paraId="2588A0A6" w14:textId="77777777" w:rsidR="004B38D0" w:rsidRPr="00E23AC3" w:rsidRDefault="004B38D0" w:rsidP="004B38D0">
      <w:pPr>
        <w:numPr>
          <w:ilvl w:val="1"/>
          <w:numId w:val="104"/>
        </w:numPr>
        <w:rPr>
          <w:ins w:id="530" w:author="Michel Gerits" w:date="2025-08-18T22:02:00Z" w16du:dateUtc="2025-08-18T20:02:00Z"/>
          <w:lang w:eastAsia="nl-BE"/>
        </w:rPr>
      </w:pPr>
      <w:ins w:id="531" w:author="Michel Gerits" w:date="2025-08-18T22:02:00Z" w16du:dateUtc="2025-08-18T20:02:00Z">
        <w:r w:rsidRPr="00E23AC3">
          <w:rPr>
            <w:lang w:eastAsia="nl-BE"/>
          </w:rPr>
          <w:t>Automatische bundeling van vaststellingen en herstellingskosten in een dossier voor facturatie of retributie.</w:t>
        </w:r>
      </w:ins>
    </w:p>
    <w:p w14:paraId="0587CE3C" w14:textId="77777777" w:rsidR="004B38D0" w:rsidRPr="00E23AC3" w:rsidRDefault="004B38D0" w:rsidP="004B38D0">
      <w:pPr>
        <w:numPr>
          <w:ilvl w:val="0"/>
          <w:numId w:val="104"/>
        </w:numPr>
        <w:rPr>
          <w:ins w:id="532" w:author="Michel Gerits" w:date="2025-08-18T22:02:00Z" w16du:dateUtc="2025-08-18T20:02:00Z"/>
          <w:lang w:eastAsia="nl-BE"/>
        </w:rPr>
      </w:pPr>
      <w:ins w:id="533" w:author="Michel Gerits" w:date="2025-08-18T22:02:00Z" w16du:dateUtc="2025-08-18T20:02:00Z">
        <w:r w:rsidRPr="00E23AC3">
          <w:rPr>
            <w:b/>
            <w:bCs/>
            <w:lang w:eastAsia="nl-BE"/>
          </w:rPr>
          <w:lastRenderedPageBreak/>
          <w:t>Kwaliteitsdashboards (beleidsmedewerkers)</w:t>
        </w:r>
      </w:ins>
    </w:p>
    <w:p w14:paraId="45FF83AD" w14:textId="77777777" w:rsidR="004B38D0" w:rsidRPr="00E23AC3" w:rsidRDefault="004B38D0" w:rsidP="004B38D0">
      <w:pPr>
        <w:numPr>
          <w:ilvl w:val="1"/>
          <w:numId w:val="104"/>
        </w:numPr>
        <w:rPr>
          <w:ins w:id="534" w:author="Michel Gerits" w:date="2025-08-18T22:02:00Z" w16du:dateUtc="2025-08-18T20:02:00Z"/>
          <w:lang w:eastAsia="nl-BE"/>
        </w:rPr>
      </w:pPr>
      <w:ins w:id="535" w:author="Michel Gerits" w:date="2025-08-18T22:02:00Z" w16du:dateUtc="2025-08-18T20:02:00Z">
        <w:r w:rsidRPr="00E23AC3">
          <w:rPr>
            <w:lang w:eastAsia="nl-BE"/>
          </w:rPr>
          <w:t>KPI’s over doorlooptijd, herstelnauwkeurigheid, klachtenafhandeling → bruikbaar voor beleidsrapportering en monitoring van nutsbedrijven.</w:t>
        </w:r>
      </w:ins>
    </w:p>
    <w:p w14:paraId="766B604E" w14:textId="77777777" w:rsidR="004B38D0" w:rsidRPr="00E23AC3" w:rsidRDefault="004B38D0" w:rsidP="004B38D0">
      <w:pPr>
        <w:numPr>
          <w:ilvl w:val="0"/>
          <w:numId w:val="104"/>
        </w:numPr>
        <w:rPr>
          <w:ins w:id="536" w:author="Michel Gerits" w:date="2025-08-18T22:02:00Z" w16du:dateUtc="2025-08-18T20:02:00Z"/>
          <w:lang w:eastAsia="nl-BE"/>
        </w:rPr>
      </w:pPr>
      <w:ins w:id="537" w:author="Michel Gerits" w:date="2025-08-18T22:02:00Z" w16du:dateUtc="2025-08-18T20:02:00Z">
        <w:r w:rsidRPr="00E23AC3">
          <w:rPr>
            <w:b/>
            <w:bCs/>
            <w:lang w:eastAsia="nl-BE"/>
          </w:rPr>
          <w:t>Samenwerking nutsbedrijven (nutsmaatschappijen)</w:t>
        </w:r>
      </w:ins>
    </w:p>
    <w:p w14:paraId="105A9616" w14:textId="77777777" w:rsidR="004B38D0" w:rsidRPr="00E23AC3" w:rsidRDefault="004B38D0" w:rsidP="004B38D0">
      <w:pPr>
        <w:numPr>
          <w:ilvl w:val="1"/>
          <w:numId w:val="104"/>
        </w:numPr>
        <w:spacing w:after="0"/>
        <w:rPr>
          <w:ins w:id="538" w:author="Michel Gerits" w:date="2025-08-18T22:02:00Z" w16du:dateUtc="2025-08-18T20:02:00Z"/>
          <w:lang w:eastAsia="nl-BE"/>
        </w:rPr>
      </w:pPr>
      <w:ins w:id="539" w:author="Michel Gerits" w:date="2025-08-18T22:02:00Z" w16du:dateUtc="2025-08-18T20:02:00Z">
        <w:r w:rsidRPr="00E23AC3">
          <w:rPr>
            <w:lang w:eastAsia="nl-BE"/>
          </w:rPr>
          <w:t>Inzage in hun eigen werken en herstelbonnen.</w:t>
        </w:r>
      </w:ins>
    </w:p>
    <w:p w14:paraId="7E3C864E" w14:textId="77777777" w:rsidR="004B38D0" w:rsidRPr="00E23AC3" w:rsidRDefault="004B38D0" w:rsidP="004B38D0">
      <w:pPr>
        <w:numPr>
          <w:ilvl w:val="1"/>
          <w:numId w:val="104"/>
        </w:numPr>
        <w:spacing w:after="0"/>
        <w:rPr>
          <w:ins w:id="540" w:author="Michel Gerits" w:date="2025-08-18T22:02:00Z" w16du:dateUtc="2025-08-18T20:02:00Z"/>
          <w:lang w:eastAsia="nl-BE"/>
        </w:rPr>
      </w:pPr>
      <w:ins w:id="541" w:author="Michel Gerits" w:date="2025-08-18T22:02:00Z" w16du:dateUtc="2025-08-18T20:02:00Z">
        <w:r w:rsidRPr="00E23AC3">
          <w:rPr>
            <w:lang w:eastAsia="nl-BE"/>
          </w:rPr>
          <w:t>Mogelijkheid om tijdelijke maatregelen (bv. asfaltlap) in de app te registreren.</w:t>
        </w:r>
      </w:ins>
    </w:p>
    <w:p w14:paraId="72F96701" w14:textId="77777777" w:rsidR="004B38D0" w:rsidRPr="00E23AC3" w:rsidRDefault="004B38D0" w:rsidP="004B38D0">
      <w:pPr>
        <w:numPr>
          <w:ilvl w:val="0"/>
          <w:numId w:val="104"/>
        </w:numPr>
        <w:rPr>
          <w:ins w:id="542" w:author="Michel Gerits" w:date="2025-08-18T22:02:00Z" w16du:dateUtc="2025-08-18T20:02:00Z"/>
          <w:lang w:eastAsia="nl-BE"/>
        </w:rPr>
      </w:pPr>
      <w:ins w:id="543" w:author="Michel Gerits" w:date="2025-08-18T22:02:00Z" w16du:dateUtc="2025-08-18T20:02:00Z">
        <w:r w:rsidRPr="00E23AC3">
          <w:rPr>
            <w:b/>
            <w:bCs/>
            <w:lang w:eastAsia="nl-BE"/>
          </w:rPr>
          <w:t>Juridisch bewijs (juridische dienst/stadsaannemer)</w:t>
        </w:r>
      </w:ins>
    </w:p>
    <w:p w14:paraId="64F17730" w14:textId="77777777" w:rsidR="004B38D0" w:rsidRPr="00E23AC3" w:rsidRDefault="004B38D0" w:rsidP="004B38D0">
      <w:pPr>
        <w:numPr>
          <w:ilvl w:val="1"/>
          <w:numId w:val="104"/>
        </w:numPr>
        <w:rPr>
          <w:ins w:id="544" w:author="Michel Gerits" w:date="2025-08-18T22:02:00Z" w16du:dateUtc="2025-08-18T20:02:00Z"/>
          <w:lang w:eastAsia="nl-BE"/>
        </w:rPr>
      </w:pPr>
      <w:ins w:id="545" w:author="Michel Gerits" w:date="2025-08-18T22:02:00Z" w16du:dateUtc="2025-08-18T20:02:00Z">
        <w:r w:rsidRPr="00E23AC3">
          <w:rPr>
            <w:lang w:eastAsia="nl-BE"/>
          </w:rPr>
          <w:t>Vaststellingen (foto + metadata) dienen als rechtsgeldig bewijs bij betwisting met nutsbedrijven of aannemers.</w:t>
        </w:r>
      </w:ins>
    </w:p>
    <w:p w14:paraId="1E7666F3" w14:textId="77777777" w:rsidR="004B38D0" w:rsidRPr="00E23AC3" w:rsidRDefault="004B38D0" w:rsidP="004B38D0">
      <w:pPr>
        <w:numPr>
          <w:ilvl w:val="0"/>
          <w:numId w:val="104"/>
        </w:numPr>
        <w:rPr>
          <w:ins w:id="546" w:author="Michel Gerits" w:date="2025-08-18T22:02:00Z" w16du:dateUtc="2025-08-18T20:02:00Z"/>
          <w:lang w:eastAsia="nl-BE"/>
        </w:rPr>
      </w:pPr>
      <w:ins w:id="547" w:author="Michel Gerits" w:date="2025-08-18T22:02:00Z" w16du:dateUtc="2025-08-18T20:02:00Z">
        <w:r w:rsidRPr="00E23AC3">
          <w:rPr>
            <w:b/>
            <w:bCs/>
            <w:lang w:eastAsia="nl-BE"/>
          </w:rPr>
          <w:t>AI-beeldherkenning (toezichters/beleidsmedewerkers)</w:t>
        </w:r>
      </w:ins>
    </w:p>
    <w:p w14:paraId="3F582B14" w14:textId="77777777" w:rsidR="004B38D0" w:rsidRPr="00E23AC3" w:rsidRDefault="004B38D0" w:rsidP="004B38D0">
      <w:pPr>
        <w:numPr>
          <w:ilvl w:val="0"/>
          <w:numId w:val="105"/>
        </w:numPr>
        <w:spacing w:after="0"/>
        <w:rPr>
          <w:ins w:id="548" w:author="Michel Gerits" w:date="2025-08-18T22:02:00Z" w16du:dateUtc="2025-08-18T20:02:00Z"/>
          <w:lang w:eastAsia="nl-BE"/>
        </w:rPr>
      </w:pPr>
      <w:ins w:id="549" w:author="Michel Gerits" w:date="2025-08-18T22:02:00Z" w16du:dateUtc="2025-08-18T20:02:00Z">
        <w:r w:rsidRPr="00E23AC3">
          <w:rPr>
            <w:lang w:eastAsia="nl-BE"/>
          </w:rPr>
          <w:t>Automatische detectie van fouten in herstelling of ontbrekende signalisatie op foto’s.</w:t>
        </w:r>
      </w:ins>
    </w:p>
    <w:p w14:paraId="34797DF3" w14:textId="77777777" w:rsidR="004B38D0" w:rsidRDefault="004B38D0" w:rsidP="004B38D0">
      <w:pPr>
        <w:numPr>
          <w:ilvl w:val="0"/>
          <w:numId w:val="105"/>
        </w:numPr>
        <w:spacing w:after="0"/>
        <w:rPr>
          <w:ins w:id="550" w:author="Michel Gerits" w:date="2025-08-18T22:04:00Z" w16du:dateUtc="2025-08-18T20:04:00Z"/>
          <w:lang w:eastAsia="nl-BE"/>
        </w:rPr>
      </w:pPr>
      <w:ins w:id="551" w:author="Michel Gerits" w:date="2025-08-18T22:02:00Z" w16du:dateUtc="2025-08-18T20:02:00Z">
        <w:r w:rsidRPr="00E23AC3">
          <w:rPr>
            <w:lang w:eastAsia="nl-BE"/>
          </w:rPr>
          <w:t>Waarschuwingsfunctie voor toezichters (“mogelijke fout gespot”).</w:t>
        </w:r>
      </w:ins>
    </w:p>
    <w:p w14:paraId="0CBCE24E" w14:textId="77777777" w:rsidR="00AD122D" w:rsidRPr="00E23AC3" w:rsidRDefault="00AD122D">
      <w:pPr>
        <w:spacing w:after="0"/>
        <w:rPr>
          <w:ins w:id="552" w:author="Michel Gerits" w:date="2025-08-18T22:02:00Z" w16du:dateUtc="2025-08-18T20:02:00Z"/>
          <w:lang w:eastAsia="nl-BE"/>
        </w:rPr>
        <w:pPrChange w:id="553" w:author="Michel Gerits" w:date="2025-08-18T22:04:00Z" w16du:dateUtc="2025-08-18T20:04:00Z">
          <w:pPr>
            <w:numPr>
              <w:numId w:val="105"/>
            </w:numPr>
            <w:tabs>
              <w:tab w:val="num" w:pos="720"/>
            </w:tabs>
            <w:spacing w:after="0"/>
            <w:ind w:left="720" w:hanging="360"/>
          </w:pPr>
        </w:pPrChange>
      </w:pPr>
    </w:p>
    <w:p w14:paraId="33E1AB65" w14:textId="01644DD4" w:rsidR="004B38D0" w:rsidRPr="003A4B42" w:rsidRDefault="004B38D0" w:rsidP="004B38D0">
      <w:pPr>
        <w:rPr>
          <w:ins w:id="554" w:author="Michel Gerits" w:date="2025-08-18T22:02:00Z" w16du:dateUtc="2025-08-18T20:02:00Z"/>
          <w:rStyle w:val="kleinetitelChar"/>
        </w:rPr>
      </w:pPr>
      <w:ins w:id="555" w:author="Michel Gerits" w:date="2025-08-18T22:02:00Z" w16du:dateUtc="2025-08-18T20:02:00Z">
        <w:r w:rsidRPr="003A4B42">
          <w:rPr>
            <w:rStyle w:val="kleinetitelChar"/>
          </w:rPr>
          <w:t>Out-of-the-box nieuwe toepassingsgebieden</w:t>
        </w:r>
      </w:ins>
    </w:p>
    <w:p w14:paraId="73790C8B" w14:textId="77777777" w:rsidR="004B38D0" w:rsidRPr="00E23AC3" w:rsidRDefault="004B38D0" w:rsidP="004B38D0">
      <w:pPr>
        <w:numPr>
          <w:ilvl w:val="0"/>
          <w:numId w:val="106"/>
        </w:numPr>
        <w:rPr>
          <w:ins w:id="556" w:author="Michel Gerits" w:date="2025-08-18T22:02:00Z" w16du:dateUtc="2025-08-18T20:02:00Z"/>
          <w:lang w:eastAsia="nl-BE"/>
        </w:rPr>
      </w:pPr>
      <w:ins w:id="557" w:author="Michel Gerits" w:date="2025-08-18T22:02:00Z" w16du:dateUtc="2025-08-18T20:02:00Z">
        <w:r w:rsidRPr="00E23AC3">
          <w:rPr>
            <w:b/>
            <w:bCs/>
            <w:lang w:eastAsia="nl-BE"/>
          </w:rPr>
          <w:t>Slimme hinderindex voor bewoners</w:t>
        </w:r>
      </w:ins>
    </w:p>
    <w:p w14:paraId="05E31BF2" w14:textId="77777777" w:rsidR="004B38D0" w:rsidRPr="00E23AC3" w:rsidRDefault="004B38D0" w:rsidP="004B38D0">
      <w:pPr>
        <w:numPr>
          <w:ilvl w:val="1"/>
          <w:numId w:val="106"/>
        </w:numPr>
        <w:rPr>
          <w:ins w:id="558" w:author="Michel Gerits" w:date="2025-08-18T22:02:00Z" w16du:dateUtc="2025-08-18T20:02:00Z"/>
          <w:lang w:eastAsia="nl-BE"/>
        </w:rPr>
      </w:pPr>
      <w:ins w:id="559" w:author="Michel Gerits" w:date="2025-08-18T22:02:00Z" w16du:dateUtc="2025-08-18T20:02:00Z">
        <w:r w:rsidRPr="00E23AC3">
          <w:rPr>
            <w:lang w:eastAsia="nl-BE"/>
          </w:rPr>
          <w:t>Automatisch berekende hinderindex (geluid, duur, overlap met andere werken, locatiegevoeligheid) → geeft bewoners een realistisch beeld van hinder in hun buurt.</w:t>
        </w:r>
      </w:ins>
    </w:p>
    <w:p w14:paraId="74B3D8AB" w14:textId="77777777" w:rsidR="004B38D0" w:rsidRPr="00E23AC3" w:rsidRDefault="004B38D0" w:rsidP="004B38D0">
      <w:pPr>
        <w:numPr>
          <w:ilvl w:val="0"/>
          <w:numId w:val="106"/>
        </w:numPr>
        <w:rPr>
          <w:ins w:id="560" w:author="Michel Gerits" w:date="2025-08-18T22:02:00Z" w16du:dateUtc="2025-08-18T20:02:00Z"/>
          <w:lang w:eastAsia="nl-BE"/>
        </w:rPr>
      </w:pPr>
      <w:ins w:id="561" w:author="Michel Gerits" w:date="2025-08-18T22:02:00Z" w16du:dateUtc="2025-08-18T20:02:00Z">
        <w:r w:rsidRPr="00E23AC3">
          <w:rPr>
            <w:b/>
            <w:bCs/>
            <w:lang w:eastAsia="nl-BE"/>
          </w:rPr>
          <w:t>Integratie met circulair materiaalbeheer</w:t>
        </w:r>
      </w:ins>
    </w:p>
    <w:p w14:paraId="328C1C72" w14:textId="77777777" w:rsidR="004B38D0" w:rsidRPr="00E23AC3" w:rsidRDefault="004B38D0" w:rsidP="004B38D0">
      <w:pPr>
        <w:numPr>
          <w:ilvl w:val="1"/>
          <w:numId w:val="106"/>
        </w:numPr>
        <w:rPr>
          <w:ins w:id="562" w:author="Michel Gerits" w:date="2025-08-18T22:02:00Z" w16du:dateUtc="2025-08-18T20:02:00Z"/>
          <w:lang w:eastAsia="nl-BE"/>
        </w:rPr>
      </w:pPr>
      <w:ins w:id="563" w:author="Michel Gerits" w:date="2025-08-18T22:02:00Z" w16du:dateUtc="2025-08-18T20:02:00Z">
        <w:r w:rsidRPr="00E23AC3">
          <w:rPr>
            <w:lang w:eastAsia="nl-BE"/>
          </w:rPr>
          <w:t>App registreert welke materialen vrijkomen bij graafwerken (bv. kasseien, natuursteen) → koppeling met stedelijke stock en hergebruik.</w:t>
        </w:r>
      </w:ins>
    </w:p>
    <w:p w14:paraId="442C12DC" w14:textId="77777777" w:rsidR="004B38D0" w:rsidRPr="00E23AC3" w:rsidRDefault="004B38D0" w:rsidP="004B38D0">
      <w:pPr>
        <w:numPr>
          <w:ilvl w:val="0"/>
          <w:numId w:val="106"/>
        </w:numPr>
        <w:rPr>
          <w:ins w:id="564" w:author="Michel Gerits" w:date="2025-08-18T22:02:00Z" w16du:dateUtc="2025-08-18T20:02:00Z"/>
          <w:lang w:eastAsia="nl-BE"/>
        </w:rPr>
      </w:pPr>
      <w:ins w:id="565" w:author="Michel Gerits" w:date="2025-08-18T22:02:00Z" w16du:dateUtc="2025-08-18T20:02:00Z">
        <w:r w:rsidRPr="00E23AC3">
          <w:rPr>
            <w:b/>
            <w:bCs/>
            <w:lang w:eastAsia="nl-BE"/>
          </w:rPr>
          <w:t>Klimaat/energie-koppeling</w:t>
        </w:r>
      </w:ins>
    </w:p>
    <w:p w14:paraId="69DC6CC4" w14:textId="77777777" w:rsidR="004B38D0" w:rsidRPr="00E23AC3" w:rsidRDefault="004B38D0" w:rsidP="004B38D0">
      <w:pPr>
        <w:numPr>
          <w:ilvl w:val="1"/>
          <w:numId w:val="106"/>
        </w:numPr>
        <w:rPr>
          <w:ins w:id="566" w:author="Michel Gerits" w:date="2025-08-18T22:02:00Z" w16du:dateUtc="2025-08-18T20:02:00Z"/>
          <w:lang w:eastAsia="nl-BE"/>
        </w:rPr>
      </w:pPr>
      <w:ins w:id="567" w:author="Michel Gerits" w:date="2025-08-18T22:02:00Z" w16du:dateUtc="2025-08-18T20:02:00Z">
        <w:r w:rsidRPr="00E23AC3">
          <w:rPr>
            <w:lang w:eastAsia="nl-BE"/>
          </w:rPr>
          <w:t xml:space="preserve">Automatische detectie of werken kansen bieden voor </w:t>
        </w:r>
        <w:r w:rsidRPr="00E23AC3">
          <w:rPr>
            <w:b/>
            <w:bCs/>
            <w:lang w:eastAsia="nl-BE"/>
          </w:rPr>
          <w:t>coördinatie met warmtenetten of laadpalen</w:t>
        </w:r>
        <w:r w:rsidRPr="00E23AC3">
          <w:rPr>
            <w:lang w:eastAsia="nl-BE"/>
          </w:rPr>
          <w:t>.</w:t>
        </w:r>
      </w:ins>
    </w:p>
    <w:p w14:paraId="48459C28" w14:textId="77777777" w:rsidR="004B38D0" w:rsidRPr="00E23AC3" w:rsidRDefault="004B38D0" w:rsidP="004B38D0">
      <w:pPr>
        <w:numPr>
          <w:ilvl w:val="0"/>
          <w:numId w:val="106"/>
        </w:numPr>
        <w:rPr>
          <w:ins w:id="568" w:author="Michel Gerits" w:date="2025-08-18T22:02:00Z" w16du:dateUtc="2025-08-18T20:02:00Z"/>
          <w:lang w:eastAsia="nl-BE"/>
        </w:rPr>
      </w:pPr>
      <w:ins w:id="569" w:author="Michel Gerits" w:date="2025-08-18T22:02:00Z" w16du:dateUtc="2025-08-18T20:02:00Z">
        <w:r w:rsidRPr="00E23AC3">
          <w:rPr>
            <w:b/>
            <w:bCs/>
            <w:lang w:eastAsia="nl-BE"/>
          </w:rPr>
          <w:t>AI-gestuurde preventieplanning</w:t>
        </w:r>
      </w:ins>
    </w:p>
    <w:p w14:paraId="31847529" w14:textId="77777777" w:rsidR="004B38D0" w:rsidRPr="00E23AC3" w:rsidRDefault="004B38D0" w:rsidP="004B38D0">
      <w:pPr>
        <w:numPr>
          <w:ilvl w:val="1"/>
          <w:numId w:val="106"/>
        </w:numPr>
        <w:rPr>
          <w:ins w:id="570" w:author="Michel Gerits" w:date="2025-08-18T22:02:00Z" w16du:dateUtc="2025-08-18T20:02:00Z"/>
          <w:lang w:eastAsia="nl-BE"/>
        </w:rPr>
      </w:pPr>
      <w:ins w:id="571" w:author="Michel Gerits" w:date="2025-08-18T22:02:00Z" w16du:dateUtc="2025-08-18T20:02:00Z">
        <w:r w:rsidRPr="00E23AC3">
          <w:rPr>
            <w:lang w:eastAsia="nl-BE"/>
          </w:rPr>
          <w:t xml:space="preserve">Voorspelt waar </w:t>
        </w:r>
        <w:r w:rsidRPr="00E23AC3">
          <w:rPr>
            <w:b/>
            <w:bCs/>
            <w:lang w:eastAsia="nl-BE"/>
          </w:rPr>
          <w:t>herhaalde klachten</w:t>
        </w:r>
        <w:r w:rsidRPr="00E23AC3">
          <w:rPr>
            <w:lang w:eastAsia="nl-BE"/>
          </w:rPr>
          <w:t xml:space="preserve"> of </w:t>
        </w:r>
        <w:r w:rsidRPr="00E23AC3">
          <w:rPr>
            <w:b/>
            <w:bCs/>
            <w:lang w:eastAsia="nl-BE"/>
          </w:rPr>
          <w:t>herstelproblemen</w:t>
        </w:r>
        <w:r w:rsidRPr="00E23AC3">
          <w:rPr>
            <w:lang w:eastAsia="nl-BE"/>
          </w:rPr>
          <w:t xml:space="preserve"> zullen optreden (bv. wijken met slechte ondergrond of veel overlappende werken).</w:t>
        </w:r>
      </w:ins>
    </w:p>
    <w:p w14:paraId="418F7C70" w14:textId="77777777" w:rsidR="004B38D0" w:rsidRPr="00E23AC3" w:rsidRDefault="004B38D0" w:rsidP="004B38D0">
      <w:pPr>
        <w:numPr>
          <w:ilvl w:val="0"/>
          <w:numId w:val="106"/>
        </w:numPr>
        <w:rPr>
          <w:ins w:id="572" w:author="Michel Gerits" w:date="2025-08-18T22:02:00Z" w16du:dateUtc="2025-08-18T20:02:00Z"/>
          <w:lang w:eastAsia="nl-BE"/>
        </w:rPr>
      </w:pPr>
      <w:ins w:id="573" w:author="Michel Gerits" w:date="2025-08-18T22:02:00Z" w16du:dateUtc="2025-08-18T20:02:00Z">
        <w:r w:rsidRPr="00E23AC3">
          <w:rPr>
            <w:b/>
            <w:bCs/>
            <w:lang w:eastAsia="nl-BE"/>
          </w:rPr>
          <w:t>Gamification voor toezichters</w:t>
        </w:r>
      </w:ins>
    </w:p>
    <w:p w14:paraId="38A5A6A9" w14:textId="77777777" w:rsidR="004B38D0" w:rsidRPr="00E23AC3" w:rsidRDefault="004B38D0" w:rsidP="004B38D0">
      <w:pPr>
        <w:numPr>
          <w:ilvl w:val="1"/>
          <w:numId w:val="106"/>
        </w:numPr>
        <w:rPr>
          <w:ins w:id="574" w:author="Michel Gerits" w:date="2025-08-18T22:02:00Z" w16du:dateUtc="2025-08-18T20:02:00Z"/>
          <w:lang w:eastAsia="nl-BE"/>
        </w:rPr>
      </w:pPr>
      <w:ins w:id="575" w:author="Michel Gerits" w:date="2025-08-18T22:02:00Z" w16du:dateUtc="2025-08-18T20:02:00Z">
        <w:r w:rsidRPr="00E23AC3">
          <w:rPr>
            <w:lang w:eastAsia="nl-BE"/>
          </w:rPr>
          <w:t>Leerrapport per toezichter: wie registreert snelst en volledigst, wie mist minder controles → kan motiverend werken.</w:t>
        </w:r>
      </w:ins>
    </w:p>
    <w:p w14:paraId="45F7704B" w14:textId="77777777" w:rsidR="004B38D0" w:rsidRPr="00E23AC3" w:rsidRDefault="004B38D0" w:rsidP="004B38D0">
      <w:pPr>
        <w:numPr>
          <w:ilvl w:val="0"/>
          <w:numId w:val="106"/>
        </w:numPr>
        <w:rPr>
          <w:ins w:id="576" w:author="Michel Gerits" w:date="2025-08-18T22:02:00Z" w16du:dateUtc="2025-08-18T20:02:00Z"/>
          <w:lang w:eastAsia="nl-BE"/>
        </w:rPr>
      </w:pPr>
      <w:ins w:id="577" w:author="Michel Gerits" w:date="2025-08-18T22:02:00Z" w16du:dateUtc="2025-08-18T20:02:00Z">
        <w:r w:rsidRPr="00E23AC3">
          <w:rPr>
            <w:b/>
            <w:bCs/>
            <w:lang w:eastAsia="nl-BE"/>
          </w:rPr>
          <w:t>Participatie via bewoners-app</w:t>
        </w:r>
      </w:ins>
    </w:p>
    <w:p w14:paraId="409BD15A" w14:textId="77777777" w:rsidR="004B38D0" w:rsidRPr="00E23AC3" w:rsidRDefault="004B38D0" w:rsidP="004B38D0">
      <w:pPr>
        <w:numPr>
          <w:ilvl w:val="1"/>
          <w:numId w:val="106"/>
        </w:numPr>
        <w:rPr>
          <w:ins w:id="578" w:author="Michel Gerits" w:date="2025-08-18T22:02:00Z" w16du:dateUtc="2025-08-18T20:02:00Z"/>
          <w:lang w:eastAsia="nl-BE"/>
        </w:rPr>
      </w:pPr>
      <w:ins w:id="579" w:author="Michel Gerits" w:date="2025-08-18T22:02:00Z" w16du:dateUtc="2025-08-18T20:02:00Z">
        <w:r w:rsidRPr="00E23AC3">
          <w:rPr>
            <w:lang w:eastAsia="nl-BE"/>
          </w:rPr>
          <w:t>Bewoners kunnen hun eigen meldingen (foto’s van hinder, ontbrekende signalisatie) uploaden → die automatisch gematcht worden met GIPOD-werken in de buurt.</w:t>
        </w:r>
      </w:ins>
    </w:p>
    <w:p w14:paraId="34BB36F3" w14:textId="77777777" w:rsidR="004B38D0" w:rsidRPr="00E23AC3" w:rsidRDefault="004B38D0" w:rsidP="004B38D0">
      <w:pPr>
        <w:numPr>
          <w:ilvl w:val="0"/>
          <w:numId w:val="106"/>
        </w:numPr>
        <w:rPr>
          <w:ins w:id="580" w:author="Michel Gerits" w:date="2025-08-18T22:02:00Z" w16du:dateUtc="2025-08-18T20:02:00Z"/>
          <w:lang w:eastAsia="nl-BE"/>
        </w:rPr>
      </w:pPr>
      <w:ins w:id="581" w:author="Michel Gerits" w:date="2025-08-18T22:02:00Z" w16du:dateUtc="2025-08-18T20:02:00Z">
        <w:r w:rsidRPr="00E23AC3">
          <w:rPr>
            <w:b/>
            <w:bCs/>
            <w:lang w:eastAsia="nl-BE"/>
          </w:rPr>
          <w:lastRenderedPageBreak/>
          <w:t>Integratie met drones of bodycams</w:t>
        </w:r>
      </w:ins>
    </w:p>
    <w:p w14:paraId="0D37C62C" w14:textId="77777777" w:rsidR="004B38D0" w:rsidRPr="00E23AC3" w:rsidRDefault="004B38D0" w:rsidP="004B38D0">
      <w:pPr>
        <w:numPr>
          <w:ilvl w:val="1"/>
          <w:numId w:val="106"/>
        </w:numPr>
        <w:rPr>
          <w:ins w:id="582" w:author="Michel Gerits" w:date="2025-08-18T22:02:00Z" w16du:dateUtc="2025-08-18T20:02:00Z"/>
          <w:lang w:eastAsia="nl-BE"/>
        </w:rPr>
      </w:pPr>
      <w:ins w:id="583" w:author="Michel Gerits" w:date="2025-08-18T22:02:00Z" w16du:dateUtc="2025-08-18T20:02:00Z">
        <w:r w:rsidRPr="00E23AC3">
          <w:rPr>
            <w:lang w:eastAsia="nl-BE"/>
          </w:rPr>
          <w:t>Extra vaststellingskanalen voor grote werven of moeilijk bereikbare zones.</w:t>
        </w:r>
      </w:ins>
    </w:p>
    <w:p w14:paraId="2FBA3ACF" w14:textId="77777777" w:rsidR="004B38D0" w:rsidRPr="00E23AC3" w:rsidRDefault="004B38D0" w:rsidP="004B38D0">
      <w:pPr>
        <w:numPr>
          <w:ilvl w:val="0"/>
          <w:numId w:val="106"/>
        </w:numPr>
        <w:rPr>
          <w:ins w:id="584" w:author="Michel Gerits" w:date="2025-08-18T22:02:00Z" w16du:dateUtc="2025-08-18T20:02:00Z"/>
          <w:lang w:eastAsia="nl-BE"/>
        </w:rPr>
      </w:pPr>
      <w:ins w:id="585" w:author="Michel Gerits" w:date="2025-08-18T22:02:00Z" w16du:dateUtc="2025-08-18T20:02:00Z">
        <w:r w:rsidRPr="00E23AC3">
          <w:rPr>
            <w:b/>
            <w:bCs/>
            <w:lang w:eastAsia="nl-BE"/>
          </w:rPr>
          <w:t>Realtime koppeling politie/brandweer</w:t>
        </w:r>
      </w:ins>
    </w:p>
    <w:p w14:paraId="166EF337" w14:textId="77777777" w:rsidR="004B38D0" w:rsidRPr="00E23AC3" w:rsidRDefault="004B38D0" w:rsidP="004B38D0">
      <w:pPr>
        <w:numPr>
          <w:ilvl w:val="1"/>
          <w:numId w:val="106"/>
        </w:numPr>
        <w:rPr>
          <w:ins w:id="586" w:author="Michel Gerits" w:date="2025-08-18T22:02:00Z" w16du:dateUtc="2025-08-18T20:02:00Z"/>
          <w:lang w:eastAsia="nl-BE"/>
        </w:rPr>
      </w:pPr>
      <w:ins w:id="587" w:author="Michel Gerits" w:date="2025-08-18T22:02:00Z" w16du:dateUtc="2025-08-18T20:02:00Z">
        <w:r w:rsidRPr="00E23AC3">
          <w:rPr>
            <w:lang w:eastAsia="nl-BE"/>
          </w:rPr>
          <w:t>App signaleert open sleuven of gevaarlijke situaties ook aan nood- en hulpdiensten.</w:t>
        </w:r>
      </w:ins>
    </w:p>
    <w:p w14:paraId="215A1112" w14:textId="2C95D9FB" w:rsidR="00CA19C7" w:rsidRDefault="00AD122D" w:rsidP="00BD448F">
      <w:pPr>
        <w:rPr>
          <w:ins w:id="588" w:author="Michel Gerits" w:date="2025-08-18T22:08:00Z" w16du:dateUtc="2025-08-18T20:08:00Z"/>
          <w:lang w:eastAsia="nl-BE"/>
        </w:rPr>
      </w:pPr>
      <w:ins w:id="589" w:author="Michel Gerits" w:date="2025-08-18T22:04:00Z" w16du:dateUtc="2025-08-18T20:04:00Z">
        <w:r w:rsidRPr="00AD122D">
          <w:rPr>
            <w:noProof/>
            <w:lang w:eastAsia="nl-BE"/>
          </w:rPr>
          <w:drawing>
            <wp:inline distT="0" distB="0" distL="0" distR="0" wp14:anchorId="34C2366C" wp14:editId="27A6C416">
              <wp:extent cx="5760720" cy="2831465"/>
              <wp:effectExtent l="0" t="0" r="0" b="6985"/>
              <wp:docPr id="1776309710"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9710" name="Afbeelding 1" descr="Afbeelding met tekst, schermopname, diagram, lijn&#10;&#10;Door AI gegenereerde inhoud is mogelijk onjuist."/>
                      <pic:cNvPicPr/>
                    </pic:nvPicPr>
                    <pic:blipFill>
                      <a:blip r:embed="rId31"/>
                      <a:stretch>
                        <a:fillRect/>
                      </a:stretch>
                    </pic:blipFill>
                    <pic:spPr>
                      <a:xfrm>
                        <a:off x="0" y="0"/>
                        <a:ext cx="5760720" cy="2831465"/>
                      </a:xfrm>
                      <a:prstGeom prst="rect">
                        <a:avLst/>
                      </a:prstGeom>
                    </pic:spPr>
                  </pic:pic>
                </a:graphicData>
              </a:graphic>
            </wp:inline>
          </w:drawing>
        </w:r>
      </w:ins>
    </w:p>
    <w:p w14:paraId="53AAC666" w14:textId="18EDB272" w:rsidR="00714D6A" w:rsidRDefault="00714D6A" w:rsidP="00714D6A">
      <w:pPr>
        <w:pStyle w:val="kleinetitel"/>
        <w:rPr>
          <w:ins w:id="590" w:author="Michel Gerits" w:date="2025-08-18T22:17:00Z" w16du:dateUtc="2025-08-18T20:17:00Z"/>
          <w:lang w:eastAsia="nl-BE"/>
        </w:rPr>
      </w:pPr>
      <w:commentRangeStart w:id="591"/>
      <w:ins w:id="592" w:author="Michel Gerits" w:date="2025-08-18T22:16:00Z" w16du:dateUtc="2025-08-18T20:16:00Z">
        <w:r w:rsidRPr="00714D6A">
          <w:rPr>
            <w:lang w:eastAsia="nl-BE"/>
          </w:rPr>
          <w:t>Wie gebruikt de app en wat is hun meerwaarde?</w:t>
        </w:r>
      </w:ins>
      <w:commentRangeEnd w:id="591"/>
      <w:r w:rsidR="00A12113">
        <w:rPr>
          <w:rStyle w:val="Verwijzingopmerking"/>
          <w:sz w:val="22"/>
          <w:szCs w:val="22"/>
          <w:lang w:eastAsia="nl-BE"/>
        </w:rPr>
        <w:commentReference w:id="591"/>
      </w:r>
    </w:p>
    <w:p w14:paraId="7B9F9BCA" w14:textId="780E3240" w:rsidR="004B01EB" w:rsidRDefault="004B01EB">
      <w:pPr>
        <w:pStyle w:val="kleinetitel"/>
        <w:rPr>
          <w:ins w:id="593" w:author="Michel Gerits" w:date="2025-08-18T22:13:00Z" w16du:dateUtc="2025-08-18T20:13:00Z"/>
          <w:lang w:eastAsia="nl-BE"/>
        </w:rPr>
        <w:pPrChange w:id="594" w:author="Michel Gerits" w:date="2025-08-18T22:13:00Z" w16du:dateUtc="2025-08-18T20:13:00Z">
          <w:pPr/>
        </w:pPrChange>
      </w:pPr>
      <w:ins w:id="595" w:author="Michel Gerits" w:date="2025-08-18T22:13:00Z" w16du:dateUtc="2025-08-18T20:13:00Z">
        <w:r>
          <w:rPr>
            <w:lang w:eastAsia="nl-BE"/>
          </w:rPr>
          <w:t xml:space="preserve">Persona 1 De stadstoezichter </w:t>
        </w:r>
      </w:ins>
    </w:p>
    <w:p w14:paraId="04A69DCD" w14:textId="77777777" w:rsidR="00CE0CDD" w:rsidRPr="00CE0CDD" w:rsidRDefault="00CE0CDD" w:rsidP="00CE0CDD">
      <w:pPr>
        <w:rPr>
          <w:ins w:id="596" w:author="Michel Gerits" w:date="2025-08-18T22:14:00Z"/>
          <w:b/>
          <w:bCs/>
          <w:lang w:eastAsia="nl-BE"/>
        </w:rPr>
      </w:pPr>
      <w:ins w:id="597" w:author="Michel Gerits" w:date="2025-08-18T22:14:00Z">
        <w:r w:rsidRPr="00CE0CDD">
          <w:rPr>
            <w:b/>
            <w:bCs/>
            <w:lang w:eastAsia="nl-BE"/>
          </w:rPr>
          <w:t xml:space="preserve">Naam: </w:t>
        </w:r>
        <w:r w:rsidRPr="00F90F54">
          <w:rPr>
            <w:lang w:eastAsia="nl-BE"/>
            <w:rPrChange w:id="598" w:author="Michel Gerits" w:date="2025-08-19T08:56:00Z" w16du:dateUtc="2025-08-19T06:56:00Z">
              <w:rPr>
                <w:b/>
                <w:bCs/>
                <w:lang w:eastAsia="nl-BE"/>
              </w:rPr>
            </w:rPrChange>
          </w:rPr>
          <w:t>Hendrik, toezichter nutswerken bij de stad.</w:t>
        </w:r>
        <w:r w:rsidRPr="00F90F54">
          <w:rPr>
            <w:lang w:eastAsia="nl-BE"/>
            <w:rPrChange w:id="599" w:author="Michel Gerits" w:date="2025-08-19T08:56:00Z" w16du:dateUtc="2025-08-19T06:56:00Z">
              <w:rPr>
                <w:b/>
                <w:bCs/>
                <w:lang w:eastAsia="nl-BE"/>
              </w:rPr>
            </w:rPrChange>
          </w:rPr>
          <w:br/>
          <w:t>Context: Hendrik is dagelijks op pad in de stad. Hij controleert werken van nutsmaatschappijen, volgt herstelbonnen op en moet snel schakelen bij klachten van bewoners. Tot nu toe werkte hij vooral met papieren notities en losse foto’s op zijn gsm.</w:t>
        </w:r>
      </w:ins>
    </w:p>
    <w:p w14:paraId="07006EA9" w14:textId="77777777" w:rsidR="00CE0CDD" w:rsidRPr="00CE0CDD" w:rsidRDefault="00CE0CDD" w:rsidP="00CE0CDD">
      <w:pPr>
        <w:rPr>
          <w:ins w:id="600" w:author="Michel Gerits" w:date="2025-08-18T22:14:00Z"/>
          <w:b/>
          <w:bCs/>
          <w:lang w:eastAsia="nl-BE"/>
        </w:rPr>
      </w:pPr>
      <w:ins w:id="601" w:author="Michel Gerits" w:date="2025-08-18T22:14:00Z">
        <w:r w:rsidRPr="00CE0CDD">
          <w:rPr>
            <w:b/>
            <w:bCs/>
            <w:lang w:eastAsia="nl-BE"/>
          </w:rPr>
          <w:t>Hoe de app Hendrik helpt</w:t>
        </w:r>
      </w:ins>
    </w:p>
    <w:p w14:paraId="36A1EAD0" w14:textId="77777777" w:rsidR="00CE0CDD" w:rsidRPr="00BE65E5" w:rsidRDefault="00CE0CDD" w:rsidP="00CE0CDD">
      <w:pPr>
        <w:numPr>
          <w:ilvl w:val="0"/>
          <w:numId w:val="127"/>
        </w:numPr>
        <w:rPr>
          <w:ins w:id="602" w:author="Michel Gerits" w:date="2025-08-18T22:14:00Z"/>
          <w:lang w:eastAsia="nl-BE"/>
          <w:rPrChange w:id="603" w:author="Michel Gerits" w:date="2025-08-18T22:14:00Z" w16du:dateUtc="2025-08-18T20:14:00Z">
            <w:rPr>
              <w:ins w:id="604" w:author="Michel Gerits" w:date="2025-08-18T22:14:00Z"/>
              <w:b/>
              <w:bCs/>
              <w:lang w:eastAsia="nl-BE"/>
            </w:rPr>
          </w:rPrChange>
        </w:rPr>
      </w:pPr>
      <w:ins w:id="605" w:author="Michel Gerits" w:date="2025-08-18T22:14:00Z">
        <w:r w:rsidRPr="00CE0CDD">
          <w:rPr>
            <w:b/>
            <w:bCs/>
            <w:lang w:eastAsia="nl-BE"/>
          </w:rPr>
          <w:t xml:space="preserve">Snelle vaststellingen: </w:t>
        </w:r>
        <w:r w:rsidRPr="00BE65E5">
          <w:rPr>
            <w:lang w:eastAsia="nl-BE"/>
            <w:rPrChange w:id="606" w:author="Michel Gerits" w:date="2025-08-18T22:14:00Z" w16du:dateUtc="2025-08-18T20:14:00Z">
              <w:rPr>
                <w:b/>
                <w:bCs/>
                <w:lang w:eastAsia="nl-BE"/>
              </w:rPr>
            </w:rPrChange>
          </w:rPr>
          <w:t>Hendrik opent de app, maakt een foto van een sleuf in de straat. Automatisch worden locatie en tijd geregistreerd, gezichten en nummerplaten geblurd.</w:t>
        </w:r>
      </w:ins>
    </w:p>
    <w:p w14:paraId="7CBA07D9" w14:textId="77777777" w:rsidR="00CE0CDD" w:rsidRPr="00BE65E5" w:rsidRDefault="00CE0CDD" w:rsidP="00CE0CDD">
      <w:pPr>
        <w:numPr>
          <w:ilvl w:val="0"/>
          <w:numId w:val="127"/>
        </w:numPr>
        <w:rPr>
          <w:ins w:id="607" w:author="Michel Gerits" w:date="2025-08-18T22:14:00Z"/>
          <w:lang w:eastAsia="nl-BE"/>
          <w:rPrChange w:id="608" w:author="Michel Gerits" w:date="2025-08-18T22:14:00Z" w16du:dateUtc="2025-08-18T20:14:00Z">
            <w:rPr>
              <w:ins w:id="609" w:author="Michel Gerits" w:date="2025-08-18T22:14:00Z"/>
              <w:b/>
              <w:bCs/>
              <w:lang w:eastAsia="nl-BE"/>
            </w:rPr>
          </w:rPrChange>
        </w:rPr>
      </w:pPr>
      <w:ins w:id="610" w:author="Michel Gerits" w:date="2025-08-18T22:14:00Z">
        <w:r w:rsidRPr="00CE0CDD">
          <w:rPr>
            <w:b/>
            <w:bCs/>
            <w:lang w:eastAsia="nl-BE"/>
          </w:rPr>
          <w:t xml:space="preserve">Vergunningen bij de hand: </w:t>
        </w:r>
        <w:r w:rsidRPr="00BE65E5">
          <w:rPr>
            <w:lang w:eastAsia="nl-BE"/>
            <w:rPrChange w:id="611" w:author="Michel Gerits" w:date="2025-08-18T22:14:00Z" w16du:dateUtc="2025-08-18T20:14:00Z">
              <w:rPr>
                <w:b/>
                <w:bCs/>
                <w:lang w:eastAsia="nl-BE"/>
              </w:rPr>
            </w:rPrChange>
          </w:rPr>
          <w:t>Op hetzelfde scherm ziet hij meteen of er een signalisatievergunning is aangevraagd voor die plek. Geen papieren bundel meer nodig.</w:t>
        </w:r>
      </w:ins>
    </w:p>
    <w:p w14:paraId="07CC0B51" w14:textId="77777777" w:rsidR="00CE0CDD" w:rsidRPr="00BE65E5" w:rsidRDefault="00CE0CDD" w:rsidP="00CE0CDD">
      <w:pPr>
        <w:numPr>
          <w:ilvl w:val="0"/>
          <w:numId w:val="127"/>
        </w:numPr>
        <w:rPr>
          <w:ins w:id="612" w:author="Michel Gerits" w:date="2025-08-18T22:14:00Z"/>
          <w:lang w:eastAsia="nl-BE"/>
          <w:rPrChange w:id="613" w:author="Michel Gerits" w:date="2025-08-18T22:14:00Z" w16du:dateUtc="2025-08-18T20:14:00Z">
            <w:rPr>
              <w:ins w:id="614" w:author="Michel Gerits" w:date="2025-08-18T22:14:00Z"/>
              <w:b/>
              <w:bCs/>
              <w:lang w:eastAsia="nl-BE"/>
            </w:rPr>
          </w:rPrChange>
        </w:rPr>
      </w:pPr>
      <w:ins w:id="615" w:author="Michel Gerits" w:date="2025-08-18T22:14:00Z">
        <w:r w:rsidRPr="00CE0CDD">
          <w:rPr>
            <w:b/>
            <w:bCs/>
            <w:lang w:eastAsia="nl-BE"/>
          </w:rPr>
          <w:t xml:space="preserve">Herstelcontrole: </w:t>
        </w:r>
        <w:r w:rsidRPr="00BE65E5">
          <w:rPr>
            <w:lang w:eastAsia="nl-BE"/>
            <w:rPrChange w:id="616" w:author="Michel Gerits" w:date="2025-08-18T22:14:00Z" w16du:dateUtc="2025-08-18T20:14:00Z">
              <w:rPr>
                <w:b/>
                <w:bCs/>
                <w:lang w:eastAsia="nl-BE"/>
              </w:rPr>
            </w:rPrChange>
          </w:rPr>
          <w:t>Wanneer de aannemer het werk heeft dichtgelegd, checkt Hendrik via een eenvoudige checklist (fundering, chape, natuursteen/asfalt) of alles correct gebeurde.</w:t>
        </w:r>
      </w:ins>
    </w:p>
    <w:p w14:paraId="1D46B9D5" w14:textId="77777777" w:rsidR="00CE0CDD" w:rsidRPr="00CE0CDD" w:rsidRDefault="00CE0CDD" w:rsidP="00CE0CDD">
      <w:pPr>
        <w:numPr>
          <w:ilvl w:val="0"/>
          <w:numId w:val="127"/>
        </w:numPr>
        <w:rPr>
          <w:ins w:id="617" w:author="Michel Gerits" w:date="2025-08-18T22:14:00Z"/>
          <w:b/>
          <w:bCs/>
          <w:lang w:eastAsia="nl-BE"/>
        </w:rPr>
      </w:pPr>
      <w:ins w:id="618" w:author="Michel Gerits" w:date="2025-08-18T22:14:00Z">
        <w:r w:rsidRPr="00CE0CDD">
          <w:rPr>
            <w:b/>
            <w:bCs/>
            <w:lang w:eastAsia="nl-BE"/>
          </w:rPr>
          <w:t xml:space="preserve">Juridisch bewijs: </w:t>
        </w:r>
        <w:r w:rsidRPr="00BE65E5">
          <w:rPr>
            <w:lang w:eastAsia="nl-BE"/>
            <w:rPrChange w:id="619" w:author="Michel Gerits" w:date="2025-08-18T22:14:00Z" w16du:dateUtc="2025-08-18T20:14:00Z">
              <w:rPr>
                <w:b/>
                <w:bCs/>
                <w:lang w:eastAsia="nl-BE"/>
              </w:rPr>
            </w:rPrChange>
          </w:rPr>
          <w:t>Elke vaststelling wordt meteen veilig opgeslagen, zodat de juridische dienst het kan gebruiken bij eventuele betwistingen.</w:t>
        </w:r>
      </w:ins>
    </w:p>
    <w:p w14:paraId="3B97A978" w14:textId="77777777" w:rsidR="00B6387A" w:rsidRPr="00B6387A" w:rsidRDefault="00B6387A" w:rsidP="00B6387A">
      <w:pPr>
        <w:numPr>
          <w:ilvl w:val="0"/>
          <w:numId w:val="119"/>
        </w:numPr>
        <w:rPr>
          <w:ins w:id="620" w:author="Michel Gerits" w:date="2025-08-18T22:08:00Z"/>
          <w:lang w:eastAsia="nl-BE"/>
        </w:rPr>
      </w:pPr>
      <w:ins w:id="621" w:author="Michel Gerits" w:date="2025-08-18T22:08:00Z">
        <w:r w:rsidRPr="00B6387A">
          <w:rPr>
            <w:b/>
            <w:bCs/>
            <w:lang w:eastAsia="nl-BE"/>
          </w:rPr>
          <w:lastRenderedPageBreak/>
          <w:t>Alle dossiers in één zakcomputer:</w:t>
        </w:r>
        <w:r w:rsidRPr="00B6387A">
          <w:rPr>
            <w:lang w:eastAsia="nl-BE"/>
          </w:rPr>
          <w:t xml:space="preserve"> Geen dikke mappen of losse mails meer, alles digitaal en actueel.</w:t>
        </w:r>
      </w:ins>
    </w:p>
    <w:p w14:paraId="5FA27EB2" w14:textId="77777777" w:rsidR="00B6387A" w:rsidRPr="00B6387A" w:rsidRDefault="00B6387A" w:rsidP="00B6387A">
      <w:pPr>
        <w:numPr>
          <w:ilvl w:val="0"/>
          <w:numId w:val="119"/>
        </w:numPr>
        <w:rPr>
          <w:ins w:id="622" w:author="Michel Gerits" w:date="2025-08-18T22:08:00Z"/>
          <w:lang w:eastAsia="nl-BE"/>
        </w:rPr>
      </w:pPr>
      <w:ins w:id="623" w:author="Michel Gerits" w:date="2025-08-18T22:08:00Z">
        <w:r w:rsidRPr="00B6387A">
          <w:rPr>
            <w:b/>
            <w:bCs/>
            <w:lang w:eastAsia="nl-BE"/>
          </w:rPr>
          <w:t>Slimme assistent:</w:t>
        </w:r>
        <w:r w:rsidRPr="00B6387A">
          <w:rPr>
            <w:lang w:eastAsia="nl-BE"/>
          </w:rPr>
          <w:t xml:space="preserve"> AI markeert </w:t>
        </w:r>
        <w:r w:rsidRPr="00B6387A">
          <w:rPr>
            <w:i/>
            <w:iCs/>
            <w:lang w:eastAsia="nl-BE"/>
          </w:rPr>
          <w:t>mogelijke fouten</w:t>
        </w:r>
        <w:r w:rsidRPr="00B6387A">
          <w:rPr>
            <w:lang w:eastAsia="nl-BE"/>
          </w:rPr>
          <w:t xml:space="preserve"> zodat Hendrik gericht en sneller kan controleren.</w:t>
        </w:r>
      </w:ins>
    </w:p>
    <w:p w14:paraId="77E35FE8" w14:textId="77777777" w:rsidR="00B6387A" w:rsidRPr="00B6387A" w:rsidRDefault="00B6387A" w:rsidP="00B6387A">
      <w:pPr>
        <w:numPr>
          <w:ilvl w:val="0"/>
          <w:numId w:val="119"/>
        </w:numPr>
        <w:rPr>
          <w:ins w:id="624" w:author="Michel Gerits" w:date="2025-08-18T22:08:00Z"/>
          <w:lang w:eastAsia="nl-BE"/>
        </w:rPr>
      </w:pPr>
      <w:ins w:id="625" w:author="Michel Gerits" w:date="2025-08-18T22:08:00Z">
        <w:r w:rsidRPr="00B6387A">
          <w:rPr>
            <w:b/>
            <w:bCs/>
            <w:lang w:eastAsia="nl-BE"/>
          </w:rPr>
          <w:t>Vergunning bij de hand:</w:t>
        </w:r>
        <w:r w:rsidRPr="00B6387A">
          <w:rPr>
            <w:lang w:eastAsia="nl-BE"/>
          </w:rPr>
          <w:t xml:space="preserve"> Hij hoeft nooit meer te zoeken in GIPOD of Excel-lijsten: de app toont meteen of de aannemer een geldige domeinvergunning heeft.</w:t>
        </w:r>
      </w:ins>
    </w:p>
    <w:p w14:paraId="68E3410A" w14:textId="77777777" w:rsidR="00B6387A" w:rsidRPr="00B6387A" w:rsidRDefault="00B6387A" w:rsidP="00B6387A">
      <w:pPr>
        <w:numPr>
          <w:ilvl w:val="0"/>
          <w:numId w:val="119"/>
        </w:numPr>
        <w:rPr>
          <w:ins w:id="626" w:author="Michel Gerits" w:date="2025-08-18T22:08:00Z"/>
          <w:lang w:eastAsia="nl-BE"/>
        </w:rPr>
      </w:pPr>
      <w:ins w:id="627" w:author="Michel Gerits" w:date="2025-08-18T22:08:00Z">
        <w:r w:rsidRPr="00B6387A">
          <w:rPr>
            <w:b/>
            <w:bCs/>
            <w:lang w:eastAsia="nl-BE"/>
          </w:rPr>
          <w:t>Directe opvolging herstel:</w:t>
        </w:r>
        <w:r w:rsidRPr="00B6387A">
          <w:rPr>
            <w:lang w:eastAsia="nl-BE"/>
          </w:rPr>
          <w:t xml:space="preserve"> Hij tikt aan “herstel correct uitgevoerd” → dit wordt automatisch doorgestuurd naar de administratie voor verrekening.</w:t>
        </w:r>
      </w:ins>
    </w:p>
    <w:p w14:paraId="7142FCEA" w14:textId="77777777" w:rsidR="00B6387A" w:rsidRPr="00B6387A" w:rsidRDefault="00B6387A" w:rsidP="00B6387A">
      <w:pPr>
        <w:numPr>
          <w:ilvl w:val="0"/>
          <w:numId w:val="119"/>
        </w:numPr>
        <w:rPr>
          <w:ins w:id="628" w:author="Michel Gerits" w:date="2025-08-18T22:08:00Z"/>
          <w:lang w:eastAsia="nl-BE"/>
        </w:rPr>
      </w:pPr>
      <w:ins w:id="629" w:author="Michel Gerits" w:date="2025-08-18T22:08:00Z">
        <w:r w:rsidRPr="00B6387A">
          <w:rPr>
            <w:b/>
            <w:bCs/>
            <w:lang w:eastAsia="nl-BE"/>
          </w:rPr>
          <w:t>Samenwerking met collega’s:</w:t>
        </w:r>
        <w:r w:rsidRPr="00B6387A">
          <w:rPr>
            <w:lang w:eastAsia="nl-BE"/>
          </w:rPr>
          <w:t xml:space="preserve"> Als hij ziek is, kan een collega zijn openstaande vaststellingen eenvoudig overnemen.</w:t>
        </w:r>
      </w:ins>
    </w:p>
    <w:p w14:paraId="31ED8682" w14:textId="02DFE00E" w:rsidR="00B6387A" w:rsidRPr="00B6387A" w:rsidRDefault="00B6387A" w:rsidP="00B6387A">
      <w:pPr>
        <w:rPr>
          <w:ins w:id="630" w:author="Michel Gerits" w:date="2025-08-18T22:08:00Z"/>
          <w:b/>
          <w:bCs/>
          <w:lang w:eastAsia="nl-BE"/>
        </w:rPr>
      </w:pPr>
      <w:ins w:id="631" w:author="Michel Gerits" w:date="2025-08-18T22:08:00Z">
        <w:r w:rsidRPr="00B6387A">
          <w:rPr>
            <w:b/>
            <w:bCs/>
            <w:lang w:eastAsia="nl-BE"/>
          </w:rPr>
          <w:t xml:space="preserve">Resultaat voor Hendrik </w:t>
        </w:r>
      </w:ins>
    </w:p>
    <w:p w14:paraId="004DF97B" w14:textId="77777777" w:rsidR="00B6387A" w:rsidRPr="00B6387A" w:rsidRDefault="00B6387A" w:rsidP="00B6387A">
      <w:pPr>
        <w:numPr>
          <w:ilvl w:val="0"/>
          <w:numId w:val="120"/>
        </w:numPr>
        <w:rPr>
          <w:ins w:id="632" w:author="Michel Gerits" w:date="2025-08-18T22:08:00Z"/>
          <w:lang w:eastAsia="nl-BE"/>
        </w:rPr>
      </w:pPr>
      <w:ins w:id="633" w:author="Michel Gerits" w:date="2025-08-18T22:08:00Z">
        <w:r w:rsidRPr="00B6387A">
          <w:rPr>
            <w:b/>
            <w:bCs/>
            <w:lang w:eastAsia="nl-BE"/>
          </w:rPr>
          <w:t>Minder werkdruk:</w:t>
        </w:r>
        <w:r w:rsidRPr="00B6387A">
          <w:rPr>
            <w:lang w:eastAsia="nl-BE"/>
          </w:rPr>
          <w:t xml:space="preserve"> Hij kan meer werven per dag controleren, zonder stress dat iets vergeten raakt.</w:t>
        </w:r>
      </w:ins>
    </w:p>
    <w:p w14:paraId="4A688567" w14:textId="77777777" w:rsidR="00B6387A" w:rsidRPr="00B6387A" w:rsidRDefault="00B6387A" w:rsidP="00B6387A">
      <w:pPr>
        <w:numPr>
          <w:ilvl w:val="0"/>
          <w:numId w:val="120"/>
        </w:numPr>
        <w:rPr>
          <w:ins w:id="634" w:author="Michel Gerits" w:date="2025-08-18T22:08:00Z"/>
          <w:lang w:eastAsia="nl-BE"/>
        </w:rPr>
      </w:pPr>
      <w:ins w:id="635" w:author="Michel Gerits" w:date="2025-08-18T22:08:00Z">
        <w:r w:rsidRPr="00B6387A">
          <w:rPr>
            <w:b/>
            <w:bCs/>
            <w:lang w:eastAsia="nl-BE"/>
          </w:rPr>
          <w:t>Sterkere positie:</w:t>
        </w:r>
        <w:r w:rsidRPr="00B6387A">
          <w:rPr>
            <w:lang w:eastAsia="nl-BE"/>
          </w:rPr>
          <w:t xml:space="preserve"> Hij kan aannemers en nutsbedrijven sneller aanspreken, mét harde bewijzen.</w:t>
        </w:r>
      </w:ins>
    </w:p>
    <w:p w14:paraId="26D29038" w14:textId="77777777" w:rsidR="00B6387A" w:rsidRPr="00B6387A" w:rsidRDefault="00B6387A" w:rsidP="00B6387A">
      <w:pPr>
        <w:numPr>
          <w:ilvl w:val="0"/>
          <w:numId w:val="120"/>
        </w:numPr>
        <w:rPr>
          <w:ins w:id="636" w:author="Michel Gerits" w:date="2025-08-18T22:08:00Z"/>
          <w:lang w:eastAsia="nl-BE"/>
        </w:rPr>
      </w:pPr>
      <w:ins w:id="637" w:author="Michel Gerits" w:date="2025-08-18T22:08:00Z">
        <w:r w:rsidRPr="00B6387A">
          <w:rPr>
            <w:b/>
            <w:bCs/>
            <w:lang w:eastAsia="nl-BE"/>
          </w:rPr>
          <w:t>Efficiëntie voor de stad:</w:t>
        </w:r>
        <w:r w:rsidRPr="00B6387A">
          <w:rPr>
            <w:lang w:eastAsia="nl-BE"/>
          </w:rPr>
          <w:t xml:space="preserve"> Zijn vaststellingen stromen automatisch door naar administratie, juridische dienst en facturatie → </w:t>
        </w:r>
        <w:r w:rsidRPr="00B6387A">
          <w:rPr>
            <w:b/>
            <w:bCs/>
            <w:lang w:eastAsia="nl-BE"/>
          </w:rPr>
          <w:t>geen dubbel werk meer</w:t>
        </w:r>
        <w:r w:rsidRPr="00B6387A">
          <w:rPr>
            <w:lang w:eastAsia="nl-BE"/>
          </w:rPr>
          <w:t>.</w:t>
        </w:r>
      </w:ins>
    </w:p>
    <w:p w14:paraId="76F3875C" w14:textId="77777777" w:rsidR="00B6387A" w:rsidRPr="00B6387A" w:rsidRDefault="00B6387A" w:rsidP="00B6387A">
      <w:pPr>
        <w:numPr>
          <w:ilvl w:val="0"/>
          <w:numId w:val="120"/>
        </w:numPr>
        <w:rPr>
          <w:ins w:id="638" w:author="Michel Gerits" w:date="2025-08-18T22:08:00Z"/>
          <w:lang w:eastAsia="nl-BE"/>
        </w:rPr>
      </w:pPr>
      <w:ins w:id="639" w:author="Michel Gerits" w:date="2025-08-18T22:08:00Z">
        <w:r w:rsidRPr="00B6387A">
          <w:rPr>
            <w:b/>
            <w:bCs/>
            <w:lang w:eastAsia="nl-BE"/>
          </w:rPr>
          <w:t>Trots:</w:t>
        </w:r>
        <w:r w:rsidRPr="00B6387A">
          <w:rPr>
            <w:lang w:eastAsia="nl-BE"/>
          </w:rPr>
          <w:t xml:space="preserve"> Hendrik ziet eindelijk dat zijn werk impact heeft: fouten verdwijnen sneller, burgers klagen minder, en hij wordt erkend als cruciale schakel.</w:t>
        </w:r>
      </w:ins>
    </w:p>
    <w:p w14:paraId="22E5C64F" w14:textId="77777777" w:rsidR="00C13915" w:rsidRDefault="00C13915" w:rsidP="00BD448F">
      <w:pPr>
        <w:rPr>
          <w:ins w:id="640" w:author="Michel Gerits" w:date="2025-08-18T22:08:00Z" w16du:dateUtc="2025-08-18T20:08:00Z"/>
          <w:lang w:eastAsia="nl-BE"/>
        </w:rPr>
      </w:pPr>
    </w:p>
    <w:p w14:paraId="4823B4DE" w14:textId="77777777" w:rsidR="00C13915" w:rsidRPr="00C13915" w:rsidRDefault="00C13915">
      <w:pPr>
        <w:pStyle w:val="kleinetitel"/>
        <w:rPr>
          <w:ins w:id="641" w:author="Michel Gerits" w:date="2025-08-18T22:08:00Z"/>
          <w:lang w:eastAsia="nl-BE"/>
        </w:rPr>
        <w:pPrChange w:id="642" w:author="Michel Gerits" w:date="2025-08-18T22:12:00Z" w16du:dateUtc="2025-08-18T20:12:00Z">
          <w:pPr/>
        </w:pPrChange>
      </w:pPr>
      <w:ins w:id="643" w:author="Michel Gerits" w:date="2025-08-18T22:08:00Z">
        <w:r w:rsidRPr="00C13915">
          <w:rPr>
            <w:lang w:eastAsia="nl-BE"/>
          </w:rPr>
          <w:t>Persona S2 – De Bewoner</w:t>
        </w:r>
      </w:ins>
    </w:p>
    <w:p w14:paraId="1CDE7467" w14:textId="77777777" w:rsidR="00C13915" w:rsidRPr="00C13915" w:rsidRDefault="00C13915" w:rsidP="00C13915">
      <w:pPr>
        <w:rPr>
          <w:ins w:id="644" w:author="Michel Gerits" w:date="2025-08-18T22:08:00Z"/>
          <w:lang w:eastAsia="nl-BE"/>
        </w:rPr>
      </w:pPr>
      <w:ins w:id="645" w:author="Michel Gerits" w:date="2025-08-18T22:08:00Z">
        <w:r w:rsidRPr="00C13915">
          <w:rPr>
            <w:b/>
            <w:bCs/>
            <w:lang w:eastAsia="nl-BE"/>
          </w:rPr>
          <w:t>Naam:</w:t>
        </w:r>
        <w:r w:rsidRPr="00C13915">
          <w:rPr>
            <w:lang w:eastAsia="nl-BE"/>
          </w:rPr>
          <w:t xml:space="preserve"> Fatima, bewoonster in een smalle binnenstraat in Antwerpen.</w:t>
        </w:r>
        <w:r w:rsidRPr="00C13915">
          <w:rPr>
            <w:lang w:eastAsia="nl-BE"/>
          </w:rPr>
          <w:br/>
        </w:r>
        <w:r w:rsidRPr="00C13915">
          <w:rPr>
            <w:b/>
            <w:bCs/>
            <w:lang w:eastAsia="nl-BE"/>
          </w:rPr>
          <w:t>Context:</w:t>
        </w:r>
        <w:r w:rsidRPr="00C13915">
          <w:rPr>
            <w:lang w:eastAsia="nl-BE"/>
          </w:rPr>
          <w:t xml:space="preserve"> Voor haar deur zijn vaak graafwerken. Ze heeft een kleine garage en voelt zich machteloos als er plots werfhekken staan of sleuven openliggen. Tot nu toe moest ze bellen naar het contactcentrum en kreeg ze vaak geen concreet antwoord.</w:t>
        </w:r>
      </w:ins>
    </w:p>
    <w:p w14:paraId="1D245F66" w14:textId="77777777" w:rsidR="00C13915" w:rsidRPr="00C13915" w:rsidRDefault="00C13915" w:rsidP="00C13915">
      <w:pPr>
        <w:rPr>
          <w:ins w:id="646" w:author="Michel Gerits" w:date="2025-08-18T22:08:00Z"/>
          <w:b/>
          <w:bCs/>
          <w:lang w:eastAsia="nl-BE"/>
        </w:rPr>
      </w:pPr>
      <w:ins w:id="647" w:author="Michel Gerits" w:date="2025-08-18T22:08:00Z">
        <w:r w:rsidRPr="00C13915">
          <w:rPr>
            <w:b/>
            <w:bCs/>
            <w:lang w:eastAsia="nl-BE"/>
          </w:rPr>
          <w:t>Hoe de app Fatima helpt</w:t>
        </w:r>
      </w:ins>
    </w:p>
    <w:p w14:paraId="176C8694" w14:textId="77777777" w:rsidR="00C13915" w:rsidRPr="00C13915" w:rsidRDefault="00C13915" w:rsidP="00C13915">
      <w:pPr>
        <w:numPr>
          <w:ilvl w:val="0"/>
          <w:numId w:val="117"/>
        </w:numPr>
        <w:rPr>
          <w:ins w:id="648" w:author="Michel Gerits" w:date="2025-08-18T22:08:00Z"/>
          <w:lang w:eastAsia="nl-BE"/>
        </w:rPr>
      </w:pPr>
      <w:ins w:id="649" w:author="Michel Gerits" w:date="2025-08-18T22:08:00Z">
        <w:r w:rsidRPr="00C13915">
          <w:rPr>
            <w:b/>
            <w:bCs/>
            <w:lang w:eastAsia="nl-BE"/>
          </w:rPr>
          <w:t>Transparantie:</w:t>
        </w:r>
        <w:r w:rsidRPr="00C13915">
          <w:rPr>
            <w:lang w:eastAsia="nl-BE"/>
          </w:rPr>
          <w:t xml:space="preserve"> Op een QR-code op het werfbord scant ze met haar gsm de info. Ze ziet meteen: </w:t>
        </w:r>
        <w:r w:rsidRPr="00C13915">
          <w:rPr>
            <w:i/>
            <w:iCs/>
            <w:lang w:eastAsia="nl-BE"/>
          </w:rPr>
          <w:t>wie voert de werken uit, waarom, en tot wanneer</w:t>
        </w:r>
        <w:r w:rsidRPr="00C13915">
          <w:rPr>
            <w:lang w:eastAsia="nl-BE"/>
          </w:rPr>
          <w:t>.</w:t>
        </w:r>
      </w:ins>
    </w:p>
    <w:p w14:paraId="397389EC" w14:textId="77777777" w:rsidR="00C13915" w:rsidRPr="00C13915" w:rsidRDefault="00C13915" w:rsidP="00C13915">
      <w:pPr>
        <w:numPr>
          <w:ilvl w:val="0"/>
          <w:numId w:val="117"/>
        </w:numPr>
        <w:rPr>
          <w:ins w:id="650" w:author="Michel Gerits" w:date="2025-08-18T22:08:00Z"/>
          <w:lang w:eastAsia="nl-BE"/>
        </w:rPr>
      </w:pPr>
      <w:ins w:id="651" w:author="Michel Gerits" w:date="2025-08-18T22:08:00Z">
        <w:r w:rsidRPr="00C13915">
          <w:rPr>
            <w:b/>
            <w:bCs/>
            <w:lang w:eastAsia="nl-BE"/>
          </w:rPr>
          <w:t>Hindercommunicatie:</w:t>
        </w:r>
        <w:r w:rsidRPr="00C13915">
          <w:rPr>
            <w:lang w:eastAsia="nl-BE"/>
          </w:rPr>
          <w:t xml:space="preserve"> Ze krijgt een pushmelding dat de straat de volgende dag tijdelijk niet bereikbaar zal zijn voor een levering.</w:t>
        </w:r>
      </w:ins>
    </w:p>
    <w:p w14:paraId="207EF861" w14:textId="77777777" w:rsidR="00C13915" w:rsidRPr="00C13915" w:rsidRDefault="00C13915" w:rsidP="00C13915">
      <w:pPr>
        <w:numPr>
          <w:ilvl w:val="0"/>
          <w:numId w:val="117"/>
        </w:numPr>
        <w:rPr>
          <w:ins w:id="652" w:author="Michel Gerits" w:date="2025-08-18T22:08:00Z"/>
          <w:lang w:eastAsia="nl-BE"/>
        </w:rPr>
      </w:pPr>
      <w:ins w:id="653" w:author="Michel Gerits" w:date="2025-08-18T22:08:00Z">
        <w:r w:rsidRPr="00C13915">
          <w:rPr>
            <w:b/>
            <w:bCs/>
            <w:lang w:eastAsia="nl-BE"/>
          </w:rPr>
          <w:t>Participatie:</w:t>
        </w:r>
        <w:r w:rsidRPr="00C13915">
          <w:rPr>
            <w:lang w:eastAsia="nl-BE"/>
          </w:rPr>
          <w:t xml:space="preserve"> Als ze merkt dat er geen signalisatie is geplaatst bij een open sleuf, maakt ze zelf een melding via de app. Die melding wordt automatisch gekoppeld aan het juiste GIPOD-dossier.</w:t>
        </w:r>
      </w:ins>
    </w:p>
    <w:p w14:paraId="420B6C51" w14:textId="77777777" w:rsidR="00C13915" w:rsidRPr="00C13915" w:rsidRDefault="00C13915" w:rsidP="00C13915">
      <w:pPr>
        <w:numPr>
          <w:ilvl w:val="0"/>
          <w:numId w:val="117"/>
        </w:numPr>
        <w:rPr>
          <w:ins w:id="654" w:author="Michel Gerits" w:date="2025-08-18T22:08:00Z"/>
          <w:lang w:eastAsia="nl-BE"/>
        </w:rPr>
      </w:pPr>
      <w:ins w:id="655" w:author="Michel Gerits" w:date="2025-08-18T22:08:00Z">
        <w:r w:rsidRPr="00C13915">
          <w:rPr>
            <w:b/>
            <w:bCs/>
            <w:lang w:eastAsia="nl-BE"/>
          </w:rPr>
          <w:lastRenderedPageBreak/>
          <w:t>Feedbackloop:</w:t>
        </w:r>
        <w:r w:rsidRPr="00C13915">
          <w:rPr>
            <w:lang w:eastAsia="nl-BE"/>
          </w:rPr>
          <w:t xml:space="preserve"> Binnen 24 uur krijgt ze een melding terug: </w:t>
        </w:r>
        <w:r w:rsidRPr="00C13915">
          <w:rPr>
            <w:i/>
            <w:iCs/>
            <w:lang w:eastAsia="nl-BE"/>
          </w:rPr>
          <w:t>“Uw signaal is opgevolgd, signalisatie geplaatst door aannemer.”</w:t>
        </w:r>
      </w:ins>
    </w:p>
    <w:p w14:paraId="4B47396A" w14:textId="77777777" w:rsidR="00C13915" w:rsidRPr="00C13915" w:rsidRDefault="00C13915" w:rsidP="00C13915">
      <w:pPr>
        <w:rPr>
          <w:ins w:id="656" w:author="Michel Gerits" w:date="2025-08-18T22:08:00Z"/>
          <w:b/>
          <w:bCs/>
          <w:lang w:eastAsia="nl-BE"/>
        </w:rPr>
      </w:pPr>
      <w:ins w:id="657" w:author="Michel Gerits" w:date="2025-08-18T22:08:00Z">
        <w:r w:rsidRPr="00C13915">
          <w:rPr>
            <w:b/>
            <w:bCs/>
            <w:lang w:eastAsia="nl-BE"/>
          </w:rPr>
          <w:t>Resultaat voor Fatima</w:t>
        </w:r>
      </w:ins>
    </w:p>
    <w:p w14:paraId="0672771F" w14:textId="77777777" w:rsidR="00C13915" w:rsidRPr="00C13915" w:rsidRDefault="00C13915" w:rsidP="00C13915">
      <w:pPr>
        <w:numPr>
          <w:ilvl w:val="0"/>
          <w:numId w:val="118"/>
        </w:numPr>
        <w:rPr>
          <w:ins w:id="658" w:author="Michel Gerits" w:date="2025-08-18T22:08:00Z"/>
          <w:lang w:eastAsia="nl-BE"/>
        </w:rPr>
      </w:pPr>
      <w:ins w:id="659" w:author="Michel Gerits" w:date="2025-08-18T22:08:00Z">
        <w:r w:rsidRPr="00C13915">
          <w:rPr>
            <w:lang w:eastAsia="nl-BE"/>
          </w:rPr>
          <w:t xml:space="preserve">Ze voelt zich </w:t>
        </w:r>
        <w:r w:rsidRPr="00C13915">
          <w:rPr>
            <w:b/>
            <w:bCs/>
            <w:lang w:eastAsia="nl-BE"/>
          </w:rPr>
          <w:t>geïnformeerd en gehoord</w:t>
        </w:r>
        <w:r w:rsidRPr="00C13915">
          <w:rPr>
            <w:lang w:eastAsia="nl-BE"/>
          </w:rPr>
          <w:t>, in plaats van gefrustreerd en machteloos.</w:t>
        </w:r>
      </w:ins>
    </w:p>
    <w:p w14:paraId="70508B0B" w14:textId="77777777" w:rsidR="00C13915" w:rsidRPr="00C13915" w:rsidRDefault="00C13915" w:rsidP="00C13915">
      <w:pPr>
        <w:numPr>
          <w:ilvl w:val="0"/>
          <w:numId w:val="118"/>
        </w:numPr>
        <w:rPr>
          <w:ins w:id="660" w:author="Michel Gerits" w:date="2025-08-18T22:08:00Z"/>
          <w:lang w:eastAsia="nl-BE"/>
        </w:rPr>
      </w:pPr>
      <w:ins w:id="661" w:author="Michel Gerits" w:date="2025-08-18T22:08:00Z">
        <w:r w:rsidRPr="00C13915">
          <w:rPr>
            <w:lang w:eastAsia="nl-BE"/>
          </w:rPr>
          <w:t>Ze ervaart minder hinder omdat ze zich kan voorbereiden op afsluitingen.</w:t>
        </w:r>
      </w:ins>
    </w:p>
    <w:p w14:paraId="5CF31A55" w14:textId="77777777" w:rsidR="00C13915" w:rsidRDefault="00C13915" w:rsidP="00C13915">
      <w:pPr>
        <w:numPr>
          <w:ilvl w:val="0"/>
          <w:numId w:val="118"/>
        </w:numPr>
        <w:rPr>
          <w:ins w:id="662" w:author="Michel Gerits" w:date="2025-08-18T22:12:00Z" w16du:dateUtc="2025-08-18T20:12:00Z"/>
          <w:lang w:eastAsia="nl-BE"/>
        </w:rPr>
      </w:pPr>
      <w:ins w:id="663" w:author="Michel Gerits" w:date="2025-08-18T22:08:00Z">
        <w:r w:rsidRPr="00C13915">
          <w:rPr>
            <w:lang w:eastAsia="nl-BE"/>
          </w:rPr>
          <w:t xml:space="preserve">Ze ziet dat de stad en nutsbedrijven haar melding serieus nemen en opvolgen → </w:t>
        </w:r>
        <w:r w:rsidRPr="00C13915">
          <w:rPr>
            <w:b/>
            <w:bCs/>
            <w:lang w:eastAsia="nl-BE"/>
          </w:rPr>
          <w:t>vertrouwen groeit</w:t>
        </w:r>
        <w:r w:rsidRPr="00C13915">
          <w:rPr>
            <w:lang w:eastAsia="nl-BE"/>
          </w:rPr>
          <w:t>.</w:t>
        </w:r>
      </w:ins>
    </w:p>
    <w:p w14:paraId="7A5EE81A" w14:textId="1018404C" w:rsidR="003063CF" w:rsidRPr="00C13915" w:rsidRDefault="003063CF">
      <w:pPr>
        <w:pStyle w:val="kleinetitel"/>
        <w:rPr>
          <w:ins w:id="664" w:author="Michel Gerits" w:date="2025-08-18T22:08:00Z"/>
          <w:lang w:eastAsia="nl-BE"/>
        </w:rPr>
        <w:pPrChange w:id="665" w:author="Michel Gerits" w:date="2025-08-18T22:13:00Z" w16du:dateUtc="2025-08-18T20:13:00Z">
          <w:pPr>
            <w:numPr>
              <w:numId w:val="118"/>
            </w:numPr>
            <w:tabs>
              <w:tab w:val="num" w:pos="720"/>
            </w:tabs>
            <w:ind w:left="720" w:hanging="360"/>
          </w:pPr>
        </w:pPrChange>
      </w:pPr>
      <w:ins w:id="666" w:author="Michel Gerits" w:date="2025-08-18T22:12:00Z" w16du:dateUtc="2025-08-18T20:12:00Z">
        <w:r>
          <w:rPr>
            <w:lang w:eastAsia="nl-BE"/>
          </w:rPr>
          <w:t>Persona S3 D</w:t>
        </w:r>
        <w:r w:rsidR="004B01EB">
          <w:rPr>
            <w:lang w:eastAsia="nl-BE"/>
          </w:rPr>
          <w:t>e nutsmaatschappij</w:t>
        </w:r>
      </w:ins>
    </w:p>
    <w:p w14:paraId="24E131C3" w14:textId="77777777" w:rsidR="00B34BEA" w:rsidRPr="00B34BEA" w:rsidRDefault="00B34BEA" w:rsidP="00B34BEA">
      <w:pPr>
        <w:rPr>
          <w:ins w:id="667" w:author="Michel Gerits" w:date="2025-08-18T22:10:00Z"/>
          <w:lang w:eastAsia="nl-BE"/>
        </w:rPr>
      </w:pPr>
      <w:ins w:id="668" w:author="Michel Gerits" w:date="2025-08-18T22:10:00Z">
        <w:r w:rsidRPr="00B34BEA">
          <w:rPr>
            <w:b/>
            <w:bCs/>
            <w:lang w:eastAsia="nl-BE"/>
          </w:rPr>
          <w:t>Naam:</w:t>
        </w:r>
        <w:r w:rsidRPr="00B34BEA">
          <w:rPr>
            <w:lang w:eastAsia="nl-BE"/>
          </w:rPr>
          <w:t xml:space="preserve"> Thomas, projectcoördinator bij een grote nutsmaatschappij (bv. telecomoperator).</w:t>
        </w:r>
        <w:r w:rsidRPr="00B34BEA">
          <w:rPr>
            <w:lang w:eastAsia="nl-BE"/>
          </w:rPr>
          <w:br/>
        </w:r>
        <w:r w:rsidRPr="00B34BEA">
          <w:rPr>
            <w:b/>
            <w:bCs/>
            <w:lang w:eastAsia="nl-BE"/>
          </w:rPr>
          <w:t>Context:</w:t>
        </w:r>
        <w:r w:rsidRPr="00B34BEA">
          <w:rPr>
            <w:lang w:eastAsia="nl-BE"/>
          </w:rPr>
          <w:t xml:space="preserve"> Thomas plant jaarlijks honderden graafwerken. Hij krijgt vaak klachten van de stad over herstelkwaliteit of hinder, maar heeft weinig overzicht. Zijn aannemers voeren de werken uit, en Thomas moet vertrouwen op hun rapportage.</w:t>
        </w:r>
      </w:ins>
    </w:p>
    <w:p w14:paraId="6E3EBBA3" w14:textId="77777777" w:rsidR="00B34BEA" w:rsidRPr="00B34BEA" w:rsidRDefault="00B34BEA" w:rsidP="00B34BEA">
      <w:pPr>
        <w:rPr>
          <w:ins w:id="669" w:author="Michel Gerits" w:date="2025-08-18T22:10:00Z"/>
          <w:b/>
          <w:bCs/>
          <w:lang w:eastAsia="nl-BE"/>
        </w:rPr>
      </w:pPr>
      <w:ins w:id="670" w:author="Michel Gerits" w:date="2025-08-18T22:10:00Z">
        <w:r w:rsidRPr="00B34BEA">
          <w:rPr>
            <w:b/>
            <w:bCs/>
            <w:lang w:eastAsia="nl-BE"/>
          </w:rPr>
          <w:t>Hoe de app Thomas helpt</w:t>
        </w:r>
      </w:ins>
    </w:p>
    <w:p w14:paraId="77B14616" w14:textId="77777777" w:rsidR="00B34BEA" w:rsidRPr="00B34BEA" w:rsidRDefault="00B34BEA" w:rsidP="00B34BEA">
      <w:pPr>
        <w:numPr>
          <w:ilvl w:val="0"/>
          <w:numId w:val="121"/>
        </w:numPr>
        <w:rPr>
          <w:ins w:id="671" w:author="Michel Gerits" w:date="2025-08-18T22:10:00Z"/>
          <w:lang w:eastAsia="nl-BE"/>
        </w:rPr>
      </w:pPr>
      <w:ins w:id="672" w:author="Michel Gerits" w:date="2025-08-18T22:10:00Z">
        <w:r w:rsidRPr="00B34BEA">
          <w:rPr>
            <w:b/>
            <w:bCs/>
            <w:lang w:eastAsia="nl-BE"/>
          </w:rPr>
          <w:t>Realtime overzicht:</w:t>
        </w:r>
        <w:r w:rsidRPr="00B34BEA">
          <w:rPr>
            <w:lang w:eastAsia="nl-BE"/>
          </w:rPr>
          <w:t xml:space="preserve"> In de app ziet hij welke van zijn werken vandaag openliggen, welke in uitvoering zijn en waar de toezichters al een vaststelling hebben gemaakt.</w:t>
        </w:r>
      </w:ins>
    </w:p>
    <w:p w14:paraId="66DAAD28" w14:textId="77777777" w:rsidR="00B34BEA" w:rsidRPr="00B34BEA" w:rsidRDefault="00B34BEA" w:rsidP="00B34BEA">
      <w:pPr>
        <w:numPr>
          <w:ilvl w:val="0"/>
          <w:numId w:val="121"/>
        </w:numPr>
        <w:rPr>
          <w:ins w:id="673" w:author="Michel Gerits" w:date="2025-08-18T22:10:00Z"/>
          <w:lang w:eastAsia="nl-BE"/>
        </w:rPr>
      </w:pPr>
      <w:ins w:id="674" w:author="Michel Gerits" w:date="2025-08-18T22:10:00Z">
        <w:r w:rsidRPr="00B34BEA">
          <w:rPr>
            <w:b/>
            <w:bCs/>
            <w:lang w:eastAsia="nl-BE"/>
          </w:rPr>
          <w:t>Eigen herstelregistratie:</w:t>
        </w:r>
        <w:r w:rsidRPr="00B34BEA">
          <w:rPr>
            <w:lang w:eastAsia="nl-BE"/>
          </w:rPr>
          <w:t xml:space="preserve"> Zijn aannemer kan via de app aanduiden dat een tijdelijke asfaltlaag is aangebracht. Foto en GPS worden automatisch toegevoegd → bewijs dat het werk veilig is achtergelaten.</w:t>
        </w:r>
      </w:ins>
    </w:p>
    <w:p w14:paraId="6E31B869" w14:textId="77777777" w:rsidR="00B34BEA" w:rsidRPr="00B34BEA" w:rsidRDefault="00B34BEA" w:rsidP="00B34BEA">
      <w:pPr>
        <w:numPr>
          <w:ilvl w:val="0"/>
          <w:numId w:val="121"/>
        </w:numPr>
        <w:rPr>
          <w:ins w:id="675" w:author="Michel Gerits" w:date="2025-08-18T22:10:00Z"/>
          <w:lang w:eastAsia="nl-BE"/>
        </w:rPr>
      </w:pPr>
      <w:ins w:id="676" w:author="Michel Gerits" w:date="2025-08-18T22:10:00Z">
        <w:r w:rsidRPr="00B34BEA">
          <w:rPr>
            <w:b/>
            <w:bCs/>
            <w:lang w:eastAsia="nl-BE"/>
          </w:rPr>
          <w:t>Snellere terugkoppeling:</w:t>
        </w:r>
        <w:r w:rsidRPr="00B34BEA">
          <w:rPr>
            <w:lang w:eastAsia="nl-BE"/>
          </w:rPr>
          <w:t xml:space="preserve"> Als er een fout wordt vastgesteld, krijgt Thomas meteen een notificatie. Hij kan sneller ingrijpen, zonder weken later een factuur of klacht te ontvangen.</w:t>
        </w:r>
      </w:ins>
    </w:p>
    <w:p w14:paraId="047C8F08" w14:textId="77777777" w:rsidR="00B34BEA" w:rsidRPr="00B34BEA" w:rsidRDefault="00B34BEA" w:rsidP="00B34BEA">
      <w:pPr>
        <w:numPr>
          <w:ilvl w:val="0"/>
          <w:numId w:val="121"/>
        </w:numPr>
        <w:rPr>
          <w:ins w:id="677" w:author="Michel Gerits" w:date="2025-08-18T22:10:00Z"/>
          <w:lang w:eastAsia="nl-BE"/>
        </w:rPr>
      </w:pPr>
      <w:ins w:id="678" w:author="Michel Gerits" w:date="2025-08-18T22:10:00Z">
        <w:r w:rsidRPr="00B34BEA">
          <w:rPr>
            <w:b/>
            <w:bCs/>
            <w:lang w:eastAsia="nl-BE"/>
          </w:rPr>
          <w:t>Transparantie naar de stad:</w:t>
        </w:r>
        <w:r w:rsidRPr="00B34BEA">
          <w:rPr>
            <w:lang w:eastAsia="nl-BE"/>
          </w:rPr>
          <w:t xml:space="preserve"> Doordat alle data uniform en OSLO-conform gedeeld wordt, hoeft hij geen aparte Excelrapporten meer te maken voor de stad.</w:t>
        </w:r>
      </w:ins>
    </w:p>
    <w:p w14:paraId="3987D530" w14:textId="77777777" w:rsidR="00B34BEA" w:rsidRPr="00B34BEA" w:rsidRDefault="00B34BEA" w:rsidP="00B34BEA">
      <w:pPr>
        <w:numPr>
          <w:ilvl w:val="0"/>
          <w:numId w:val="121"/>
        </w:numPr>
        <w:rPr>
          <w:ins w:id="679" w:author="Michel Gerits" w:date="2025-08-18T22:10:00Z"/>
          <w:lang w:eastAsia="nl-BE"/>
        </w:rPr>
      </w:pPr>
      <w:ins w:id="680" w:author="Michel Gerits" w:date="2025-08-18T22:10:00Z">
        <w:r w:rsidRPr="00B34BEA">
          <w:rPr>
            <w:b/>
            <w:bCs/>
            <w:lang w:eastAsia="nl-BE"/>
          </w:rPr>
          <w:t>Bewijsvoering:</w:t>
        </w:r>
        <w:r w:rsidRPr="00B34BEA">
          <w:rPr>
            <w:lang w:eastAsia="nl-BE"/>
          </w:rPr>
          <w:t xml:space="preserve"> Als een betwisting ontstaat (bv. schade was er al voor de werken), kan hij in de app aantonen dat de aannemer correct gewerkt heeft.</w:t>
        </w:r>
      </w:ins>
    </w:p>
    <w:p w14:paraId="2B0A5D84" w14:textId="77777777" w:rsidR="00B34BEA" w:rsidRPr="00B34BEA" w:rsidRDefault="00B34BEA" w:rsidP="00B34BEA">
      <w:pPr>
        <w:rPr>
          <w:ins w:id="681" w:author="Michel Gerits" w:date="2025-08-18T22:10:00Z"/>
          <w:b/>
          <w:bCs/>
          <w:lang w:eastAsia="nl-BE"/>
        </w:rPr>
      </w:pPr>
      <w:ins w:id="682" w:author="Michel Gerits" w:date="2025-08-18T22:10:00Z">
        <w:r w:rsidRPr="00B34BEA">
          <w:rPr>
            <w:b/>
            <w:bCs/>
            <w:lang w:eastAsia="nl-BE"/>
          </w:rPr>
          <w:t>Resultaat voor Thomas</w:t>
        </w:r>
      </w:ins>
    </w:p>
    <w:p w14:paraId="47B26AF1" w14:textId="77777777" w:rsidR="00B34BEA" w:rsidRPr="00B34BEA" w:rsidRDefault="00B34BEA" w:rsidP="00B34BEA">
      <w:pPr>
        <w:numPr>
          <w:ilvl w:val="0"/>
          <w:numId w:val="122"/>
        </w:numPr>
        <w:rPr>
          <w:ins w:id="683" w:author="Michel Gerits" w:date="2025-08-18T22:10:00Z"/>
          <w:lang w:eastAsia="nl-BE"/>
        </w:rPr>
      </w:pPr>
      <w:ins w:id="684" w:author="Michel Gerits" w:date="2025-08-18T22:10:00Z">
        <w:r w:rsidRPr="00B34BEA">
          <w:rPr>
            <w:b/>
            <w:bCs/>
            <w:lang w:eastAsia="nl-BE"/>
          </w:rPr>
          <w:t>Minder discussies en juridische conflicten</w:t>
        </w:r>
        <w:r w:rsidRPr="00B34BEA">
          <w:rPr>
            <w:lang w:eastAsia="nl-BE"/>
          </w:rPr>
          <w:t xml:space="preserve"> met de stad, dankzij gedeeld en objectief bewijsmateriaal.</w:t>
        </w:r>
      </w:ins>
    </w:p>
    <w:p w14:paraId="22BD7F29" w14:textId="77777777" w:rsidR="00B34BEA" w:rsidRPr="00B34BEA" w:rsidRDefault="00B34BEA" w:rsidP="00B34BEA">
      <w:pPr>
        <w:numPr>
          <w:ilvl w:val="0"/>
          <w:numId w:val="122"/>
        </w:numPr>
        <w:rPr>
          <w:ins w:id="685" w:author="Michel Gerits" w:date="2025-08-18T22:10:00Z"/>
          <w:lang w:eastAsia="nl-BE"/>
        </w:rPr>
      </w:pPr>
      <w:ins w:id="686" w:author="Michel Gerits" w:date="2025-08-18T22:10:00Z">
        <w:r w:rsidRPr="00B34BEA">
          <w:rPr>
            <w:b/>
            <w:bCs/>
            <w:lang w:eastAsia="nl-BE"/>
          </w:rPr>
          <w:t>Efficiënter projectbeheer:</w:t>
        </w:r>
        <w:r w:rsidRPr="00B34BEA">
          <w:rPr>
            <w:lang w:eastAsia="nl-BE"/>
          </w:rPr>
          <w:t xml:space="preserve"> hij hoeft minder tijd te steken in nazorg en klachtenafhandeling.</w:t>
        </w:r>
      </w:ins>
    </w:p>
    <w:p w14:paraId="5AC4190A" w14:textId="77777777" w:rsidR="00B34BEA" w:rsidRPr="00B34BEA" w:rsidRDefault="00B34BEA" w:rsidP="00B34BEA">
      <w:pPr>
        <w:numPr>
          <w:ilvl w:val="0"/>
          <w:numId w:val="122"/>
        </w:numPr>
        <w:rPr>
          <w:ins w:id="687" w:author="Michel Gerits" w:date="2025-08-18T22:10:00Z"/>
          <w:lang w:eastAsia="nl-BE"/>
        </w:rPr>
      </w:pPr>
      <w:ins w:id="688" w:author="Michel Gerits" w:date="2025-08-18T22:10:00Z">
        <w:r w:rsidRPr="00B34BEA">
          <w:rPr>
            <w:b/>
            <w:bCs/>
            <w:lang w:eastAsia="nl-BE"/>
          </w:rPr>
          <w:t>Sterkere reputatie:</w:t>
        </w:r>
        <w:r w:rsidRPr="00B34BEA">
          <w:rPr>
            <w:lang w:eastAsia="nl-BE"/>
          </w:rPr>
          <w:t xml:space="preserve"> door transparant te werken toont zijn nutsmaatschappij dat ze kwaliteit en hinderbeperking ernstig nemen.</w:t>
        </w:r>
      </w:ins>
    </w:p>
    <w:p w14:paraId="300189F9" w14:textId="77777777" w:rsidR="00B34BEA" w:rsidRPr="00B34BEA" w:rsidRDefault="00B34BEA" w:rsidP="00B34BEA">
      <w:pPr>
        <w:numPr>
          <w:ilvl w:val="0"/>
          <w:numId w:val="122"/>
        </w:numPr>
        <w:rPr>
          <w:ins w:id="689" w:author="Michel Gerits" w:date="2025-08-18T22:10:00Z"/>
          <w:lang w:eastAsia="nl-BE"/>
        </w:rPr>
      </w:pPr>
      <w:ins w:id="690" w:author="Michel Gerits" w:date="2025-08-18T22:10:00Z">
        <w:r w:rsidRPr="00B34BEA">
          <w:rPr>
            <w:b/>
            <w:bCs/>
            <w:lang w:eastAsia="nl-BE"/>
          </w:rPr>
          <w:t>Kostenbeheersing:</w:t>
        </w:r>
        <w:r w:rsidRPr="00B34BEA">
          <w:rPr>
            <w:lang w:eastAsia="nl-BE"/>
          </w:rPr>
          <w:t xml:space="preserve"> minder onverwachte retributies en boetes, omdat fouten sneller worden rechtgezet.</w:t>
        </w:r>
      </w:ins>
    </w:p>
    <w:p w14:paraId="0AEB0D35" w14:textId="77777777" w:rsidR="00587F97" w:rsidRPr="00587F97" w:rsidRDefault="00587F97">
      <w:pPr>
        <w:pStyle w:val="kleinetitel"/>
        <w:rPr>
          <w:ins w:id="691" w:author="Michel Gerits" w:date="2025-08-18T22:11:00Z"/>
          <w:lang w:eastAsia="nl-BE"/>
        </w:rPr>
        <w:pPrChange w:id="692" w:author="Michel Gerits" w:date="2025-08-18T22:12:00Z" w16du:dateUtc="2025-08-18T20:12:00Z">
          <w:pPr/>
        </w:pPrChange>
      </w:pPr>
      <w:ins w:id="693" w:author="Michel Gerits" w:date="2025-08-18T22:11:00Z">
        <w:r w:rsidRPr="00587F97">
          <w:rPr>
            <w:lang w:eastAsia="nl-BE"/>
          </w:rPr>
          <w:lastRenderedPageBreak/>
          <w:t>Persona S4 – De Beleidsmedewerker</w:t>
        </w:r>
      </w:ins>
    </w:p>
    <w:p w14:paraId="76665E53" w14:textId="77777777" w:rsidR="00587F97" w:rsidRPr="00587F97" w:rsidRDefault="00587F97" w:rsidP="00587F97">
      <w:pPr>
        <w:rPr>
          <w:ins w:id="694" w:author="Michel Gerits" w:date="2025-08-18T22:11:00Z"/>
          <w:lang w:eastAsia="nl-BE"/>
        </w:rPr>
      </w:pPr>
      <w:ins w:id="695" w:author="Michel Gerits" w:date="2025-08-18T22:11:00Z">
        <w:r w:rsidRPr="00587F97">
          <w:rPr>
            <w:b/>
            <w:bCs/>
            <w:lang w:eastAsia="nl-BE"/>
          </w:rPr>
          <w:t>Naam:</w:t>
        </w:r>
        <w:r w:rsidRPr="00587F97">
          <w:rPr>
            <w:lang w:eastAsia="nl-BE"/>
          </w:rPr>
          <w:t xml:space="preserve"> Sarah, beleidsmedewerker Publieke Ruimte bij de stad.</w:t>
        </w:r>
        <w:r w:rsidRPr="00587F97">
          <w:rPr>
            <w:lang w:eastAsia="nl-BE"/>
          </w:rPr>
          <w:br/>
        </w:r>
        <w:r w:rsidRPr="00587F97">
          <w:rPr>
            <w:b/>
            <w:bCs/>
            <w:lang w:eastAsia="nl-BE"/>
          </w:rPr>
          <w:t>Context:</w:t>
        </w:r>
        <w:r w:rsidRPr="00587F97">
          <w:rPr>
            <w:lang w:eastAsia="nl-BE"/>
          </w:rPr>
          <w:t xml:space="preserve"> Sarah moet de schepen en gemeenteraad regelmatig rapporteren over de kwaliteit van nutswerken, de klachten van bewoners en de voortgang van projecten. Vandaag moet ze data sprokkelen uit losse Excelbestanden, mails en klachtenregistraties. Haar rapporten zijn vaak achterhaald en moeilijk te vergelijken.</w:t>
        </w:r>
      </w:ins>
    </w:p>
    <w:p w14:paraId="503D9F92" w14:textId="77777777" w:rsidR="00587F97" w:rsidRPr="00587F97" w:rsidRDefault="00587F97" w:rsidP="00587F97">
      <w:pPr>
        <w:rPr>
          <w:ins w:id="696" w:author="Michel Gerits" w:date="2025-08-18T22:11:00Z"/>
          <w:b/>
          <w:bCs/>
          <w:lang w:eastAsia="nl-BE"/>
        </w:rPr>
      </w:pPr>
      <w:ins w:id="697" w:author="Michel Gerits" w:date="2025-08-18T22:11:00Z">
        <w:r w:rsidRPr="00587F97">
          <w:rPr>
            <w:b/>
            <w:bCs/>
            <w:lang w:eastAsia="nl-BE"/>
          </w:rPr>
          <w:t>Hoe de app Sarah helpt</w:t>
        </w:r>
      </w:ins>
    </w:p>
    <w:p w14:paraId="671F82F9" w14:textId="77777777" w:rsidR="00587F97" w:rsidRPr="00587F97" w:rsidRDefault="00587F97" w:rsidP="00587F97">
      <w:pPr>
        <w:numPr>
          <w:ilvl w:val="0"/>
          <w:numId w:val="123"/>
        </w:numPr>
        <w:rPr>
          <w:ins w:id="698" w:author="Michel Gerits" w:date="2025-08-18T22:11:00Z"/>
          <w:lang w:eastAsia="nl-BE"/>
        </w:rPr>
      </w:pPr>
      <w:ins w:id="699" w:author="Michel Gerits" w:date="2025-08-18T22:11:00Z">
        <w:r w:rsidRPr="00587F97">
          <w:rPr>
            <w:b/>
            <w:bCs/>
            <w:lang w:eastAsia="nl-BE"/>
          </w:rPr>
          <w:t>KPI-dashboards:</w:t>
        </w:r>
        <w:r w:rsidRPr="00587F97">
          <w:rPr>
            <w:lang w:eastAsia="nl-BE"/>
          </w:rPr>
          <w:t xml:space="preserve"> Sarah krijgt realtime inzicht in doorlooptijd van herstellingen, kwaliteit per nutsbedrijf en aantal openstaande klachten.</w:t>
        </w:r>
      </w:ins>
    </w:p>
    <w:p w14:paraId="3EF0699E" w14:textId="77777777" w:rsidR="00587F97" w:rsidRPr="00587F97" w:rsidRDefault="00587F97" w:rsidP="00587F97">
      <w:pPr>
        <w:numPr>
          <w:ilvl w:val="0"/>
          <w:numId w:val="123"/>
        </w:numPr>
        <w:rPr>
          <w:ins w:id="700" w:author="Michel Gerits" w:date="2025-08-18T22:11:00Z"/>
          <w:lang w:eastAsia="nl-BE"/>
        </w:rPr>
      </w:pPr>
      <w:ins w:id="701" w:author="Michel Gerits" w:date="2025-08-18T22:11:00Z">
        <w:r w:rsidRPr="00587F97">
          <w:rPr>
            <w:b/>
            <w:bCs/>
            <w:lang w:eastAsia="nl-BE"/>
          </w:rPr>
          <w:t>Vergelijking tussen wijken:</w:t>
        </w:r>
        <w:r w:rsidRPr="00587F97">
          <w:rPr>
            <w:lang w:eastAsia="nl-BE"/>
          </w:rPr>
          <w:t xml:space="preserve"> Ze kan zien welke districten het meeste hinder ondervinden en waar de samenwerking met nutsbedrijven vlot loopt.</w:t>
        </w:r>
      </w:ins>
    </w:p>
    <w:p w14:paraId="2810A01A" w14:textId="77777777" w:rsidR="00587F97" w:rsidRPr="00587F97" w:rsidRDefault="00587F97" w:rsidP="00587F97">
      <w:pPr>
        <w:numPr>
          <w:ilvl w:val="0"/>
          <w:numId w:val="123"/>
        </w:numPr>
        <w:rPr>
          <w:ins w:id="702" w:author="Michel Gerits" w:date="2025-08-18T22:11:00Z"/>
          <w:lang w:eastAsia="nl-BE"/>
        </w:rPr>
      </w:pPr>
      <w:ins w:id="703" w:author="Michel Gerits" w:date="2025-08-18T22:11:00Z">
        <w:r w:rsidRPr="00587F97">
          <w:rPr>
            <w:b/>
            <w:bCs/>
            <w:lang w:eastAsia="nl-BE"/>
          </w:rPr>
          <w:t>Trendanalyses:</w:t>
        </w:r>
        <w:r w:rsidRPr="00587F97">
          <w:rPr>
            <w:lang w:eastAsia="nl-BE"/>
          </w:rPr>
          <w:t xml:space="preserve"> De app geeft inzicht in structurele problemen, bv. “operator X scoort slecht in natuursteenherstel” of “de meeste vertragingen zijn in de binnenstad”.</w:t>
        </w:r>
      </w:ins>
    </w:p>
    <w:p w14:paraId="20DAC6C9" w14:textId="77777777" w:rsidR="00587F97" w:rsidRPr="00587F97" w:rsidRDefault="00587F97" w:rsidP="00587F97">
      <w:pPr>
        <w:numPr>
          <w:ilvl w:val="0"/>
          <w:numId w:val="123"/>
        </w:numPr>
        <w:rPr>
          <w:ins w:id="704" w:author="Michel Gerits" w:date="2025-08-18T22:11:00Z"/>
          <w:lang w:eastAsia="nl-BE"/>
        </w:rPr>
      </w:pPr>
      <w:ins w:id="705" w:author="Michel Gerits" w:date="2025-08-18T22:11:00Z">
        <w:r w:rsidRPr="00587F97">
          <w:rPr>
            <w:b/>
            <w:bCs/>
            <w:lang w:eastAsia="nl-BE"/>
          </w:rPr>
          <w:t>Beleidscommunicatie:</w:t>
        </w:r>
        <w:r w:rsidRPr="00587F97">
          <w:rPr>
            <w:lang w:eastAsia="nl-BE"/>
          </w:rPr>
          <w:t xml:space="preserve"> Ze kan in één klik een export maken voor de schepen: heldere grafieken, juridisch correcte cijfers en concrete aanbevelingen.</w:t>
        </w:r>
      </w:ins>
    </w:p>
    <w:p w14:paraId="0408CF7C" w14:textId="77777777" w:rsidR="00587F97" w:rsidRPr="00587F97" w:rsidRDefault="00587F97" w:rsidP="00587F97">
      <w:pPr>
        <w:numPr>
          <w:ilvl w:val="0"/>
          <w:numId w:val="123"/>
        </w:numPr>
        <w:rPr>
          <w:ins w:id="706" w:author="Michel Gerits" w:date="2025-08-18T22:11:00Z"/>
          <w:lang w:eastAsia="nl-BE"/>
        </w:rPr>
      </w:pPr>
      <w:ins w:id="707" w:author="Michel Gerits" w:date="2025-08-18T22:11:00Z">
        <w:r w:rsidRPr="00587F97">
          <w:rPr>
            <w:b/>
            <w:bCs/>
            <w:lang w:eastAsia="nl-BE"/>
          </w:rPr>
          <w:t>Ondersteuning bij onderhandelingen:</w:t>
        </w:r>
        <w:r w:rsidRPr="00587F97">
          <w:rPr>
            <w:lang w:eastAsia="nl-BE"/>
          </w:rPr>
          <w:t xml:space="preserve"> Bij overleg met nutsbedrijven of in COATT kan Sarah met objectieve data aantonen waar verbeteringen nodig zijn.</w:t>
        </w:r>
      </w:ins>
    </w:p>
    <w:p w14:paraId="610C7FF1" w14:textId="77777777" w:rsidR="00587F97" w:rsidRPr="00587F97" w:rsidRDefault="00587F97" w:rsidP="00587F97">
      <w:pPr>
        <w:rPr>
          <w:ins w:id="708" w:author="Michel Gerits" w:date="2025-08-18T22:11:00Z"/>
          <w:b/>
          <w:bCs/>
          <w:lang w:eastAsia="nl-BE"/>
        </w:rPr>
      </w:pPr>
      <w:ins w:id="709" w:author="Michel Gerits" w:date="2025-08-18T22:11:00Z">
        <w:r w:rsidRPr="00587F97">
          <w:rPr>
            <w:b/>
            <w:bCs/>
            <w:lang w:eastAsia="nl-BE"/>
          </w:rPr>
          <w:t>Resultaat voor Sarah</w:t>
        </w:r>
      </w:ins>
    </w:p>
    <w:p w14:paraId="37952DB9" w14:textId="77777777" w:rsidR="00587F97" w:rsidRPr="00587F97" w:rsidRDefault="00587F97" w:rsidP="00587F97">
      <w:pPr>
        <w:numPr>
          <w:ilvl w:val="0"/>
          <w:numId w:val="124"/>
        </w:numPr>
        <w:rPr>
          <w:ins w:id="710" w:author="Michel Gerits" w:date="2025-08-18T22:11:00Z"/>
          <w:lang w:eastAsia="nl-BE"/>
        </w:rPr>
      </w:pPr>
      <w:ins w:id="711" w:author="Michel Gerits" w:date="2025-08-18T22:11:00Z">
        <w:r w:rsidRPr="00587F97">
          <w:rPr>
            <w:b/>
            <w:bCs/>
            <w:lang w:eastAsia="nl-BE"/>
          </w:rPr>
          <w:t>Minder tijdverlies</w:t>
        </w:r>
        <w:r w:rsidRPr="00587F97">
          <w:rPr>
            <w:lang w:eastAsia="nl-BE"/>
          </w:rPr>
          <w:t xml:space="preserve"> aan data verzamelen → meer tijd voor beleidsadvies.</w:t>
        </w:r>
      </w:ins>
    </w:p>
    <w:p w14:paraId="7107DEA2" w14:textId="77777777" w:rsidR="00587F97" w:rsidRPr="00587F97" w:rsidRDefault="00587F97" w:rsidP="00587F97">
      <w:pPr>
        <w:numPr>
          <w:ilvl w:val="0"/>
          <w:numId w:val="124"/>
        </w:numPr>
        <w:rPr>
          <w:ins w:id="712" w:author="Michel Gerits" w:date="2025-08-18T22:11:00Z"/>
          <w:lang w:eastAsia="nl-BE"/>
        </w:rPr>
      </w:pPr>
      <w:ins w:id="713" w:author="Michel Gerits" w:date="2025-08-18T22:11:00Z">
        <w:r w:rsidRPr="00587F97">
          <w:rPr>
            <w:b/>
            <w:bCs/>
            <w:lang w:eastAsia="nl-BE"/>
          </w:rPr>
          <w:t>Sterker dossier:</w:t>
        </w:r>
        <w:r w:rsidRPr="00587F97">
          <w:rPr>
            <w:lang w:eastAsia="nl-BE"/>
          </w:rPr>
          <w:t xml:space="preserve"> objectieve data maakt haar rapporten betrouwbaar en overtuigend, zowel intern als extern.</w:t>
        </w:r>
      </w:ins>
    </w:p>
    <w:p w14:paraId="55F4D12E" w14:textId="77777777" w:rsidR="00587F97" w:rsidRPr="00587F97" w:rsidRDefault="00587F97" w:rsidP="00587F97">
      <w:pPr>
        <w:numPr>
          <w:ilvl w:val="0"/>
          <w:numId w:val="124"/>
        </w:numPr>
        <w:rPr>
          <w:ins w:id="714" w:author="Michel Gerits" w:date="2025-08-18T22:11:00Z"/>
          <w:lang w:eastAsia="nl-BE"/>
        </w:rPr>
      </w:pPr>
      <w:ins w:id="715" w:author="Michel Gerits" w:date="2025-08-18T22:11:00Z">
        <w:r w:rsidRPr="00587F97">
          <w:rPr>
            <w:b/>
            <w:bCs/>
            <w:lang w:eastAsia="nl-BE"/>
          </w:rPr>
          <w:t>Politieke meerwaarde:</w:t>
        </w:r>
        <w:r w:rsidRPr="00587F97">
          <w:rPr>
            <w:lang w:eastAsia="nl-BE"/>
          </w:rPr>
          <w:t xml:space="preserve"> de schepen kan bewoners en pers geruststellen met concrete cijfers en verbeteracties.</w:t>
        </w:r>
      </w:ins>
    </w:p>
    <w:p w14:paraId="2C09B3F2" w14:textId="77777777" w:rsidR="00587F97" w:rsidRPr="00587F97" w:rsidRDefault="00587F97" w:rsidP="00587F97">
      <w:pPr>
        <w:numPr>
          <w:ilvl w:val="0"/>
          <w:numId w:val="124"/>
        </w:numPr>
        <w:rPr>
          <w:ins w:id="716" w:author="Michel Gerits" w:date="2025-08-18T22:11:00Z"/>
          <w:lang w:eastAsia="nl-BE"/>
        </w:rPr>
      </w:pPr>
      <w:ins w:id="717" w:author="Michel Gerits" w:date="2025-08-18T22:11:00Z">
        <w:r w:rsidRPr="00587F97">
          <w:rPr>
            <w:b/>
            <w:bCs/>
            <w:lang w:eastAsia="nl-BE"/>
          </w:rPr>
          <w:t>Strategische hefboom:</w:t>
        </w:r>
        <w:r w:rsidRPr="00587F97">
          <w:rPr>
            <w:lang w:eastAsia="nl-BE"/>
          </w:rPr>
          <w:t xml:space="preserve"> Sarah kan betere afspraken afdwingen met nutsmaatschappijen, omdat ze beschikt over harde cijfers i.p.v. klachten anekdotisch te moeten brengen.</w:t>
        </w:r>
      </w:ins>
    </w:p>
    <w:p w14:paraId="400FF0F6" w14:textId="77777777" w:rsidR="003063CF" w:rsidRPr="003063CF" w:rsidRDefault="003063CF">
      <w:pPr>
        <w:pStyle w:val="kleinetitel"/>
        <w:rPr>
          <w:ins w:id="718" w:author="Michel Gerits" w:date="2025-08-18T22:12:00Z"/>
          <w:lang w:eastAsia="nl-BE"/>
        </w:rPr>
        <w:pPrChange w:id="719" w:author="Michel Gerits" w:date="2025-08-18T22:12:00Z" w16du:dateUtc="2025-08-18T20:12:00Z">
          <w:pPr/>
        </w:pPrChange>
      </w:pPr>
      <w:ins w:id="720" w:author="Michel Gerits" w:date="2025-08-18T22:12:00Z">
        <w:r w:rsidRPr="003063CF">
          <w:rPr>
            <w:lang w:eastAsia="nl-BE"/>
          </w:rPr>
          <w:t>Persona S5 – De Stadsaannemer</w:t>
        </w:r>
      </w:ins>
    </w:p>
    <w:p w14:paraId="3E9BD3A6" w14:textId="77777777" w:rsidR="003063CF" w:rsidRPr="003063CF" w:rsidRDefault="003063CF" w:rsidP="003063CF">
      <w:pPr>
        <w:rPr>
          <w:ins w:id="721" w:author="Michel Gerits" w:date="2025-08-18T22:12:00Z"/>
          <w:lang w:eastAsia="nl-BE"/>
        </w:rPr>
      </w:pPr>
      <w:ins w:id="722" w:author="Michel Gerits" w:date="2025-08-18T22:12:00Z">
        <w:r w:rsidRPr="003063CF">
          <w:rPr>
            <w:b/>
            <w:bCs/>
            <w:lang w:eastAsia="nl-BE"/>
          </w:rPr>
          <w:t>Naam:</w:t>
        </w:r>
        <w:r w:rsidRPr="003063CF">
          <w:rPr>
            <w:lang w:eastAsia="nl-BE"/>
          </w:rPr>
          <w:t xml:space="preserve"> Karim, ploegbaas bij een aannemer die regelmatig in opdracht van de stad herstelwerken uitvoert.</w:t>
        </w:r>
        <w:r w:rsidRPr="003063CF">
          <w:rPr>
            <w:lang w:eastAsia="nl-BE"/>
          </w:rPr>
          <w:br/>
        </w:r>
        <w:r w:rsidRPr="003063CF">
          <w:rPr>
            <w:b/>
            <w:bCs/>
            <w:lang w:eastAsia="nl-BE"/>
          </w:rPr>
          <w:t>Context:</w:t>
        </w:r>
        <w:r w:rsidRPr="003063CF">
          <w:rPr>
            <w:lang w:eastAsia="nl-BE"/>
          </w:rPr>
          <w:t xml:space="preserve"> Karim en zijn team worden vaak opgeroepen om straten opnieuw te herstellen na nutswerken. Hij krijgt zijn opdrachten via mail of telefoon, en moet soms ter plaatse uitzoeken wat er exact verwacht wordt. Discussies met nutsmaatschappijen of toezichters komen geregeld voor.</w:t>
        </w:r>
      </w:ins>
    </w:p>
    <w:p w14:paraId="7B136FAD" w14:textId="77777777" w:rsidR="003063CF" w:rsidRPr="003063CF" w:rsidRDefault="003063CF" w:rsidP="003063CF">
      <w:pPr>
        <w:rPr>
          <w:ins w:id="723" w:author="Michel Gerits" w:date="2025-08-18T22:12:00Z"/>
          <w:b/>
          <w:bCs/>
          <w:lang w:eastAsia="nl-BE"/>
        </w:rPr>
      </w:pPr>
      <w:ins w:id="724" w:author="Michel Gerits" w:date="2025-08-18T22:12:00Z">
        <w:r w:rsidRPr="003063CF">
          <w:rPr>
            <w:b/>
            <w:bCs/>
            <w:lang w:eastAsia="nl-BE"/>
          </w:rPr>
          <w:t>Hoe de app Karim helpt</w:t>
        </w:r>
      </w:ins>
    </w:p>
    <w:p w14:paraId="33B04106" w14:textId="77777777" w:rsidR="003063CF" w:rsidRPr="003063CF" w:rsidRDefault="003063CF" w:rsidP="003063CF">
      <w:pPr>
        <w:numPr>
          <w:ilvl w:val="0"/>
          <w:numId w:val="125"/>
        </w:numPr>
        <w:rPr>
          <w:ins w:id="725" w:author="Michel Gerits" w:date="2025-08-18T22:12:00Z"/>
          <w:lang w:eastAsia="nl-BE"/>
        </w:rPr>
      </w:pPr>
      <w:ins w:id="726" w:author="Michel Gerits" w:date="2025-08-18T22:12:00Z">
        <w:r w:rsidRPr="003063CF">
          <w:rPr>
            <w:b/>
            <w:bCs/>
            <w:lang w:eastAsia="nl-BE"/>
          </w:rPr>
          <w:lastRenderedPageBreak/>
          <w:t>Heldere opdrachten:</w:t>
        </w:r>
        <w:r w:rsidRPr="003063CF">
          <w:rPr>
            <w:lang w:eastAsia="nl-BE"/>
          </w:rPr>
          <w:t xml:space="preserve"> Wanneer Karim een opdracht krijgt, ziet hij in de app meteen de exacte locatie, foto’s van de schade, en welke materialen moeten worden gebruikt (bv. natuursteen, asfalt).</w:t>
        </w:r>
      </w:ins>
    </w:p>
    <w:p w14:paraId="0BBB62B7" w14:textId="77777777" w:rsidR="003063CF" w:rsidRPr="003063CF" w:rsidRDefault="003063CF" w:rsidP="003063CF">
      <w:pPr>
        <w:numPr>
          <w:ilvl w:val="0"/>
          <w:numId w:val="125"/>
        </w:numPr>
        <w:rPr>
          <w:ins w:id="727" w:author="Michel Gerits" w:date="2025-08-18T22:12:00Z"/>
          <w:lang w:eastAsia="nl-BE"/>
        </w:rPr>
      </w:pPr>
      <w:ins w:id="728" w:author="Michel Gerits" w:date="2025-08-18T22:12:00Z">
        <w:r w:rsidRPr="003063CF">
          <w:rPr>
            <w:b/>
            <w:bCs/>
            <w:lang w:eastAsia="nl-BE"/>
          </w:rPr>
          <w:t>Geen misverstanden:</w:t>
        </w:r>
        <w:r w:rsidRPr="003063CF">
          <w:rPr>
            <w:lang w:eastAsia="nl-BE"/>
          </w:rPr>
          <w:t xml:space="preserve"> De foto’s van de toezichter vóór de herstelling zijn beschikbaar → duidelijk bewijs van de situatie.</w:t>
        </w:r>
      </w:ins>
    </w:p>
    <w:p w14:paraId="2EC6D0A9" w14:textId="77777777" w:rsidR="003063CF" w:rsidRPr="003063CF" w:rsidRDefault="003063CF" w:rsidP="003063CF">
      <w:pPr>
        <w:numPr>
          <w:ilvl w:val="0"/>
          <w:numId w:val="125"/>
        </w:numPr>
        <w:rPr>
          <w:ins w:id="729" w:author="Michel Gerits" w:date="2025-08-18T22:12:00Z"/>
          <w:lang w:eastAsia="nl-BE"/>
        </w:rPr>
      </w:pPr>
      <w:ins w:id="730" w:author="Michel Gerits" w:date="2025-08-18T22:12:00Z">
        <w:r w:rsidRPr="003063CF">
          <w:rPr>
            <w:b/>
            <w:bCs/>
            <w:lang w:eastAsia="nl-BE"/>
          </w:rPr>
          <w:t>Terugrapportage:</w:t>
        </w:r>
        <w:r w:rsidRPr="003063CF">
          <w:rPr>
            <w:lang w:eastAsia="nl-BE"/>
          </w:rPr>
          <w:t xml:space="preserve"> Karim kan na uitvoering een foto toevoegen die automatisch aan het dossier wordt gekoppeld, inclusief tijd en locatie.</w:t>
        </w:r>
      </w:ins>
    </w:p>
    <w:p w14:paraId="1C3FB67E" w14:textId="77777777" w:rsidR="003063CF" w:rsidRPr="003063CF" w:rsidRDefault="003063CF" w:rsidP="003063CF">
      <w:pPr>
        <w:numPr>
          <w:ilvl w:val="0"/>
          <w:numId w:val="125"/>
        </w:numPr>
        <w:rPr>
          <w:ins w:id="731" w:author="Michel Gerits" w:date="2025-08-18T22:12:00Z"/>
          <w:lang w:eastAsia="nl-BE"/>
        </w:rPr>
      </w:pPr>
      <w:ins w:id="732" w:author="Michel Gerits" w:date="2025-08-18T22:12:00Z">
        <w:r w:rsidRPr="003063CF">
          <w:rPr>
            <w:b/>
            <w:bCs/>
            <w:lang w:eastAsia="nl-BE"/>
          </w:rPr>
          <w:t>Snelle goedkeuring:</w:t>
        </w:r>
        <w:r w:rsidRPr="003063CF">
          <w:rPr>
            <w:lang w:eastAsia="nl-BE"/>
          </w:rPr>
          <w:t xml:space="preserve"> De toezichter ziet zijn herstelrapport meteen in de app en kan goedkeuren of bijkomende opmerkingen geven.</w:t>
        </w:r>
      </w:ins>
    </w:p>
    <w:p w14:paraId="5348C41B" w14:textId="77777777" w:rsidR="003063CF" w:rsidRPr="003063CF" w:rsidRDefault="003063CF" w:rsidP="003063CF">
      <w:pPr>
        <w:numPr>
          <w:ilvl w:val="0"/>
          <w:numId w:val="125"/>
        </w:numPr>
        <w:rPr>
          <w:ins w:id="733" w:author="Michel Gerits" w:date="2025-08-18T22:12:00Z"/>
          <w:lang w:eastAsia="nl-BE"/>
        </w:rPr>
      </w:pPr>
      <w:ins w:id="734" w:author="Michel Gerits" w:date="2025-08-18T22:12:00Z">
        <w:r w:rsidRPr="003063CF">
          <w:rPr>
            <w:b/>
            <w:bCs/>
            <w:lang w:eastAsia="nl-BE"/>
          </w:rPr>
          <w:t>Betalingszekerheid:</w:t>
        </w:r>
        <w:r w:rsidRPr="003063CF">
          <w:rPr>
            <w:lang w:eastAsia="nl-BE"/>
          </w:rPr>
          <w:t xml:space="preserve"> Omdat alles geregistreerd is, verloopt de afrekening transparant en zonder betwistingen.</w:t>
        </w:r>
      </w:ins>
    </w:p>
    <w:p w14:paraId="299832D3" w14:textId="77777777" w:rsidR="003063CF" w:rsidRPr="003063CF" w:rsidRDefault="003063CF" w:rsidP="003063CF">
      <w:pPr>
        <w:rPr>
          <w:ins w:id="735" w:author="Michel Gerits" w:date="2025-08-18T22:12:00Z"/>
          <w:b/>
          <w:bCs/>
          <w:lang w:eastAsia="nl-BE"/>
        </w:rPr>
      </w:pPr>
      <w:ins w:id="736" w:author="Michel Gerits" w:date="2025-08-18T22:12:00Z">
        <w:r w:rsidRPr="003063CF">
          <w:rPr>
            <w:b/>
            <w:bCs/>
            <w:lang w:eastAsia="nl-BE"/>
          </w:rPr>
          <w:t>Resultaat voor Karim</w:t>
        </w:r>
      </w:ins>
    </w:p>
    <w:p w14:paraId="4EE29B86" w14:textId="77777777" w:rsidR="003063CF" w:rsidRPr="003063CF" w:rsidRDefault="003063CF" w:rsidP="003063CF">
      <w:pPr>
        <w:numPr>
          <w:ilvl w:val="0"/>
          <w:numId w:val="126"/>
        </w:numPr>
        <w:rPr>
          <w:ins w:id="737" w:author="Michel Gerits" w:date="2025-08-18T22:12:00Z"/>
          <w:lang w:eastAsia="nl-BE"/>
        </w:rPr>
      </w:pPr>
      <w:ins w:id="738" w:author="Michel Gerits" w:date="2025-08-18T22:12:00Z">
        <w:r w:rsidRPr="003063CF">
          <w:rPr>
            <w:b/>
            <w:bCs/>
            <w:lang w:eastAsia="nl-BE"/>
          </w:rPr>
          <w:t>Efficiënter werk:</w:t>
        </w:r>
        <w:r w:rsidRPr="003063CF">
          <w:rPr>
            <w:lang w:eastAsia="nl-BE"/>
          </w:rPr>
          <w:t xml:space="preserve"> minder tijdverlies door heen-en-weer bellen of onduidelijke info.</w:t>
        </w:r>
      </w:ins>
    </w:p>
    <w:p w14:paraId="66753978" w14:textId="77777777" w:rsidR="003063CF" w:rsidRPr="003063CF" w:rsidRDefault="003063CF" w:rsidP="003063CF">
      <w:pPr>
        <w:numPr>
          <w:ilvl w:val="0"/>
          <w:numId w:val="126"/>
        </w:numPr>
        <w:rPr>
          <w:ins w:id="739" w:author="Michel Gerits" w:date="2025-08-18T22:12:00Z"/>
          <w:lang w:eastAsia="nl-BE"/>
        </w:rPr>
      </w:pPr>
      <w:ins w:id="740" w:author="Michel Gerits" w:date="2025-08-18T22:12:00Z">
        <w:r w:rsidRPr="003063CF">
          <w:rPr>
            <w:b/>
            <w:bCs/>
            <w:lang w:eastAsia="nl-BE"/>
          </w:rPr>
          <w:t>Minder frustratie:</w:t>
        </w:r>
        <w:r w:rsidRPr="003063CF">
          <w:rPr>
            <w:lang w:eastAsia="nl-BE"/>
          </w:rPr>
          <w:t xml:space="preserve"> hij hoeft niet telkens te bewijzen dat zijn team correct heeft gewerkt – de app levert dat bewijs.</w:t>
        </w:r>
      </w:ins>
    </w:p>
    <w:p w14:paraId="3A2AAFF9" w14:textId="77777777" w:rsidR="003063CF" w:rsidRPr="003063CF" w:rsidRDefault="003063CF" w:rsidP="003063CF">
      <w:pPr>
        <w:numPr>
          <w:ilvl w:val="0"/>
          <w:numId w:val="126"/>
        </w:numPr>
        <w:rPr>
          <w:ins w:id="741" w:author="Michel Gerits" w:date="2025-08-18T22:12:00Z"/>
          <w:lang w:eastAsia="nl-BE"/>
        </w:rPr>
      </w:pPr>
      <w:ins w:id="742" w:author="Michel Gerits" w:date="2025-08-18T22:12:00Z">
        <w:r w:rsidRPr="003063CF">
          <w:rPr>
            <w:b/>
            <w:bCs/>
            <w:lang w:eastAsia="nl-BE"/>
          </w:rPr>
          <w:t>Betere relatie met de stad:</w:t>
        </w:r>
        <w:r w:rsidRPr="003063CF">
          <w:rPr>
            <w:lang w:eastAsia="nl-BE"/>
          </w:rPr>
          <w:t xml:space="preserve"> opdrachten en betalingen verlopen vlotter, zonder eindeloze discussie.</w:t>
        </w:r>
      </w:ins>
    </w:p>
    <w:p w14:paraId="12ADB535" w14:textId="77777777" w:rsidR="003063CF" w:rsidRPr="003063CF" w:rsidRDefault="003063CF" w:rsidP="003063CF">
      <w:pPr>
        <w:numPr>
          <w:ilvl w:val="0"/>
          <w:numId w:val="126"/>
        </w:numPr>
        <w:rPr>
          <w:ins w:id="743" w:author="Michel Gerits" w:date="2025-08-18T22:12:00Z"/>
          <w:lang w:eastAsia="nl-BE"/>
        </w:rPr>
      </w:pPr>
      <w:ins w:id="744" w:author="Michel Gerits" w:date="2025-08-18T22:12:00Z">
        <w:r w:rsidRPr="003063CF">
          <w:rPr>
            <w:b/>
            <w:bCs/>
            <w:lang w:eastAsia="nl-BE"/>
          </w:rPr>
          <w:t>Professioneel imago:</w:t>
        </w:r>
        <w:r w:rsidRPr="003063CF">
          <w:rPr>
            <w:lang w:eastAsia="nl-BE"/>
          </w:rPr>
          <w:t xml:space="preserve"> door transparant te werken, toont zijn bedrijf betrouwbaarheid en vakmanschap.</w:t>
        </w:r>
      </w:ins>
    </w:p>
    <w:p w14:paraId="2068CB77" w14:textId="77777777" w:rsidR="00C13915" w:rsidRPr="00F35E7E" w:rsidRDefault="00C13915" w:rsidP="00BD448F">
      <w:pPr>
        <w:rPr>
          <w:lang w:eastAsia="nl-BE"/>
        </w:rPr>
      </w:pPr>
    </w:p>
    <w:p w14:paraId="0109EC25" w14:textId="352B3AD4" w:rsidR="00BD448F" w:rsidRPr="00F35E7E" w:rsidRDefault="00755D15" w:rsidP="00F52E28">
      <w:pPr>
        <w:pStyle w:val="grotetitel"/>
        <w:rPr>
          <w:lang w:val="nl-BE" w:eastAsia="nl-BE"/>
        </w:rPr>
      </w:pPr>
      <w:r>
        <w:rPr>
          <w:lang w:val="nl-BE"/>
        </w:rPr>
        <w:t>Uitdaging</w:t>
      </w:r>
      <w:r w:rsidR="00E24FF6">
        <w:rPr>
          <w:lang w:val="nl-BE"/>
        </w:rPr>
        <w:t xml:space="preserve">: </w:t>
      </w:r>
      <w:r w:rsidR="00BD448F" w:rsidRPr="00F35E7E">
        <w:rPr>
          <w:lang w:val="nl-BE" w:eastAsia="nl-BE"/>
        </w:rPr>
        <w:t xml:space="preserve">Toepassing van OSLO </w:t>
      </w:r>
      <w:r w:rsidR="005F5D28" w:rsidRPr="00F35E7E">
        <w:rPr>
          <w:lang w:val="nl-BE" w:eastAsia="nl-BE"/>
        </w:rPr>
        <w:t xml:space="preserve">als fundament </w:t>
      </w:r>
      <w:r w:rsidR="00BD448F" w:rsidRPr="00F35E7E">
        <w:rPr>
          <w:lang w:val="nl-BE" w:eastAsia="nl-BE"/>
        </w:rPr>
        <w:t>in het project digitale Nuts</w:t>
      </w:r>
    </w:p>
    <w:p w14:paraId="136EBBB3" w14:textId="77777777" w:rsidR="00F35E7E" w:rsidRPr="00F35E7E" w:rsidRDefault="00F35E7E" w:rsidP="00F35E7E">
      <w:pPr>
        <w:rPr>
          <w:b/>
          <w:bCs/>
          <w:lang w:eastAsia="nl-BE"/>
        </w:rPr>
      </w:pPr>
      <w:r w:rsidRPr="00F35E7E">
        <w:rPr>
          <w:b/>
          <w:bCs/>
          <w:lang w:eastAsia="nl-BE"/>
        </w:rPr>
        <w:t>Uitdaging</w:t>
      </w:r>
    </w:p>
    <w:p w14:paraId="1A238C82" w14:textId="3BEDFB58" w:rsidR="00F35E7E" w:rsidRPr="00F35E7E" w:rsidRDefault="00F35E7E" w:rsidP="00F35E7E">
      <w:pPr>
        <w:rPr>
          <w:lang w:eastAsia="nl-BE"/>
        </w:rPr>
      </w:pPr>
      <w:r w:rsidRPr="00F35E7E">
        <w:rPr>
          <w:lang w:eastAsia="nl-BE"/>
        </w:rPr>
        <w:t>De opvolging van nutswerken in Vlaanderen wordt momenteel belemmerd door:</w:t>
      </w:r>
      <w:r w:rsidRPr="00F35E7E">
        <w:rPr>
          <w:lang w:eastAsia="nl-BE"/>
        </w:rPr>
        <w:br/>
        <w:t>- Versnipperde datamodellen tussen steden, nutsmaatschappijen en GIPOD.</w:t>
      </w:r>
      <w:r w:rsidRPr="00F35E7E">
        <w:rPr>
          <w:lang w:eastAsia="nl-BE"/>
        </w:rPr>
        <w:br/>
      </w:r>
      <w:r w:rsidR="009D216B" w:rsidRPr="009D216B">
        <w:rPr>
          <w:noProof/>
          <w:lang w:eastAsia="nl-BE"/>
        </w:rPr>
        <w:lastRenderedPageBreak/>
        <w:drawing>
          <wp:anchor distT="0" distB="0" distL="114300" distR="114300" simplePos="0" relativeHeight="251658243" behindDoc="0" locked="0" layoutInCell="1" allowOverlap="1" wp14:anchorId="0D1DB524" wp14:editId="5EF2C13C">
            <wp:simplePos x="0" y="0"/>
            <wp:positionH relativeFrom="column">
              <wp:posOffset>3324514</wp:posOffset>
            </wp:positionH>
            <wp:positionV relativeFrom="paragraph">
              <wp:posOffset>62345</wp:posOffset>
            </wp:positionV>
            <wp:extent cx="2974340" cy="2587625"/>
            <wp:effectExtent l="0" t="0" r="0" b="3175"/>
            <wp:wrapSquare wrapText="bothSides"/>
            <wp:docPr id="1310083290" name="Afbeelding 1" descr="Afbeelding met tekst, schermopname, visitekaartj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3290" name="Afbeelding 1" descr="Afbeelding met tekst, schermopname, visitekaartje, Lettertype&#10;&#10;Door AI gegenereerde inhoud is mogelijk onjuist."/>
                    <pic:cNvPicPr/>
                  </pic:nvPicPr>
                  <pic:blipFill>
                    <a:blip r:embed="rId32">
                      <a:extLst>
                        <a:ext uri="{28A0092B-C50C-407E-A947-70E740481C1C}">
                          <a14:useLocalDpi xmlns:a14="http://schemas.microsoft.com/office/drawing/2010/main" val="0"/>
                        </a:ext>
                      </a:extLst>
                    </a:blip>
                    <a:stretch>
                      <a:fillRect/>
                    </a:stretch>
                  </pic:blipFill>
                  <pic:spPr>
                    <a:xfrm>
                      <a:off x="0" y="0"/>
                      <a:ext cx="2974340" cy="2587625"/>
                    </a:xfrm>
                    <a:prstGeom prst="rect">
                      <a:avLst/>
                    </a:prstGeom>
                  </pic:spPr>
                </pic:pic>
              </a:graphicData>
            </a:graphic>
          </wp:anchor>
        </w:drawing>
      </w:r>
      <w:r w:rsidRPr="00F35E7E">
        <w:rPr>
          <w:lang w:eastAsia="nl-BE"/>
        </w:rPr>
        <w:t>- Gebrek aan uniforme definities voor cruciale begrippen zoals “hersteltype”, “materiaalsoort” of “werkstatus”.</w:t>
      </w:r>
      <w:r w:rsidRPr="00F35E7E">
        <w:rPr>
          <w:lang w:eastAsia="nl-BE"/>
        </w:rPr>
        <w:br/>
        <w:t>- Beperkte machineleesbaarheid en semantische koppeling tussen plandata, vergunningen en toezichtdata.</w:t>
      </w:r>
      <w:r w:rsidRPr="00F35E7E">
        <w:rPr>
          <w:lang w:eastAsia="nl-BE"/>
        </w:rPr>
        <w:br/>
        <w:t>- Geen verplichting voor nutsmaatschappijen om fotomateriaal en statusupdates in gestandaardiseerd formaat aan te leveren.</w:t>
      </w:r>
      <w:r w:rsidR="009D216B" w:rsidRPr="009D216B">
        <w:rPr>
          <w:noProof/>
        </w:rPr>
        <w:t xml:space="preserve"> </w:t>
      </w:r>
      <w:r w:rsidRPr="00F35E7E">
        <w:rPr>
          <w:lang w:eastAsia="nl-BE"/>
        </w:rPr>
        <w:br/>
      </w:r>
      <w:r w:rsidRPr="00F35E7E">
        <w:rPr>
          <w:lang w:eastAsia="nl-BE"/>
        </w:rPr>
        <w:br/>
        <w:t>Hierdoor ontstaan vertragingen, dubbele registraties en interpretatieverschillen die de kwaliteit van toezicht en herstellingen ondermijnen.</w:t>
      </w:r>
    </w:p>
    <w:p w14:paraId="60D21FD5" w14:textId="77777777" w:rsidR="00F35E7E" w:rsidRPr="00F35E7E" w:rsidRDefault="00F35E7E" w:rsidP="00F35E7E">
      <w:pPr>
        <w:rPr>
          <w:b/>
          <w:bCs/>
          <w:lang w:eastAsia="nl-BE"/>
        </w:rPr>
      </w:pPr>
      <w:r w:rsidRPr="00F35E7E">
        <w:rPr>
          <w:b/>
          <w:bCs/>
          <w:lang w:eastAsia="nl-BE"/>
        </w:rPr>
        <w:t>Oplossing</w:t>
      </w:r>
    </w:p>
    <w:p w14:paraId="781C0897" w14:textId="74444015" w:rsidR="00F35E7E" w:rsidRPr="00F35E7E" w:rsidRDefault="00F35E7E" w:rsidP="00F35E7E">
      <w:pPr>
        <w:rPr>
          <w:lang w:eastAsia="nl-BE"/>
        </w:rPr>
      </w:pPr>
      <w:r w:rsidRPr="00F35E7E">
        <w:rPr>
          <w:lang w:eastAsia="nl-BE"/>
        </w:rPr>
        <w:t>We maken OSLO Open Data-profiel Nutswerken tot de basis van Digitale Nuts. Dit profiel definieert entiteiten, eigenschappen en relaties voor:</w:t>
      </w:r>
      <w:r w:rsidRPr="00F35E7E">
        <w:rPr>
          <w:lang w:eastAsia="nl-BE"/>
        </w:rPr>
        <w:br/>
        <w:t>1. Werfinformatie – Unieke ID, locatie, GIPOD-ID, uitvoerder, opdrachtgever.</w:t>
      </w:r>
      <w:r w:rsidRPr="00F35E7E">
        <w:rPr>
          <w:lang w:eastAsia="nl-BE"/>
        </w:rPr>
        <w:br/>
        <w:t>2. Materiaal- en herstelgegevens – Type bestrating, funderingsopbouw, herstelmethode.</w:t>
      </w:r>
      <w:r w:rsidRPr="00F35E7E">
        <w:rPr>
          <w:lang w:eastAsia="nl-BE"/>
        </w:rPr>
        <w:br/>
        <w:t>3. Vergunning- en reglementdata – Domeintoelating, signalisatievergunning, afwijkingsaanvragen.</w:t>
      </w:r>
      <w:r w:rsidRPr="00F35E7E">
        <w:rPr>
          <w:lang w:eastAsia="nl-BE"/>
        </w:rPr>
        <w:br/>
        <w:t>4. Toezichtdata – Vaststellingsdatum, toezichter-ID, checklistscores, bevindingen.</w:t>
      </w:r>
      <w:r w:rsidRPr="00F35E7E">
        <w:rPr>
          <w:lang w:eastAsia="nl-BE"/>
        </w:rPr>
        <w:br/>
        <w:t>5. Fotodocumentatie – Metadata (tijd, GPS, richting), bron (stad, nuts, aannemer).</w:t>
      </w:r>
      <w:r w:rsidRPr="00F35E7E">
        <w:rPr>
          <w:lang w:eastAsia="nl-BE"/>
        </w:rPr>
        <w:br/>
        <w:t>6. Bewonerscommunicatie – Datum en type bericht, distributiekanaal, inhoudstype.</w:t>
      </w:r>
      <w:r w:rsidRPr="00F35E7E">
        <w:rPr>
          <w:lang w:eastAsia="nl-BE"/>
        </w:rPr>
        <w:br/>
        <w:t>7. Meetpunten/KPI’s – Automatisch afgeleid uit toezicht- en herstelgegevens.</w:t>
      </w:r>
    </w:p>
    <w:p w14:paraId="66827D5E" w14:textId="77777777" w:rsidR="00F35E7E" w:rsidRPr="00F35E7E" w:rsidRDefault="00F35E7E" w:rsidP="00F35E7E">
      <w:pPr>
        <w:rPr>
          <w:b/>
          <w:bCs/>
          <w:lang w:eastAsia="nl-BE"/>
        </w:rPr>
      </w:pPr>
      <w:r w:rsidRPr="00F35E7E">
        <w:rPr>
          <w:b/>
          <w:bCs/>
          <w:lang w:eastAsia="nl-BE"/>
        </w:rPr>
        <w:t>Innovatief karakter</w:t>
      </w:r>
    </w:p>
    <w:p w14:paraId="37106A5F" w14:textId="77777777" w:rsidR="00F35E7E" w:rsidRPr="00F35E7E" w:rsidRDefault="00F35E7E" w:rsidP="00F35E7E">
      <w:pPr>
        <w:rPr>
          <w:lang w:eastAsia="nl-BE"/>
        </w:rPr>
      </w:pPr>
      <w:r w:rsidRPr="00F35E7E">
        <w:rPr>
          <w:lang w:eastAsia="nl-BE"/>
        </w:rPr>
        <w:t>Het OSLO-profiel wordt uitgebreid met elementen die vandaag nog ontbreken in de standaard:</w:t>
      </w:r>
      <w:r w:rsidRPr="00F35E7E">
        <w:rPr>
          <w:lang w:eastAsia="nl-BE"/>
        </w:rPr>
        <w:br/>
        <w:t>- Foto-object: verplicht geotagged, met richting, resolutie en tijdstip in EXIF.</w:t>
      </w:r>
      <w:r w:rsidRPr="00F35E7E">
        <w:rPr>
          <w:lang w:eastAsia="nl-BE"/>
        </w:rPr>
        <w:br/>
        <w:t>- Herstelkwaliteit-score: kwantitatief veld (0–100%) gekoppeld aan materiaaltype.</w:t>
      </w:r>
      <w:r w:rsidRPr="00F35E7E">
        <w:rPr>
          <w:lang w:eastAsia="nl-BE"/>
        </w:rPr>
        <w:br/>
        <w:t>- GIS-polygoon voor inname: niet enkel puntlocaties, maar volledige contouren van sleuven/innames.</w:t>
      </w:r>
      <w:r w:rsidRPr="00F35E7E">
        <w:rPr>
          <w:lang w:eastAsia="nl-BE"/>
        </w:rPr>
        <w:br/>
        <w:t>- Tijdslijn-attribuut: geplande start/einde, werkelijke start/einde, herstelmomenten.</w:t>
      </w:r>
      <w:r w:rsidRPr="00F35E7E">
        <w:rPr>
          <w:lang w:eastAsia="nl-BE"/>
        </w:rPr>
        <w:br/>
        <w:t>- Incidentenlog: afwijkingen, klachten, hinderincidenten, gekoppeld aan GIPOD-ID.</w:t>
      </w:r>
      <w:r w:rsidRPr="00F35E7E">
        <w:rPr>
          <w:lang w:eastAsia="nl-BE"/>
        </w:rPr>
        <w:br/>
        <w:t>- Communicatie-log: vastlegging van bewonersbrieven, digitale meldingen, updates.</w:t>
      </w:r>
      <w:r w:rsidRPr="00F35E7E">
        <w:rPr>
          <w:lang w:eastAsia="nl-BE"/>
        </w:rPr>
        <w:br/>
      </w:r>
      <w:r w:rsidRPr="00F35E7E">
        <w:rPr>
          <w:lang w:eastAsia="nl-BE"/>
        </w:rPr>
        <w:br/>
        <w:t>Door deze velden machineleesbaar op te nemen, kunnen applicaties automatisch:</w:t>
      </w:r>
      <w:r w:rsidRPr="00F35E7E">
        <w:rPr>
          <w:lang w:eastAsia="nl-BE"/>
        </w:rPr>
        <w:br/>
        <w:t>- Herstellingen scoren.</w:t>
      </w:r>
      <w:r w:rsidRPr="00F35E7E">
        <w:rPr>
          <w:lang w:eastAsia="nl-BE"/>
        </w:rPr>
        <w:br/>
        <w:t>- KPI’s genereren.</w:t>
      </w:r>
      <w:r w:rsidRPr="00F35E7E">
        <w:rPr>
          <w:lang w:eastAsia="nl-BE"/>
        </w:rPr>
        <w:br/>
        <w:t>- Afwijkingen signaleren nog voor een toezichter fysiek ter plaatse gaat.</w:t>
      </w:r>
    </w:p>
    <w:p w14:paraId="0BCD9595" w14:textId="77777777" w:rsidR="00F35E7E" w:rsidRPr="00F35E7E" w:rsidRDefault="00F35E7E" w:rsidP="00F35E7E">
      <w:pPr>
        <w:rPr>
          <w:b/>
          <w:bCs/>
          <w:lang w:eastAsia="nl-BE"/>
        </w:rPr>
      </w:pPr>
      <w:r w:rsidRPr="00F35E7E">
        <w:rPr>
          <w:b/>
          <w:bCs/>
          <w:lang w:eastAsia="nl-BE"/>
        </w:rPr>
        <w:t>Impact</w:t>
      </w:r>
    </w:p>
    <w:p w14:paraId="68F02B26" w14:textId="77777777" w:rsidR="00F35E7E" w:rsidRPr="00F35E7E" w:rsidRDefault="00F35E7E" w:rsidP="00F35E7E">
      <w:pPr>
        <w:rPr>
          <w:lang w:eastAsia="nl-BE"/>
        </w:rPr>
      </w:pPr>
      <w:r w:rsidRPr="00F35E7E">
        <w:rPr>
          <w:lang w:eastAsia="nl-BE"/>
        </w:rPr>
        <w:t>- Uniformiteit: alle Vlaamse gemeenten en nutsmaatschappijen werken met dezelfde definities.</w:t>
      </w:r>
      <w:r w:rsidRPr="00F35E7E">
        <w:rPr>
          <w:lang w:eastAsia="nl-BE"/>
        </w:rPr>
        <w:br/>
        <w:t>- Snellere integratie: koppeling van GIPOD, stadsdataplatforms en nutsdatabases zonder dure maatwerkconversies.</w:t>
      </w:r>
      <w:r w:rsidRPr="00F35E7E">
        <w:rPr>
          <w:lang w:eastAsia="nl-BE"/>
        </w:rPr>
        <w:br/>
      </w:r>
      <w:r w:rsidRPr="00F35E7E">
        <w:rPr>
          <w:lang w:eastAsia="nl-BE"/>
        </w:rPr>
        <w:lastRenderedPageBreak/>
        <w:t>- Betere datakwaliteit: door verplichte velden voor foto’s, GPS en materiaalsoorten.</w:t>
      </w:r>
      <w:r w:rsidRPr="00F35E7E">
        <w:rPr>
          <w:lang w:eastAsia="nl-BE"/>
        </w:rPr>
        <w:br/>
        <w:t>- Automatische rapportering: beleidsdashboards en kwartaalrapporten kunnen rechtstreeks uit de OSLO-data worden opgebouwd.</w:t>
      </w:r>
      <w:r w:rsidRPr="00F35E7E">
        <w:rPr>
          <w:lang w:eastAsia="nl-BE"/>
        </w:rPr>
        <w:br/>
        <w:t>- Verhoogde juridische slagkracht: uniforme registratie maakt bewijsvoering in geschillen eenvoudiger.</w:t>
      </w:r>
    </w:p>
    <w:p w14:paraId="60B44F95" w14:textId="77777777" w:rsidR="00F35E7E" w:rsidRPr="00F35E7E" w:rsidRDefault="00F35E7E" w:rsidP="00F35E7E">
      <w:pPr>
        <w:rPr>
          <w:b/>
          <w:bCs/>
          <w:lang w:eastAsia="nl-BE"/>
        </w:rPr>
      </w:pPr>
      <w:r w:rsidRPr="00F35E7E">
        <w:rPr>
          <w:b/>
          <w:bCs/>
          <w:lang w:eastAsia="nl-BE"/>
        </w:rPr>
        <w:t>Schaalbaarheid</w:t>
      </w:r>
    </w:p>
    <w:p w14:paraId="2A9334CE" w14:textId="77777777" w:rsidR="00F35E7E" w:rsidRPr="00F35E7E" w:rsidRDefault="00F35E7E" w:rsidP="00F35E7E">
      <w:pPr>
        <w:rPr>
          <w:lang w:eastAsia="nl-BE"/>
        </w:rPr>
      </w:pPr>
      <w:r w:rsidRPr="00F35E7E">
        <w:rPr>
          <w:lang w:eastAsia="nl-BE"/>
        </w:rPr>
        <w:t>- Vlaams breed: uitbreidbaar naar alle steden, gemeenten en intercommunales.</w:t>
      </w:r>
      <w:r w:rsidRPr="00F35E7E">
        <w:rPr>
          <w:lang w:eastAsia="nl-BE"/>
        </w:rPr>
        <w:br/>
        <w:t>- Sectoroverschrijdend: bruikbaar voor wegenonderhoud, groenbeheer en bouwtoezicht.</w:t>
      </w:r>
      <w:r w:rsidRPr="00F35E7E">
        <w:rPr>
          <w:lang w:eastAsia="nl-BE"/>
        </w:rPr>
        <w:br/>
        <w:t>- Open source en open standaard: vrij herbruikbaar door leveranciers, waardoor lock-in wordt vermeden.</w:t>
      </w:r>
      <w:r w:rsidRPr="00F35E7E">
        <w:rPr>
          <w:lang w:eastAsia="nl-BE"/>
        </w:rPr>
        <w:br/>
        <w:t>- Internationale compatibiliteit: OSLO is gebaseerd op W3C-standaarden en kan gekoppeld worden aan Europese INSPIRE-richtlijnen.</w:t>
      </w:r>
    </w:p>
    <w:p w14:paraId="36F86CCA" w14:textId="50BE2B62" w:rsidR="00F35E7E" w:rsidRPr="00F35E7E" w:rsidRDefault="00F35E7E" w:rsidP="00F35E7E">
      <w:pPr>
        <w:rPr>
          <w:b/>
          <w:bCs/>
          <w:lang w:eastAsia="nl-BE"/>
        </w:rPr>
      </w:pPr>
      <w:r w:rsidRPr="00F35E7E">
        <w:rPr>
          <w:b/>
          <w:bCs/>
          <w:lang w:eastAsia="nl-BE"/>
        </w:rPr>
        <w:t>Waarom OSLO?</w:t>
      </w:r>
    </w:p>
    <w:p w14:paraId="737251B4" w14:textId="77777777" w:rsidR="00F35E7E" w:rsidRPr="00F35E7E" w:rsidRDefault="00F35E7E" w:rsidP="00F35E7E">
      <w:pPr>
        <w:rPr>
          <w:lang w:eastAsia="nl-BE"/>
        </w:rPr>
      </w:pPr>
      <w:r w:rsidRPr="00F35E7E">
        <w:rPr>
          <w:lang w:eastAsia="nl-BE"/>
        </w:rPr>
        <w:t>OSLO (Open Standaarden voor Linkende Organisaties) is de Vlaamse standaard om gegevens tussen overheden en partners eenduidig, herbruikbaar en leesbaar uit te wisselen. Door OSLO toe te passen in ons nieuwe digitale transformatietraject voor de opvolging van nutswerken en herstel van de publieke ruimte:</w:t>
      </w:r>
      <w:r w:rsidRPr="00F35E7E">
        <w:rPr>
          <w:lang w:eastAsia="nl-BE"/>
        </w:rPr>
        <w:br/>
        <w:t>• werken we uniform over stadsdiensten, nutsmaatschappijen en aannemers heen;</w:t>
      </w:r>
      <w:r w:rsidRPr="00F35E7E">
        <w:rPr>
          <w:lang w:eastAsia="nl-BE"/>
        </w:rPr>
        <w:br/>
        <w:t>• verminderen we interpretatieverschillen in termen, statussen en data-uitwisseling;</w:t>
      </w:r>
      <w:r w:rsidRPr="00F35E7E">
        <w:rPr>
          <w:lang w:eastAsia="nl-BE"/>
        </w:rPr>
        <w:br/>
        <w:t>• maken we de toepassing compatibel met bestaande Vlaamse en Europese datastandaarden (bv. GIPOD, INSPIRE);</w:t>
      </w:r>
      <w:r w:rsidRPr="00F35E7E">
        <w:rPr>
          <w:lang w:eastAsia="nl-BE"/>
        </w:rPr>
        <w:br/>
        <w:t>• leggen we de basis voor automatische validatie van gegevens en AI-ondersteunde analyse.</w:t>
      </w:r>
    </w:p>
    <w:p w14:paraId="03B55BCF" w14:textId="77777777" w:rsidR="00F35E7E" w:rsidRPr="00F35E7E" w:rsidRDefault="00F35E7E" w:rsidP="00F35E7E">
      <w:pPr>
        <w:rPr>
          <w:b/>
          <w:bCs/>
          <w:lang w:eastAsia="nl-BE"/>
        </w:rPr>
      </w:pPr>
      <w:r w:rsidRPr="00F35E7E">
        <w:rPr>
          <w:b/>
          <w:bCs/>
          <w:lang w:eastAsia="nl-BE"/>
        </w:rPr>
        <w:t>Hoe passen we OSLO toe in het project Digitale Nuts</w:t>
      </w:r>
    </w:p>
    <w:p w14:paraId="5F8FB996" w14:textId="77777777" w:rsidR="00F35E7E" w:rsidRPr="00F35E7E" w:rsidRDefault="00F35E7E" w:rsidP="00F35E7E">
      <w:pPr>
        <w:rPr>
          <w:lang w:eastAsia="nl-BE"/>
        </w:rPr>
      </w:pPr>
      <w:r w:rsidRPr="00F35E7E">
        <w:rPr>
          <w:lang w:eastAsia="nl-BE"/>
        </w:rPr>
        <w:t>We ontwikkelen een data-architectuur waarbij alle kernobjecten (bv. Werk, Vergunning, Locatie, Vaststelling, Herstelbon, Organisatie) worden gemodelleerd volgens OSLO-applicatieprofielen.</w:t>
      </w:r>
      <w:r w:rsidRPr="00F35E7E">
        <w:rPr>
          <w:lang w:eastAsia="nl-BE"/>
        </w:rPr>
        <w:br/>
        <w:t>• Eigenschappen krijgen vaste codelijsten (bv. status, type werk, materiaal).</w:t>
      </w:r>
      <w:r w:rsidRPr="00F35E7E">
        <w:rPr>
          <w:lang w:eastAsia="nl-BE"/>
        </w:rPr>
        <w:br/>
        <w:t>• Geometrie wordt uitgedrukt in GeoSPARQL zodat GIS-componenten van bij de bron correcte kaartdata kunnen gebruiken.</w:t>
      </w:r>
      <w:r w:rsidRPr="00F35E7E">
        <w:rPr>
          <w:lang w:eastAsia="nl-BE"/>
        </w:rPr>
        <w:br/>
        <w:t>• Metadata wordt voorzien met o.a. dcterms: voor datum, verantwoordelijke en bron, zodat koppelingen met andere platformen (bv. rapportering, dashboards) eenvoudig zijn.</w:t>
      </w:r>
      <w:r w:rsidRPr="00F35E7E">
        <w:rPr>
          <w:lang w:eastAsia="nl-BE"/>
        </w:rPr>
        <w:br/>
        <w:t>• We voorzien een MVP-aanpak waarbij telkens één deelproces (bv. herstelbonnen) OSLO-conform wordt gemaakt en getest met partners.</w:t>
      </w:r>
    </w:p>
    <w:p w14:paraId="27CFA1D6" w14:textId="77777777" w:rsidR="00F35E7E" w:rsidRPr="00F35E7E" w:rsidRDefault="00F35E7E" w:rsidP="00F35E7E">
      <w:pPr>
        <w:rPr>
          <w:b/>
          <w:bCs/>
          <w:lang w:eastAsia="nl-BE"/>
        </w:rPr>
      </w:pPr>
      <w:r w:rsidRPr="00F35E7E">
        <w:rPr>
          <w:b/>
          <w:bCs/>
          <w:lang w:eastAsia="nl-BE"/>
        </w:rPr>
        <w:t>Meerwaarde in de City of Things-context</w:t>
      </w:r>
    </w:p>
    <w:p w14:paraId="63804942" w14:textId="77777777" w:rsidR="00F35E7E" w:rsidRPr="00F35E7E" w:rsidRDefault="00F35E7E" w:rsidP="00F35E7E">
      <w:pPr>
        <w:rPr>
          <w:lang w:eastAsia="nl-BE"/>
        </w:rPr>
      </w:pPr>
      <w:r w:rsidRPr="00F35E7E">
        <w:rPr>
          <w:lang w:eastAsia="nl-BE"/>
        </w:rPr>
        <w:t>De OSLO-toepassing maakt het mogelijk om:</w:t>
      </w:r>
      <w:r w:rsidRPr="00F35E7E">
        <w:rPr>
          <w:lang w:eastAsia="nl-BE"/>
        </w:rPr>
        <w:br/>
        <w:t>1. Real-time datadeling te doen met andere steden en intercommunales die gelijkaardige processen hebben.</w:t>
      </w:r>
      <w:r w:rsidRPr="00F35E7E">
        <w:rPr>
          <w:lang w:eastAsia="nl-BE"/>
        </w:rPr>
        <w:br/>
        <w:t>2. Data-gedreven toezicht te integreren met externe bronnen zoals GIPOD, meldingen en sensordata.</w:t>
      </w:r>
      <w:r w:rsidRPr="00F35E7E">
        <w:rPr>
          <w:lang w:eastAsia="nl-BE"/>
        </w:rPr>
        <w:br/>
        <w:t xml:space="preserve">3. AI-modules te trainen op gestructureerde, semantisch eenduidige data, wat de nauwkeurigheid </w:t>
      </w:r>
      <w:r w:rsidRPr="00F35E7E">
        <w:rPr>
          <w:lang w:eastAsia="nl-BE"/>
        </w:rPr>
        <w:lastRenderedPageBreak/>
        <w:t>van beeldherkenning, anomaliedetectie en besluitvoorbereiding sterk verbetert.</w:t>
      </w:r>
      <w:r w:rsidRPr="00F35E7E">
        <w:rPr>
          <w:lang w:eastAsia="nl-BE"/>
        </w:rPr>
        <w:br/>
        <w:t>4. Interoperabiliteit te garanderen, waardoor onze tool modulair kan uitbreiden en als “Zwitsers zakmes” inzetbaar blijft voor andere domeinen van de publieke ruimte.</w:t>
      </w:r>
    </w:p>
    <w:p w14:paraId="4B8763DC" w14:textId="77777777" w:rsidR="00F35E7E" w:rsidRPr="00F35E7E" w:rsidRDefault="00F35E7E" w:rsidP="00F35E7E">
      <w:pPr>
        <w:rPr>
          <w:lang w:eastAsia="nl-BE"/>
        </w:rPr>
      </w:pPr>
      <w:r w:rsidRPr="00F35E7E">
        <w:rPr>
          <w:lang w:eastAsia="nl-BE"/>
        </w:rPr>
        <w:t>Samengevat: OSLO vormt het semantische fundament van onze toekomstige digitale nutsopvolging. Het zorgt dat elk datadeelproces – van terreinobservatie tot financiële afhandeling – sluitend, herbruikbaar en schaalbaar is, binnen Antwerpen én in samenwerking met andere Vlaamse steden en nutsbedrijven. Zo borgen we dat ons “Zwitsers zakmes” niet alleen vandaag, maar ook in de toekomst scherp blijft.</w:t>
      </w:r>
    </w:p>
    <w:p w14:paraId="566310FD" w14:textId="77777777" w:rsidR="00177C24" w:rsidRDefault="00F35E7E" w:rsidP="00177C24">
      <w:pPr>
        <w:keepNext/>
      </w:pPr>
      <w:r w:rsidRPr="00F35E7E">
        <w:rPr>
          <w:b/>
          <w:bCs/>
          <w:noProof/>
          <w:lang w:eastAsia="nl-BE"/>
        </w:rPr>
        <w:drawing>
          <wp:inline distT="0" distB="0" distL="0" distR="0" wp14:anchorId="7DB322C4" wp14:editId="25D2298D">
            <wp:extent cx="5486400" cy="3324225"/>
            <wp:effectExtent l="0" t="0" r="0" b="9525"/>
            <wp:docPr id="1577844912" name="Afbeelding 14" descr="Afbeelding met tekst, schermopname, visitekaartj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44912" name="Afbeelding 14" descr="Afbeelding met tekst, schermopname, visitekaartje, Lettertype&#10;&#10;Door AI gegenereerde inhoud is mogelijk onjuis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0" cy="3324225"/>
                    </a:xfrm>
                    <a:prstGeom prst="rect">
                      <a:avLst/>
                    </a:prstGeom>
                    <a:noFill/>
                    <a:ln>
                      <a:noFill/>
                    </a:ln>
                  </pic:spPr>
                </pic:pic>
              </a:graphicData>
            </a:graphic>
          </wp:inline>
        </w:drawing>
      </w:r>
    </w:p>
    <w:p w14:paraId="240EC491" w14:textId="0C31F44A" w:rsidR="00F35E7E" w:rsidRDefault="00177C24" w:rsidP="00177C24">
      <w:pPr>
        <w:pStyle w:val="Bijschrift"/>
      </w:pPr>
      <w:r>
        <w:t xml:space="preserve">Figuur </w:t>
      </w:r>
      <w:fldSimple w:instr=" SEQ Figuur \* ARABIC ">
        <w:r w:rsidR="00681C62">
          <w:rPr>
            <w:noProof/>
          </w:rPr>
          <w:t>1</w:t>
        </w:r>
      </w:fldSimple>
      <w:r w:rsidRPr="001B26F5">
        <w:t>Figuur: Overzicht huidige OSLO Nutswerken-structuur met voorgestelde uitbreidingen en toepassingen in Digitale Nuts.</w:t>
      </w:r>
    </w:p>
    <w:p w14:paraId="73B03AB0" w14:textId="77777777" w:rsidR="00177C24" w:rsidRPr="00F35E7E" w:rsidRDefault="00177C24" w:rsidP="00177C24">
      <w:pPr>
        <w:rPr>
          <w:lang w:eastAsia="nl-BE"/>
        </w:rPr>
      </w:pPr>
    </w:p>
    <w:p w14:paraId="1AAAE2DD" w14:textId="34CF2521" w:rsidR="009F267A" w:rsidRPr="00F35E7E" w:rsidRDefault="00755D15" w:rsidP="00573BD6">
      <w:pPr>
        <w:pStyle w:val="grotetitel"/>
        <w:rPr>
          <w:lang w:val="nl-BE"/>
        </w:rPr>
      </w:pPr>
      <w:r>
        <w:rPr>
          <w:lang w:val="nl-BE"/>
        </w:rPr>
        <w:t>Uitdaging</w:t>
      </w:r>
      <w:r w:rsidR="00E24FF6">
        <w:rPr>
          <w:lang w:val="nl-BE"/>
        </w:rPr>
        <w:t xml:space="preserve">: </w:t>
      </w:r>
      <w:r w:rsidR="009F267A" w:rsidRPr="00F35E7E">
        <w:rPr>
          <w:lang w:val="nl-BE"/>
        </w:rPr>
        <w:t>Toekomstvisie: AI als Versneller voor Vaststellingen in de Publieke Ruimte</w:t>
      </w:r>
    </w:p>
    <w:p w14:paraId="66F8152A" w14:textId="77777777" w:rsidR="00F7233F" w:rsidRPr="00F7233F" w:rsidRDefault="00F7233F" w:rsidP="00F7233F">
      <w:pPr>
        <w:spacing w:before="100" w:beforeAutospacing="1" w:after="100" w:afterAutospacing="1" w:line="240" w:lineRule="auto"/>
        <w:rPr>
          <w:rFonts w:eastAsia="Times New Roman" w:cstheme="minorHAnsi"/>
          <w:b/>
          <w:bCs/>
          <w:sz w:val="24"/>
          <w:szCs w:val="24"/>
          <w:lang w:eastAsia="nl-BE"/>
        </w:rPr>
      </w:pPr>
      <w:r w:rsidRPr="00F7233F">
        <w:rPr>
          <w:rFonts w:eastAsia="Times New Roman" w:cstheme="minorHAnsi"/>
          <w:b/>
          <w:bCs/>
          <w:sz w:val="24"/>
          <w:szCs w:val="24"/>
          <w:lang w:eastAsia="nl-BE"/>
        </w:rPr>
        <w:t>Uitdaging</w:t>
      </w:r>
    </w:p>
    <w:p w14:paraId="5650E617" w14:textId="77777777" w:rsidR="00F7233F" w:rsidRPr="00F7233F" w:rsidRDefault="00F7233F" w:rsidP="00F7233F">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Huidige vaststellingstools in de publieke ruimte functioneren hoofdzakelijk als passieve registratiemiddelen. Ze ondersteunen toezichters en administratieve medewerkers beperkt in het proactief plannen, analyseren en optimaliseren van toezicht. De integratie met centrale databronnen zoals GIPOD en stedelijke GIS-lagen is vaak onvolledig, waardoor waardevolle verbanden tussen geplande werken, vergunningen en herstellingen niet tijdig worden gelegd. Dit leidt tot inefficiënte inzet van personeel, gemiste overtredingen en trage terugkoppeling naar burgers en beleidsmakers.</w:t>
      </w:r>
    </w:p>
    <w:p w14:paraId="7897E787" w14:textId="77777777" w:rsidR="00F7233F" w:rsidRPr="00F7233F" w:rsidRDefault="00F7233F" w:rsidP="00F7233F">
      <w:pPr>
        <w:spacing w:before="100" w:beforeAutospacing="1" w:after="100" w:afterAutospacing="1" w:line="240" w:lineRule="auto"/>
        <w:rPr>
          <w:rFonts w:eastAsia="Times New Roman" w:cstheme="minorHAnsi"/>
          <w:b/>
          <w:bCs/>
          <w:sz w:val="24"/>
          <w:szCs w:val="24"/>
          <w:lang w:eastAsia="nl-BE"/>
        </w:rPr>
      </w:pPr>
      <w:r w:rsidRPr="00F7233F">
        <w:rPr>
          <w:rFonts w:eastAsia="Times New Roman" w:cstheme="minorHAnsi"/>
          <w:b/>
          <w:bCs/>
          <w:sz w:val="24"/>
          <w:szCs w:val="24"/>
          <w:lang w:eastAsia="nl-BE"/>
        </w:rPr>
        <w:t>Oplossing</w:t>
      </w:r>
    </w:p>
    <w:p w14:paraId="34C9EA0B" w14:textId="77777777" w:rsidR="00F7233F" w:rsidRPr="00F35E7E" w:rsidRDefault="00F7233F" w:rsidP="00F7233F">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lastRenderedPageBreak/>
        <w:t xml:space="preserve">De vaststellingen-app van de toekomst evolueert naar een actieve, </w:t>
      </w:r>
      <w:r w:rsidRPr="00F7233F">
        <w:rPr>
          <w:rFonts w:eastAsia="Times New Roman" w:cstheme="minorHAnsi"/>
          <w:b/>
          <w:bCs/>
          <w:sz w:val="24"/>
          <w:szCs w:val="24"/>
          <w:lang w:eastAsia="nl-BE"/>
        </w:rPr>
        <w:t>AI-gedreven assistent</w:t>
      </w:r>
      <w:r w:rsidRPr="00F7233F">
        <w:rPr>
          <w:rFonts w:eastAsia="Times New Roman" w:cstheme="minorHAnsi"/>
          <w:sz w:val="24"/>
          <w:szCs w:val="24"/>
          <w:lang w:eastAsia="nl-BE"/>
        </w:rPr>
        <w:t xml:space="preserve"> die toezichters, administratieve medewerkers en beleidsmakers ondersteunt in elke fase van het proces – van planning tot oplevering. </w:t>
      </w:r>
    </w:p>
    <w:p w14:paraId="6CB5A216" w14:textId="77777777" w:rsidR="00267F89" w:rsidRDefault="00613EC4" w:rsidP="00327B7C">
      <w:pPr>
        <w:spacing w:before="100" w:beforeAutospacing="1" w:after="100" w:afterAutospacing="1" w:line="240" w:lineRule="auto"/>
        <w:rPr>
          <w:rFonts w:eastAsia="Times New Roman" w:cstheme="minorHAnsi"/>
          <w:sz w:val="24"/>
          <w:szCs w:val="24"/>
          <w:lang w:eastAsia="nl-BE"/>
        </w:rPr>
      </w:pPr>
      <w:r w:rsidRPr="00F35E7E">
        <w:rPr>
          <w:rFonts w:eastAsia="Times New Roman" w:cstheme="minorHAnsi"/>
          <w:noProof/>
          <w:sz w:val="20"/>
          <w:szCs w:val="20"/>
          <w:lang w:eastAsia="nl-BE"/>
        </w:rPr>
        <w:drawing>
          <wp:anchor distT="0" distB="0" distL="114300" distR="114300" simplePos="0" relativeHeight="251658242" behindDoc="0" locked="0" layoutInCell="1" allowOverlap="1" wp14:anchorId="23B24393" wp14:editId="12A268F7">
            <wp:simplePos x="0" y="0"/>
            <wp:positionH relativeFrom="column">
              <wp:posOffset>3130723</wp:posOffset>
            </wp:positionH>
            <wp:positionV relativeFrom="paragraph">
              <wp:posOffset>177454</wp:posOffset>
            </wp:positionV>
            <wp:extent cx="3232150" cy="2523490"/>
            <wp:effectExtent l="0" t="0" r="6350" b="0"/>
            <wp:wrapSquare wrapText="bothSides"/>
            <wp:docPr id="830132323" name="Afbeelding 1" descr="Afbeelding met tekst, schermopname,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32323" name="Afbeelding 1" descr="Afbeelding met tekst, schermopname, lijn, diagram&#10;&#10;Door AI gegenereerde inhoud is mogelijk onjuis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32150" cy="2523490"/>
                    </a:xfrm>
                    <a:prstGeom prst="rect">
                      <a:avLst/>
                    </a:prstGeom>
                  </pic:spPr>
                </pic:pic>
              </a:graphicData>
            </a:graphic>
            <wp14:sizeRelH relativeFrom="margin">
              <wp14:pctWidth>0</wp14:pctWidth>
            </wp14:sizeRelH>
            <wp14:sizeRelV relativeFrom="margin">
              <wp14:pctHeight>0</wp14:pctHeight>
            </wp14:sizeRelV>
          </wp:anchor>
        </w:drawing>
      </w:r>
      <w:r w:rsidR="00F7233F" w:rsidRPr="00F7233F">
        <w:rPr>
          <w:rFonts w:eastAsia="Times New Roman" w:cstheme="minorHAnsi"/>
          <w:sz w:val="24"/>
          <w:szCs w:val="24"/>
          <w:lang w:eastAsia="nl-BE"/>
        </w:rPr>
        <w:t>De kerncomponenten zijn</w:t>
      </w:r>
      <w:r w:rsidR="00267F89">
        <w:rPr>
          <w:rFonts w:eastAsia="Times New Roman" w:cstheme="minorHAnsi"/>
          <w:sz w:val="24"/>
          <w:szCs w:val="24"/>
          <w:lang w:eastAsia="nl-BE"/>
        </w:rPr>
        <w:t>:</w:t>
      </w:r>
    </w:p>
    <w:p w14:paraId="4D51D3F9" w14:textId="37DB220A" w:rsidR="00327B7C" w:rsidRPr="009F267A" w:rsidRDefault="00F7233F" w:rsidP="00327B7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br/>
        <w:t xml:space="preserve">1. </w:t>
      </w:r>
      <w:r w:rsidRPr="00F7233F">
        <w:rPr>
          <w:rFonts w:eastAsia="Times New Roman" w:cstheme="minorHAnsi"/>
          <w:b/>
          <w:bCs/>
          <w:sz w:val="24"/>
          <w:szCs w:val="24"/>
          <w:lang w:eastAsia="nl-BE"/>
        </w:rPr>
        <w:t>Geïntegreerde datastroom</w:t>
      </w:r>
      <w:r w:rsidR="00327B7C" w:rsidRPr="00F35E7E">
        <w:rPr>
          <w:rFonts w:eastAsia="Times New Roman" w:cstheme="minorHAnsi"/>
          <w:b/>
          <w:bCs/>
          <w:sz w:val="24"/>
          <w:szCs w:val="24"/>
          <w:lang w:eastAsia="nl-BE"/>
        </w:rPr>
        <w:t>:</w:t>
      </w:r>
      <w:r w:rsidR="00327B7C" w:rsidRPr="00F35E7E">
        <w:rPr>
          <w:rFonts w:eastAsia="Times New Roman" w:cstheme="minorHAnsi"/>
          <w:sz w:val="24"/>
          <w:szCs w:val="24"/>
          <w:lang w:eastAsia="nl-BE"/>
        </w:rPr>
        <w:t xml:space="preserve"> </w:t>
      </w:r>
      <w:r w:rsidR="00327B7C" w:rsidRPr="009F267A">
        <w:rPr>
          <w:rFonts w:eastAsia="Times New Roman" w:cstheme="minorHAnsi"/>
          <w:sz w:val="24"/>
          <w:szCs w:val="24"/>
          <w:lang w:eastAsia="nl-BE"/>
        </w:rPr>
        <w:t>Door een permanente koppeling met GIPOD en stedelijke GIS-lagen (materialen, zones, vergunningen) beschikt de app altijd over actuele informatie over geplande en lopende werken. Deze datastroom vormt de basis waarop AI:</w:t>
      </w:r>
    </w:p>
    <w:p w14:paraId="573DE381" w14:textId="0A9B3B03" w:rsidR="00327B7C" w:rsidRPr="009F267A" w:rsidRDefault="00327B7C" w:rsidP="00D27DAD">
      <w:pPr>
        <w:numPr>
          <w:ilvl w:val="0"/>
          <w:numId w:val="2"/>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Werken automatisch categoriseert en koppelt aan vergunningen en retributieregels.</w:t>
      </w:r>
    </w:p>
    <w:p w14:paraId="7C4DA2DA" w14:textId="323B2084" w:rsidR="00327B7C" w:rsidRPr="009F267A" w:rsidRDefault="00327B7C" w:rsidP="00D27DAD">
      <w:pPr>
        <w:numPr>
          <w:ilvl w:val="0"/>
          <w:numId w:val="2"/>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Vergunningloze werken of afwijkingen detecteert nog voor de eerste fysieke controle.</w:t>
      </w:r>
    </w:p>
    <w:p w14:paraId="36DD09D9" w14:textId="5F744D43" w:rsidR="00327B7C" w:rsidRPr="009F267A" w:rsidRDefault="00F7233F" w:rsidP="00327B7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2. Slimme inzet van toezichters</w:t>
      </w:r>
      <w:r w:rsidR="00327B7C" w:rsidRPr="00F35E7E">
        <w:rPr>
          <w:rFonts w:eastAsia="Times New Roman" w:cstheme="minorHAnsi"/>
          <w:sz w:val="24"/>
          <w:szCs w:val="24"/>
          <w:lang w:eastAsia="nl-BE"/>
        </w:rPr>
        <w:t xml:space="preserve">: </w:t>
      </w:r>
      <w:r w:rsidR="00327B7C" w:rsidRPr="009F267A">
        <w:rPr>
          <w:rFonts w:eastAsia="Times New Roman" w:cstheme="minorHAnsi"/>
          <w:sz w:val="24"/>
          <w:szCs w:val="24"/>
          <w:lang w:eastAsia="nl-BE"/>
        </w:rPr>
        <w:t xml:space="preserve">Met </w:t>
      </w:r>
      <w:r w:rsidR="00327B7C" w:rsidRPr="009F267A">
        <w:rPr>
          <w:rFonts w:eastAsia="Times New Roman" w:cstheme="minorHAnsi"/>
          <w:b/>
          <w:bCs/>
          <w:sz w:val="24"/>
          <w:szCs w:val="24"/>
          <w:lang w:eastAsia="nl-BE"/>
        </w:rPr>
        <w:t>predictive deployment</w:t>
      </w:r>
      <w:r w:rsidR="00327B7C" w:rsidRPr="009F267A">
        <w:rPr>
          <w:rFonts w:eastAsia="Times New Roman" w:cstheme="minorHAnsi"/>
          <w:sz w:val="24"/>
          <w:szCs w:val="24"/>
          <w:lang w:eastAsia="nl-BE"/>
        </w:rPr>
        <w:t xml:space="preserve"> kan AI op basis van </w:t>
      </w:r>
      <w:ins w:id="745" w:author="Michel Gerits" w:date="2025-09-01T15:26:00Z">
        <w:r w:rsidR="002D5494" w:rsidRPr="002D5494">
          <w:rPr>
            <w:rFonts w:eastAsia="Times New Roman" w:cstheme="minorHAnsi"/>
            <w:sz w:val="24"/>
            <w:szCs w:val="24"/>
            <w:lang w:eastAsia="nl-BE"/>
          </w:rPr>
          <w:t>data-analyses, trends, historische gege</w:t>
        </w:r>
      </w:ins>
      <w:ins w:id="746" w:author="Michel Gerits" w:date="2025-09-01T15:26:00Z" w16du:dateUtc="2025-09-01T13:26:00Z">
        <w:r w:rsidR="002D5494">
          <w:rPr>
            <w:rFonts w:eastAsia="Times New Roman" w:cstheme="minorHAnsi"/>
            <w:sz w:val="24"/>
            <w:szCs w:val="24"/>
            <w:lang w:eastAsia="nl-BE"/>
          </w:rPr>
          <w:t>vens</w:t>
        </w:r>
      </w:ins>
      <w:del w:id="747" w:author="Michel Gerits" w:date="2025-09-01T15:26:00Z" w16du:dateUtc="2025-09-01T13:26:00Z">
        <w:r w:rsidR="00327B7C" w:rsidRPr="009F267A" w:rsidDel="002D5494">
          <w:rPr>
            <w:rFonts w:eastAsia="Times New Roman" w:cstheme="minorHAnsi"/>
            <w:sz w:val="24"/>
            <w:szCs w:val="24"/>
            <w:lang w:eastAsia="nl-BE"/>
          </w:rPr>
          <w:delText>historische vaststellingen</w:delText>
        </w:r>
      </w:del>
      <w:ins w:id="748" w:author="Michel Gerits" w:date="2025-09-01T15:26:00Z" w16du:dateUtc="2025-09-01T13:26:00Z">
        <w:r w:rsidR="002D5494">
          <w:rPr>
            <w:rFonts w:eastAsia="Times New Roman" w:cstheme="minorHAnsi"/>
            <w:sz w:val="24"/>
            <w:szCs w:val="24"/>
            <w:lang w:eastAsia="nl-BE"/>
          </w:rPr>
          <w:t xml:space="preserve"> van</w:t>
        </w:r>
      </w:ins>
      <w:del w:id="749" w:author="Michel Gerits" w:date="2025-09-01T15:26:00Z" w16du:dateUtc="2025-09-01T13:26:00Z">
        <w:r w:rsidR="00327B7C" w:rsidRPr="009F267A" w:rsidDel="002D5494">
          <w:rPr>
            <w:rFonts w:eastAsia="Times New Roman" w:cstheme="minorHAnsi"/>
            <w:sz w:val="24"/>
            <w:szCs w:val="24"/>
            <w:lang w:eastAsia="nl-BE"/>
          </w:rPr>
          <w:delText>,</w:delText>
        </w:r>
      </w:del>
      <w:r w:rsidR="00327B7C" w:rsidRPr="009F267A">
        <w:rPr>
          <w:rFonts w:eastAsia="Times New Roman" w:cstheme="minorHAnsi"/>
          <w:sz w:val="24"/>
          <w:szCs w:val="24"/>
          <w:lang w:eastAsia="nl-BE"/>
        </w:rPr>
        <w:t xml:space="preserve"> geplande werken, verkeersdata en evenementenkalenders:</w:t>
      </w:r>
    </w:p>
    <w:p w14:paraId="58CF8ADE" w14:textId="4882E62B" w:rsidR="00327B7C" w:rsidRPr="009F267A" w:rsidRDefault="00327B7C" w:rsidP="00D27DAD">
      <w:pPr>
        <w:numPr>
          <w:ilvl w:val="0"/>
          <w:numId w:val="3"/>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Controle-routes optimaliseren om reistijd en dubbele verplaatsingen te vermijden.</w:t>
      </w:r>
    </w:p>
    <w:p w14:paraId="2D0F59F7" w14:textId="77777777" w:rsidR="00327B7C" w:rsidRPr="009F267A" w:rsidRDefault="00327B7C" w:rsidP="00D27DAD">
      <w:pPr>
        <w:numPr>
          <w:ilvl w:val="0"/>
          <w:numId w:val="3"/>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Automatisch werkpakketten samenstellen per toezichter, afgestemd op geografische nabijheid en urgentie.</w:t>
      </w:r>
    </w:p>
    <w:p w14:paraId="40FB211D" w14:textId="77777777" w:rsidR="00327B7C" w:rsidRPr="009F267A" w:rsidRDefault="00327B7C" w:rsidP="00D27DAD">
      <w:pPr>
        <w:numPr>
          <w:ilvl w:val="0"/>
          <w:numId w:val="3"/>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Pieken in werkdruk voorspellen en personeelsinzet proactief plannen.</w:t>
      </w:r>
    </w:p>
    <w:p w14:paraId="16B986A7" w14:textId="3F5E7D2D" w:rsidR="00327B7C" w:rsidRPr="009F267A" w:rsidRDefault="00F7233F" w:rsidP="00327B7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3. Automatische beeldherkenning en GIS-verrijking – Herkennen van schade, materialen en ontbrekende signalisatie.</w:t>
      </w:r>
      <w:r w:rsidR="00327B7C" w:rsidRPr="00F35E7E">
        <w:rPr>
          <w:rFonts w:eastAsia="Times New Roman" w:cstheme="minorHAnsi"/>
          <w:sz w:val="24"/>
          <w:szCs w:val="24"/>
          <w:lang w:eastAsia="nl-BE"/>
        </w:rPr>
        <w:t xml:space="preserve"> </w:t>
      </w:r>
      <w:r w:rsidR="00327B7C" w:rsidRPr="009F267A">
        <w:rPr>
          <w:rFonts w:eastAsia="Times New Roman" w:cstheme="minorHAnsi"/>
          <w:sz w:val="24"/>
          <w:szCs w:val="24"/>
          <w:lang w:eastAsia="nl-BE"/>
        </w:rPr>
        <w:t xml:space="preserve">Op het terrein wordt de smartphonecamera een </w:t>
      </w:r>
      <w:r w:rsidR="00327B7C" w:rsidRPr="009F267A">
        <w:rPr>
          <w:rFonts w:eastAsia="Times New Roman" w:cstheme="minorHAnsi"/>
          <w:b/>
          <w:bCs/>
          <w:sz w:val="24"/>
          <w:szCs w:val="24"/>
          <w:lang w:eastAsia="nl-BE"/>
        </w:rPr>
        <w:t>AI-inspectietool</w:t>
      </w:r>
      <w:r w:rsidR="00327B7C" w:rsidRPr="009F267A">
        <w:rPr>
          <w:rFonts w:eastAsia="Times New Roman" w:cstheme="minorHAnsi"/>
          <w:sz w:val="24"/>
          <w:szCs w:val="24"/>
          <w:lang w:eastAsia="nl-BE"/>
        </w:rPr>
        <w:t>:</w:t>
      </w:r>
    </w:p>
    <w:p w14:paraId="666F642C" w14:textId="3EA4993D" w:rsidR="00327B7C" w:rsidRPr="009F267A" w:rsidRDefault="00327B7C" w:rsidP="00D27DAD">
      <w:pPr>
        <w:numPr>
          <w:ilvl w:val="0"/>
          <w:numId w:val="4"/>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Foto’s en video’s worden automatisch geanalyseerd om schade, foutieve materialen of ontbrekende signalisatie te herkennen.</w:t>
      </w:r>
    </w:p>
    <w:p w14:paraId="5A62CBF7" w14:textId="27220885" w:rsidR="00327B7C" w:rsidRPr="009F267A" w:rsidRDefault="00327B7C" w:rsidP="00D27DAD">
      <w:pPr>
        <w:numPr>
          <w:ilvl w:val="0"/>
          <w:numId w:val="4"/>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AI herkent bestratingstypes en koppelt deze aan herstelvoorschriften in WIS.</w:t>
      </w:r>
    </w:p>
    <w:p w14:paraId="1B37B6B9" w14:textId="4395206F" w:rsidR="00327B7C" w:rsidRPr="009F267A" w:rsidRDefault="00327B7C" w:rsidP="00D27DAD">
      <w:pPr>
        <w:numPr>
          <w:ilvl w:val="0"/>
          <w:numId w:val="4"/>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Vaststellingen krijgen automatisch een GIS-positie, waardoor backoffice en andere toezichters direct context zien.</w:t>
      </w:r>
    </w:p>
    <w:p w14:paraId="338B6E9D" w14:textId="36192962" w:rsidR="00327B7C" w:rsidRPr="009F267A" w:rsidRDefault="00F7233F" w:rsidP="00327B7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4. Realtime beslissingsondersteuning – Direct advies op basis van reglementen, zones en materiaaltypes</w:t>
      </w:r>
      <w:r w:rsidR="00327B7C" w:rsidRPr="009F267A">
        <w:rPr>
          <w:rFonts w:eastAsia="Times New Roman" w:cstheme="minorHAnsi"/>
          <w:sz w:val="24"/>
          <w:szCs w:val="24"/>
          <w:lang w:eastAsia="nl-BE"/>
        </w:rPr>
        <w:t>:</w:t>
      </w:r>
    </w:p>
    <w:p w14:paraId="071F5BE6" w14:textId="4DF3F10F" w:rsidR="00327B7C" w:rsidRPr="009F267A" w:rsidRDefault="00327B7C" w:rsidP="00D27DAD">
      <w:pPr>
        <w:numPr>
          <w:ilvl w:val="0"/>
          <w:numId w:val="5"/>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i/>
          <w:iCs/>
          <w:sz w:val="20"/>
          <w:szCs w:val="20"/>
          <w:lang w:eastAsia="nl-BE"/>
        </w:rPr>
        <w:t>“Dit werk bevindt zich in een strategische zone – herstel in natuursteen verplicht binnen 10 dagen.”</w:t>
      </w:r>
    </w:p>
    <w:p w14:paraId="59153861" w14:textId="64C2BF37" w:rsidR="00327B7C" w:rsidRPr="009F267A" w:rsidRDefault="00327B7C" w:rsidP="00D27DAD">
      <w:pPr>
        <w:numPr>
          <w:ilvl w:val="0"/>
          <w:numId w:val="5"/>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Signaleert wanneer een werk in strijd is met geplande evenementen of tijdelijke vergunningen.</w:t>
      </w:r>
    </w:p>
    <w:p w14:paraId="1E20D96D" w14:textId="3F33F67D" w:rsidR="00327B7C" w:rsidRPr="009F267A" w:rsidRDefault="00327B7C" w:rsidP="00D27DAD">
      <w:pPr>
        <w:numPr>
          <w:ilvl w:val="0"/>
          <w:numId w:val="5"/>
        </w:numPr>
        <w:spacing w:before="100" w:beforeAutospacing="1" w:after="100" w:afterAutospacing="1" w:line="240" w:lineRule="auto"/>
        <w:rPr>
          <w:rFonts w:eastAsia="Times New Roman" w:cstheme="minorHAnsi"/>
          <w:sz w:val="24"/>
          <w:szCs w:val="24"/>
          <w:lang w:eastAsia="nl-BE"/>
        </w:rPr>
      </w:pPr>
      <w:r w:rsidRPr="009F267A">
        <w:rPr>
          <w:rFonts w:eastAsia="Times New Roman" w:cstheme="minorHAnsi"/>
          <w:sz w:val="20"/>
          <w:szCs w:val="20"/>
          <w:lang w:eastAsia="nl-BE"/>
        </w:rPr>
        <w:t>Genereert automatisch PV’s en intekeningen inclusief foto’s, klaar om te verzenden naar nutsbedrijven of de stadsaannemer</w:t>
      </w:r>
      <w:r w:rsidRPr="009F267A">
        <w:rPr>
          <w:rFonts w:eastAsia="Times New Roman" w:cstheme="minorHAnsi"/>
          <w:sz w:val="24"/>
          <w:szCs w:val="24"/>
          <w:lang w:eastAsia="nl-BE"/>
        </w:rPr>
        <w:t>.</w:t>
      </w:r>
    </w:p>
    <w:p w14:paraId="78642491" w14:textId="7E09ECD7" w:rsidR="00E14D2C" w:rsidRPr="00F35E7E" w:rsidRDefault="00F7233F" w:rsidP="00E14D2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5. Proactief kwaliteitsbeheer – AI-analyse van vergunning tot herstel met risicoscores en trenddetectie</w:t>
      </w:r>
      <w:r w:rsidR="00E14D2C" w:rsidRPr="00F35E7E">
        <w:rPr>
          <w:rFonts w:eastAsia="Times New Roman" w:cstheme="minorHAnsi"/>
          <w:sz w:val="24"/>
          <w:szCs w:val="24"/>
          <w:lang w:eastAsia="nl-BE"/>
        </w:rPr>
        <w:t xml:space="preserve"> om:</w:t>
      </w:r>
    </w:p>
    <w:p w14:paraId="51ED1E1A" w14:textId="15B293D1" w:rsidR="00327B7C" w:rsidRPr="009F267A" w:rsidRDefault="00327B7C" w:rsidP="00D27DAD">
      <w:pPr>
        <w:numPr>
          <w:ilvl w:val="0"/>
          <w:numId w:val="6"/>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Risicoscores toe te kennen aan lopende werken.</w:t>
      </w:r>
      <w:r w:rsidR="00613EC4" w:rsidRPr="00F35E7E">
        <w:rPr>
          <w:noProof/>
        </w:rPr>
        <w:t xml:space="preserve"> </w:t>
      </w:r>
    </w:p>
    <w:p w14:paraId="10A8AE81" w14:textId="77777777" w:rsidR="00327B7C" w:rsidRPr="009F267A" w:rsidRDefault="00327B7C" w:rsidP="00D27DAD">
      <w:pPr>
        <w:numPr>
          <w:ilvl w:val="0"/>
          <w:numId w:val="6"/>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lastRenderedPageBreak/>
        <w:t>Trends in degradatie of herhaalde schades te voorspellen.</w:t>
      </w:r>
    </w:p>
    <w:p w14:paraId="323B4349" w14:textId="5F263BA1" w:rsidR="00327B7C" w:rsidRPr="009F267A" w:rsidRDefault="00327B7C" w:rsidP="00D27DAD">
      <w:pPr>
        <w:numPr>
          <w:ilvl w:val="0"/>
          <w:numId w:val="6"/>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Rapporten te leveren waarmee beleidsmakers herstellingsbudgetten gerichter kunnen inzetten.</w:t>
      </w:r>
    </w:p>
    <w:p w14:paraId="2A517B86" w14:textId="2E18B053" w:rsidR="00E14D2C" w:rsidRPr="009F267A" w:rsidRDefault="00F7233F" w:rsidP="00E14D2C">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6. Integratie met burgerfeedback – Matchen en prioriteren van klachten gekoppeld aan GIPOD-dossiers.</w:t>
      </w:r>
      <w:r w:rsidR="00E14D2C" w:rsidRPr="00F35E7E">
        <w:rPr>
          <w:rFonts w:eastAsia="Times New Roman" w:cstheme="minorHAnsi"/>
          <w:sz w:val="24"/>
          <w:szCs w:val="24"/>
          <w:lang w:eastAsia="nl-BE"/>
        </w:rPr>
        <w:t xml:space="preserve"> </w:t>
      </w:r>
      <w:r w:rsidR="00E14D2C" w:rsidRPr="009F267A">
        <w:rPr>
          <w:rFonts w:eastAsia="Times New Roman" w:cstheme="minorHAnsi"/>
          <w:sz w:val="24"/>
          <w:szCs w:val="24"/>
          <w:lang w:eastAsia="nl-BE"/>
        </w:rPr>
        <w:t>Door koppeling met klachten uit KLM2 of meldingen.antwerpen.be kan AI:</w:t>
      </w:r>
    </w:p>
    <w:p w14:paraId="12FC8000" w14:textId="05BF590E" w:rsidR="00E14D2C" w:rsidRPr="009F267A" w:rsidRDefault="00E14D2C" w:rsidP="00D27DAD">
      <w:pPr>
        <w:numPr>
          <w:ilvl w:val="0"/>
          <w:numId w:val="7"/>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Meldingen automatisch matchen met relevante GIPOD-dossiers.</w:t>
      </w:r>
    </w:p>
    <w:p w14:paraId="7BC73BF0" w14:textId="7CBE9E3B" w:rsidR="00E14D2C" w:rsidRPr="009F267A" w:rsidRDefault="00E14D2C" w:rsidP="00D27DAD">
      <w:pPr>
        <w:numPr>
          <w:ilvl w:val="0"/>
          <w:numId w:val="7"/>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Urgente klachten prioriteren via sentimentanalyse en hinder-inschatting.</w:t>
      </w:r>
    </w:p>
    <w:p w14:paraId="25537261" w14:textId="08EE8799" w:rsidR="00E14D2C" w:rsidRPr="009F267A" w:rsidRDefault="00E14D2C" w:rsidP="00D27DAD">
      <w:pPr>
        <w:numPr>
          <w:ilvl w:val="0"/>
          <w:numId w:val="7"/>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Statusupdates automatisch terugkoppelen naar de melder.</w:t>
      </w:r>
    </w:p>
    <w:p w14:paraId="51BE6E08" w14:textId="7E555F00" w:rsidR="00A419A0" w:rsidRPr="009F267A" w:rsidRDefault="00F7233F" w:rsidP="00A419A0">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7. Zelflerend stedelijk controlesysteem – Algoritmes verbeteren doorlopend detectie, voorspelling en beleidsondersteuning.</w:t>
      </w:r>
      <w:r w:rsidR="00A419A0" w:rsidRPr="00F35E7E">
        <w:rPr>
          <w:rFonts w:eastAsia="Times New Roman" w:cstheme="minorHAnsi"/>
          <w:sz w:val="24"/>
          <w:szCs w:val="24"/>
          <w:lang w:eastAsia="nl-BE"/>
        </w:rPr>
        <w:t xml:space="preserve"> </w:t>
      </w:r>
      <w:r w:rsidR="00A419A0" w:rsidRPr="009F267A">
        <w:rPr>
          <w:rFonts w:eastAsia="Times New Roman" w:cstheme="minorHAnsi"/>
          <w:sz w:val="24"/>
          <w:szCs w:val="24"/>
          <w:lang w:eastAsia="nl-BE"/>
        </w:rPr>
        <w:t>Naarmate de databank groeit, wordt de AI steeds nauwkeuriger:</w:t>
      </w:r>
    </w:p>
    <w:p w14:paraId="119010D6" w14:textId="77777777" w:rsidR="00A419A0" w:rsidRPr="009F267A" w:rsidRDefault="00A419A0" w:rsidP="00D27DAD">
      <w:pPr>
        <w:numPr>
          <w:ilvl w:val="0"/>
          <w:numId w:val="8"/>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Lerende algoritmes verbeteren detectie en voorspellingen.</w:t>
      </w:r>
    </w:p>
    <w:p w14:paraId="5EE292BE" w14:textId="77777777" w:rsidR="00A419A0" w:rsidRPr="009F267A" w:rsidRDefault="00A419A0" w:rsidP="00D27DAD">
      <w:pPr>
        <w:numPr>
          <w:ilvl w:val="0"/>
          <w:numId w:val="8"/>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 xml:space="preserve">Dashboards geven </w:t>
      </w:r>
      <w:r w:rsidRPr="009F267A">
        <w:rPr>
          <w:rFonts w:eastAsia="Times New Roman" w:cstheme="minorHAnsi"/>
          <w:i/>
          <w:iCs/>
          <w:sz w:val="20"/>
          <w:szCs w:val="20"/>
          <w:lang w:eastAsia="nl-BE"/>
        </w:rPr>
        <w:t>real-time</w:t>
      </w:r>
      <w:r w:rsidRPr="009F267A">
        <w:rPr>
          <w:rFonts w:eastAsia="Times New Roman" w:cstheme="minorHAnsi"/>
          <w:sz w:val="20"/>
          <w:szCs w:val="20"/>
          <w:lang w:eastAsia="nl-BE"/>
        </w:rPr>
        <w:t xml:space="preserve"> zicht op kwaliteit per aannemer, type werk of zone.</w:t>
      </w:r>
    </w:p>
    <w:p w14:paraId="35247B49" w14:textId="77777777" w:rsidR="00A419A0" w:rsidRPr="00F35E7E" w:rsidRDefault="00A419A0" w:rsidP="00D27DAD">
      <w:pPr>
        <w:numPr>
          <w:ilvl w:val="0"/>
          <w:numId w:val="8"/>
        </w:numPr>
        <w:spacing w:before="100" w:beforeAutospacing="1" w:after="100" w:afterAutospacing="1" w:line="240" w:lineRule="auto"/>
        <w:rPr>
          <w:rFonts w:eastAsia="Times New Roman" w:cstheme="minorHAnsi"/>
          <w:sz w:val="20"/>
          <w:szCs w:val="20"/>
          <w:lang w:eastAsia="nl-BE"/>
        </w:rPr>
      </w:pPr>
      <w:r w:rsidRPr="009F267A">
        <w:rPr>
          <w:rFonts w:eastAsia="Times New Roman" w:cstheme="minorHAnsi"/>
          <w:sz w:val="20"/>
          <w:szCs w:val="20"/>
          <w:lang w:eastAsia="nl-BE"/>
        </w:rPr>
        <w:t>Beleidskeuzes worden ondersteund met data over waar ingrijpen het meeste impact heeft.</w:t>
      </w:r>
    </w:p>
    <w:p w14:paraId="769A2AD0" w14:textId="539A6773" w:rsidR="00F7233F" w:rsidRPr="00F7233F" w:rsidRDefault="00F7233F" w:rsidP="00F7233F">
      <w:pPr>
        <w:spacing w:before="100" w:beforeAutospacing="1" w:after="100" w:afterAutospacing="1" w:line="240" w:lineRule="auto"/>
        <w:rPr>
          <w:rFonts w:eastAsia="Times New Roman" w:cstheme="minorHAnsi"/>
          <w:sz w:val="24"/>
          <w:szCs w:val="24"/>
          <w:lang w:eastAsia="nl-BE"/>
        </w:rPr>
      </w:pPr>
    </w:p>
    <w:p w14:paraId="136968AC" w14:textId="77777777" w:rsidR="00F7233F" w:rsidRPr="00F7233F" w:rsidRDefault="00F7233F" w:rsidP="00F7233F">
      <w:pPr>
        <w:spacing w:before="100" w:beforeAutospacing="1" w:after="100" w:afterAutospacing="1" w:line="240" w:lineRule="auto"/>
        <w:rPr>
          <w:rFonts w:eastAsia="Times New Roman" w:cstheme="minorHAnsi"/>
          <w:b/>
          <w:bCs/>
          <w:sz w:val="24"/>
          <w:szCs w:val="24"/>
          <w:lang w:eastAsia="nl-BE"/>
        </w:rPr>
      </w:pPr>
      <w:r w:rsidRPr="00F7233F">
        <w:rPr>
          <w:rFonts w:eastAsia="Times New Roman" w:cstheme="minorHAnsi"/>
          <w:b/>
          <w:bCs/>
          <w:sz w:val="24"/>
          <w:szCs w:val="24"/>
          <w:lang w:eastAsia="nl-BE"/>
        </w:rPr>
        <w:t>Innovatief karakter</w:t>
      </w:r>
    </w:p>
    <w:p w14:paraId="4DE152BE" w14:textId="77777777" w:rsidR="00F7233F" w:rsidRPr="00F7233F" w:rsidRDefault="00F7233F" w:rsidP="00F7233F">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Deze aanpak overstijgt klassieke toezichtmethoden door AI in te zetten als actieve partner in plaats van passief hulpmiddel. De combinatie van real-time data-integratie, automatische beeldanalyse, voorspellende modellen en burgerfeedback maakt het mogelijk om toezicht dynamisch en contextueel te organiseren. De zelflerende component zorgt ervoor dat het systeem steeds effectiever wordt naarmate meer data beschikbaar komt.</w:t>
      </w:r>
    </w:p>
    <w:p w14:paraId="58302F12" w14:textId="77777777" w:rsidR="00F7233F" w:rsidRPr="00F7233F" w:rsidRDefault="00F7233F" w:rsidP="00F7233F">
      <w:pPr>
        <w:spacing w:before="100" w:beforeAutospacing="1" w:after="100" w:afterAutospacing="1" w:line="240" w:lineRule="auto"/>
        <w:rPr>
          <w:rFonts w:eastAsia="Times New Roman" w:cstheme="minorHAnsi"/>
          <w:b/>
          <w:bCs/>
          <w:sz w:val="24"/>
          <w:szCs w:val="24"/>
          <w:lang w:eastAsia="nl-BE"/>
        </w:rPr>
      </w:pPr>
      <w:r w:rsidRPr="00F7233F">
        <w:rPr>
          <w:rFonts w:eastAsia="Times New Roman" w:cstheme="minorHAnsi"/>
          <w:b/>
          <w:bCs/>
          <w:sz w:val="24"/>
          <w:szCs w:val="24"/>
          <w:lang w:eastAsia="nl-BE"/>
        </w:rPr>
        <w:t>Impact</w:t>
      </w:r>
    </w:p>
    <w:p w14:paraId="4B8A9C88" w14:textId="77777777" w:rsidR="00F7233F" w:rsidRPr="00F7233F" w:rsidRDefault="00F7233F" w:rsidP="00F7233F">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 Snellere en efficiëntere inzet van toezichters door optimale route- en taakplanning.</w:t>
      </w:r>
      <w:r w:rsidRPr="00F7233F">
        <w:rPr>
          <w:rFonts w:eastAsia="Times New Roman" w:cstheme="minorHAnsi"/>
          <w:sz w:val="24"/>
          <w:szCs w:val="24"/>
          <w:lang w:eastAsia="nl-BE"/>
        </w:rPr>
        <w:br/>
        <w:t>• Hogere detectiegraad van vergunningloze of afwijkende werken.</w:t>
      </w:r>
      <w:r w:rsidRPr="00F7233F">
        <w:rPr>
          <w:rFonts w:eastAsia="Times New Roman" w:cstheme="minorHAnsi"/>
          <w:sz w:val="24"/>
          <w:szCs w:val="24"/>
          <w:lang w:eastAsia="nl-BE"/>
        </w:rPr>
        <w:br/>
        <w:t>• Verbeterde herstelkwaliteit door directe koppeling van vaststellingen aan materiaal- en zonevoorschriften.</w:t>
      </w:r>
      <w:r w:rsidRPr="00F7233F">
        <w:rPr>
          <w:rFonts w:eastAsia="Times New Roman" w:cstheme="minorHAnsi"/>
          <w:sz w:val="24"/>
          <w:szCs w:val="24"/>
          <w:lang w:eastAsia="nl-BE"/>
        </w:rPr>
        <w:br/>
        <w:t>• Kortere doorlooptijd tussen klacht, vaststelling en actie.</w:t>
      </w:r>
      <w:r w:rsidRPr="00F7233F">
        <w:rPr>
          <w:rFonts w:eastAsia="Times New Roman" w:cstheme="minorHAnsi"/>
          <w:sz w:val="24"/>
          <w:szCs w:val="24"/>
          <w:lang w:eastAsia="nl-BE"/>
        </w:rPr>
        <w:br/>
        <w:t>• Transparantie en verantwoording via real-time dashboards voor alle betrokken partijen.</w:t>
      </w:r>
      <w:r w:rsidRPr="00F7233F">
        <w:rPr>
          <w:rFonts w:eastAsia="Times New Roman" w:cstheme="minorHAnsi"/>
          <w:sz w:val="24"/>
          <w:szCs w:val="24"/>
          <w:lang w:eastAsia="nl-BE"/>
        </w:rPr>
        <w:br/>
        <w:t>• Strategische inzet van herstelbudgetten op basis van trend- en risicoanalyse.</w:t>
      </w:r>
    </w:p>
    <w:p w14:paraId="1FA3E2D4" w14:textId="77777777" w:rsidR="00F7233F" w:rsidRPr="00F7233F" w:rsidRDefault="00F7233F" w:rsidP="00F7233F">
      <w:pPr>
        <w:spacing w:before="100" w:beforeAutospacing="1" w:after="100" w:afterAutospacing="1" w:line="240" w:lineRule="auto"/>
        <w:rPr>
          <w:rFonts w:eastAsia="Times New Roman" w:cstheme="minorHAnsi"/>
          <w:b/>
          <w:bCs/>
          <w:sz w:val="24"/>
          <w:szCs w:val="24"/>
          <w:lang w:eastAsia="nl-BE"/>
        </w:rPr>
      </w:pPr>
      <w:r w:rsidRPr="00F7233F">
        <w:rPr>
          <w:rFonts w:eastAsia="Times New Roman" w:cstheme="minorHAnsi"/>
          <w:b/>
          <w:bCs/>
          <w:sz w:val="24"/>
          <w:szCs w:val="24"/>
          <w:lang w:eastAsia="nl-BE"/>
        </w:rPr>
        <w:t>Schaalbaarheid</w:t>
      </w:r>
    </w:p>
    <w:p w14:paraId="6D419530" w14:textId="77777777" w:rsidR="00F7233F" w:rsidRPr="00F7233F" w:rsidRDefault="00F7233F" w:rsidP="00F7233F">
      <w:pPr>
        <w:spacing w:before="100" w:beforeAutospacing="1" w:after="100" w:afterAutospacing="1" w:line="240" w:lineRule="auto"/>
        <w:rPr>
          <w:rFonts w:eastAsia="Times New Roman" w:cstheme="minorHAnsi"/>
          <w:sz w:val="24"/>
          <w:szCs w:val="24"/>
          <w:lang w:eastAsia="nl-BE"/>
        </w:rPr>
      </w:pPr>
      <w:r w:rsidRPr="00F7233F">
        <w:rPr>
          <w:rFonts w:eastAsia="Times New Roman" w:cstheme="minorHAnsi"/>
          <w:sz w:val="24"/>
          <w:szCs w:val="24"/>
          <w:lang w:eastAsia="nl-BE"/>
        </w:rPr>
        <w:t>Door gebruik te maken van gestandaardiseerde koppelingen met GIPOD, stedelijke GIS-platformen en meldingssystemen kan deze AI-aanpak eenvoudig worden uitgerold naar andere steden en gemeenten. De modulaire architectuur maakt het mogelijk om stapsgewijs functies toe te voegen of aan te passen aan lokale behoeften, terwijl de zelflerende algoritmes zich blijven verbeteren door data-uitwisseling op bovenlokaal niveau.</w:t>
      </w:r>
    </w:p>
    <w:p w14:paraId="472B0253" w14:textId="76005322" w:rsidR="00281F44" w:rsidRPr="00281F44" w:rsidRDefault="00281F44" w:rsidP="00281F44">
      <w:pPr>
        <w:spacing w:after="220" w:line="260" w:lineRule="exact"/>
        <w:rPr>
          <w:rFonts w:eastAsia="Segoe UI" w:cstheme="minorHAnsi"/>
          <w:color w:val="000000" w:themeColor="text1"/>
        </w:rPr>
      </w:pPr>
      <w:r w:rsidRPr="00281F44">
        <w:rPr>
          <w:rFonts w:eastAsia="Segoe UI" w:cstheme="minorHAnsi"/>
          <w:i/>
          <w:iCs/>
          <w:color w:val="000000" w:themeColor="text1"/>
        </w:rPr>
        <w:lastRenderedPageBreak/>
        <w:t>Implicatie</w:t>
      </w:r>
      <w:r w:rsidRPr="00281F44">
        <w:rPr>
          <w:rFonts w:eastAsia="Segoe UI" w:cstheme="minorHAnsi"/>
          <w:color w:val="000000" w:themeColor="text1"/>
        </w:rPr>
        <w:t>: de subsidieaanvraag moet een publiek-private samenwerking voorzien waarin het intellectueel eigendom gedeeld of gelicenseerd wordt onder duidelijke afspraken. De tool moet herbruikbaar zijn, maar niet exclusief.</w:t>
      </w:r>
    </w:p>
    <w:p w14:paraId="5804F275" w14:textId="1A97E136" w:rsidR="00281F44" w:rsidRPr="00281F44" w:rsidRDefault="00281F44" w:rsidP="00281F44">
      <w:pPr>
        <w:spacing w:after="220" w:line="260" w:lineRule="exact"/>
        <w:rPr>
          <w:rFonts w:eastAsia="Segoe UI" w:cstheme="minorHAnsi"/>
          <w:b/>
          <w:bCs/>
          <w:color w:val="000000" w:themeColor="text1"/>
        </w:rPr>
      </w:pPr>
    </w:p>
    <w:p w14:paraId="52A8EA2D" w14:textId="6D660371" w:rsidR="009A0E58" w:rsidRPr="00F35E7E" w:rsidRDefault="00755D15" w:rsidP="009A0E58">
      <w:pPr>
        <w:pStyle w:val="grotetitel"/>
        <w:rPr>
          <w:lang w:val="nl-BE"/>
        </w:rPr>
      </w:pPr>
      <w:r>
        <w:rPr>
          <w:lang w:val="nl-BE"/>
        </w:rPr>
        <w:t>Uitdaging</w:t>
      </w:r>
      <w:r w:rsidR="00E24FF6">
        <w:rPr>
          <w:lang w:val="nl-BE"/>
        </w:rPr>
        <w:t xml:space="preserve">: </w:t>
      </w:r>
      <w:r w:rsidR="009A0E58" w:rsidRPr="00F35E7E">
        <w:rPr>
          <w:lang w:val="nl-BE"/>
        </w:rPr>
        <w:t>De Driehoek GIPOD – Steden en Gemeenten – Nutsmaatschappijen</w:t>
      </w:r>
    </w:p>
    <w:p w14:paraId="352C983D" w14:textId="5B4706CF" w:rsidR="009A0E58" w:rsidRPr="009A0E58" w:rsidRDefault="009A0E58" w:rsidP="009A0E58">
      <w:pPr>
        <w:rPr>
          <w:rFonts w:eastAsia="Segoe UI" w:cstheme="minorHAnsi"/>
          <w:b/>
          <w:bCs/>
          <w:color w:val="000000" w:themeColor="text1"/>
        </w:rPr>
      </w:pPr>
      <w:r w:rsidRPr="009A0E58">
        <w:rPr>
          <w:rFonts w:eastAsia="Segoe UI" w:cstheme="minorHAnsi"/>
          <w:b/>
          <w:bCs/>
          <w:color w:val="000000" w:themeColor="text1"/>
        </w:rPr>
        <w:t>Uitdaging</w:t>
      </w:r>
    </w:p>
    <w:p w14:paraId="25444AAD" w14:textId="77777777" w:rsidR="00E46358" w:rsidRDefault="009A0E58" w:rsidP="009A0E58">
      <w:pPr>
        <w:rPr>
          <w:noProof/>
        </w:rPr>
      </w:pPr>
      <w:r w:rsidRPr="009A0E58">
        <w:rPr>
          <w:rFonts w:eastAsia="Segoe UI" w:cstheme="minorHAnsi"/>
          <w:color w:val="000000" w:themeColor="text1"/>
        </w:rPr>
        <w:t>De uitvoering en opvolging van nutswerken in Vlaanderen is afhankelijk van een complexe samenwerking tussen drie kernspelers: de nutsmaatschappijen, de steden en gemeenten, en het centrale GIPOD-platform. In theorie moet GIPOD fungeren als centrale databank voor alle werken en innames in de publieke ruimte. In de praktijk is de datakwaliteit en actualiteit vaak onvoldoende voor effectieve opvolging en controle.</w:t>
      </w:r>
      <w:r w:rsidRPr="009A0E58">
        <w:rPr>
          <w:rFonts w:eastAsia="Segoe UI" w:cstheme="minorHAnsi"/>
          <w:color w:val="000000" w:themeColor="text1"/>
        </w:rPr>
        <w:br/>
      </w:r>
      <w:r w:rsidRPr="009A0E58">
        <w:rPr>
          <w:rFonts w:eastAsia="Segoe UI" w:cstheme="minorHAnsi"/>
          <w:b/>
          <w:bCs/>
          <w:color w:val="000000" w:themeColor="text1"/>
        </w:rPr>
        <w:br/>
        <w:t>Belangrijke knelpunten:</w:t>
      </w:r>
      <w:r w:rsidR="003D4714" w:rsidRPr="00F35E7E">
        <w:rPr>
          <w:noProof/>
        </w:rPr>
        <w:t xml:space="preserve"> </w:t>
      </w:r>
    </w:p>
    <w:p w14:paraId="3B1D7B6C" w14:textId="50D56303" w:rsidR="00E46358" w:rsidRDefault="009A0E58" w:rsidP="009A0E58">
      <w:pPr>
        <w:rPr>
          <w:rFonts w:eastAsia="Segoe UI" w:cstheme="minorHAnsi"/>
          <w:color w:val="000000" w:themeColor="text1"/>
        </w:rPr>
      </w:pPr>
      <w:r w:rsidRPr="009A0E58">
        <w:rPr>
          <w:rFonts w:eastAsia="Segoe UI" w:cstheme="minorHAnsi"/>
          <w:color w:val="000000" w:themeColor="text1"/>
        </w:rPr>
        <w:t>• Nutsmaatschappijen ontsluiten hun werfdata niet altijd volledig of tijdig in GIPOD.</w:t>
      </w:r>
      <w:r w:rsidRPr="009A0E58">
        <w:rPr>
          <w:rFonts w:eastAsia="Segoe UI" w:cstheme="minorHAnsi"/>
          <w:color w:val="000000" w:themeColor="text1"/>
        </w:rPr>
        <w:br/>
        <w:t>• Data ontbreekt of is verouderd, waardoor toezichters en beleidsmakers niet kunnen vertrouwen op de digitale planning.</w:t>
      </w:r>
      <w:r w:rsidRPr="009A0E58">
        <w:rPr>
          <w:rFonts w:eastAsia="Segoe UI" w:cstheme="minorHAnsi"/>
          <w:color w:val="000000" w:themeColor="text1"/>
        </w:rPr>
        <w:br/>
        <w:t>• Er is geen structurele verplichting om cruciale gegevens – zoals geotagged foto's, plandata of statusupdates – te registreren en te delen.</w:t>
      </w:r>
      <w:r w:rsidRPr="009A0E58">
        <w:rPr>
          <w:rFonts w:eastAsia="Segoe UI" w:cstheme="minorHAnsi"/>
          <w:color w:val="000000" w:themeColor="text1"/>
        </w:rPr>
        <w:br/>
        <w:t>• Steden en gemeenten hebben vaak geen uniforme werkwijze om GIPOD-data te integreren in hun interne processen.</w:t>
      </w:r>
      <w:r w:rsidRPr="009A0E58">
        <w:rPr>
          <w:rFonts w:eastAsia="Segoe UI" w:cstheme="minorHAnsi"/>
          <w:color w:val="000000" w:themeColor="text1"/>
        </w:rPr>
        <w:br/>
        <w:t>• De samenwerking is ad hoc en afhankelijk van goodwill, waardoor kwaliteitsafspraken onvoldoende worden nageleefd.</w:t>
      </w:r>
      <w:r w:rsidRPr="009A0E58">
        <w:rPr>
          <w:rFonts w:eastAsia="Segoe UI" w:cstheme="minorHAnsi"/>
          <w:b/>
          <w:bCs/>
          <w:color w:val="000000" w:themeColor="text1"/>
        </w:rPr>
        <w:br/>
      </w:r>
      <w:r w:rsidRPr="009A0E58">
        <w:rPr>
          <w:rFonts w:eastAsia="Segoe UI" w:cstheme="minorHAnsi"/>
          <w:color w:val="000000" w:themeColor="text1"/>
        </w:rPr>
        <w:br/>
      </w:r>
      <w:r w:rsidRPr="009A0E58">
        <w:rPr>
          <w:rFonts w:eastAsia="Segoe UI" w:cstheme="minorHAnsi"/>
          <w:b/>
          <w:bCs/>
          <w:color w:val="000000" w:themeColor="text1"/>
        </w:rPr>
        <w:t>Het gevolg:</w:t>
      </w:r>
      <w:r w:rsidRPr="009A0E58">
        <w:rPr>
          <w:rFonts w:eastAsia="Segoe UI" w:cstheme="minorHAnsi"/>
          <w:color w:val="000000" w:themeColor="text1"/>
        </w:rPr>
        <w:t xml:space="preserve"> </w:t>
      </w:r>
    </w:p>
    <w:p w14:paraId="0AD9387A" w14:textId="74F6CCD8" w:rsidR="009A0E58" w:rsidRPr="009A0E58" w:rsidRDefault="009A0E58" w:rsidP="009A0E58">
      <w:pPr>
        <w:rPr>
          <w:rFonts w:eastAsia="Segoe UI" w:cstheme="minorHAnsi"/>
          <w:b/>
          <w:bCs/>
          <w:color w:val="000000" w:themeColor="text1"/>
        </w:rPr>
      </w:pPr>
      <w:r w:rsidRPr="009A0E58">
        <w:rPr>
          <w:rFonts w:eastAsia="Segoe UI" w:cstheme="minorHAnsi"/>
          <w:color w:val="000000" w:themeColor="text1"/>
        </w:rPr>
        <w:t>werken worden te laat of onvolledig opgevolgd, herstelkwaliteit is moeilijk te controleren, en burgers ondervinden onnodige hinder.</w:t>
      </w:r>
    </w:p>
    <w:p w14:paraId="34A1DCB3" w14:textId="77777777" w:rsidR="00E46358" w:rsidRDefault="003D4714" w:rsidP="009A0E58">
      <w:pPr>
        <w:rPr>
          <w:rFonts w:eastAsia="Segoe UI" w:cstheme="minorHAnsi"/>
          <w:b/>
          <w:bCs/>
          <w:color w:val="000000" w:themeColor="text1"/>
        </w:rPr>
      </w:pPr>
      <w:r w:rsidRPr="00F35E7E">
        <w:rPr>
          <w:noProof/>
        </w:rPr>
        <w:drawing>
          <wp:anchor distT="0" distB="0" distL="114300" distR="114300" simplePos="0" relativeHeight="251658241" behindDoc="0" locked="0" layoutInCell="1" allowOverlap="1" wp14:anchorId="18F4942D" wp14:editId="4D74B098">
            <wp:simplePos x="0" y="0"/>
            <wp:positionH relativeFrom="page">
              <wp:posOffset>4350731</wp:posOffset>
            </wp:positionH>
            <wp:positionV relativeFrom="paragraph">
              <wp:posOffset>150206</wp:posOffset>
            </wp:positionV>
            <wp:extent cx="2870141" cy="2097809"/>
            <wp:effectExtent l="0" t="0" r="6985" b="0"/>
            <wp:wrapSquare wrapText="bothSides"/>
            <wp:docPr id="762462236" name="Afbeelding 2" descr="Uitvoer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Uitvoerafbeeld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70141" cy="20978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E58" w:rsidRPr="009A0E58">
        <w:rPr>
          <w:rFonts w:eastAsia="Segoe UI" w:cstheme="minorHAnsi"/>
          <w:b/>
          <w:bCs/>
          <w:color w:val="000000" w:themeColor="text1"/>
        </w:rPr>
        <w:t>Oplossing</w:t>
      </w:r>
      <w:r w:rsidR="00267F89">
        <w:rPr>
          <w:rFonts w:eastAsia="Segoe UI" w:cstheme="minorHAnsi"/>
          <w:b/>
          <w:bCs/>
          <w:color w:val="000000" w:themeColor="text1"/>
        </w:rPr>
        <w:t xml:space="preserve">: </w:t>
      </w:r>
    </w:p>
    <w:p w14:paraId="38519944" w14:textId="7514A8EF" w:rsidR="009A0E58" w:rsidRPr="009A0E58" w:rsidRDefault="009A0E58" w:rsidP="009A0E58">
      <w:pPr>
        <w:rPr>
          <w:rFonts w:eastAsia="Segoe UI" w:cstheme="minorHAnsi"/>
          <w:color w:val="000000" w:themeColor="text1"/>
        </w:rPr>
      </w:pPr>
      <w:r w:rsidRPr="009A0E58">
        <w:rPr>
          <w:rFonts w:eastAsia="Segoe UI" w:cstheme="minorHAnsi"/>
          <w:color w:val="000000" w:themeColor="text1"/>
        </w:rPr>
        <w:t xml:space="preserve">Een versterkt driehoeksmodel waarin GIPOD fungeert als </w:t>
      </w:r>
      <w:r w:rsidRPr="009A0E58">
        <w:rPr>
          <w:rFonts w:eastAsia="Segoe UI" w:cstheme="minorHAnsi"/>
          <w:b/>
          <w:bCs/>
          <w:color w:val="000000" w:themeColor="text1"/>
        </w:rPr>
        <w:t>centrale en verplichte dataknooppunt</w:t>
      </w:r>
      <w:r w:rsidR="00F10574" w:rsidRPr="00F35E7E">
        <w:rPr>
          <w:rFonts w:eastAsia="Segoe UI" w:cstheme="minorHAnsi"/>
          <w:color w:val="000000" w:themeColor="text1"/>
        </w:rPr>
        <w:t xml:space="preserve"> </w:t>
      </w:r>
      <w:r w:rsidRPr="009A0E58">
        <w:rPr>
          <w:rFonts w:eastAsia="Segoe UI" w:cstheme="minorHAnsi"/>
          <w:color w:val="000000" w:themeColor="text1"/>
        </w:rPr>
        <w:t>tussen nutsmaatschappijen en steden/gemeenten. Dit vereist zowel technische als organisatorische maatregelen:</w:t>
      </w:r>
      <w:r w:rsidRPr="009A0E58">
        <w:rPr>
          <w:rFonts w:eastAsia="Segoe UI" w:cstheme="minorHAnsi"/>
          <w:color w:val="000000" w:themeColor="text1"/>
        </w:rPr>
        <w:br/>
        <w:t>• Wettelijke of reglementaire verplichting voor nutsmaatschappijen om werfdata, statusupdates en geotagged foto’s in GIPOD te registreren.</w:t>
      </w:r>
      <w:r w:rsidRPr="009A0E58">
        <w:rPr>
          <w:rFonts w:eastAsia="Segoe UI" w:cstheme="minorHAnsi"/>
          <w:color w:val="000000" w:themeColor="text1"/>
        </w:rPr>
        <w:br/>
        <w:t>• Gestandaardiseerde datavelden conform OSLO-standaarden (bv. materiaaltype, sleufopbouw, datum en tijd van uitvoering, vergunningreferentie).</w:t>
      </w:r>
      <w:r w:rsidRPr="009A0E58">
        <w:rPr>
          <w:rFonts w:eastAsia="Segoe UI" w:cstheme="minorHAnsi"/>
          <w:color w:val="000000" w:themeColor="text1"/>
        </w:rPr>
        <w:br/>
        <w:t>• Realtime synchronisatie tussen GIPOD en gemeentelijke toezicht-apps.</w:t>
      </w:r>
      <w:r w:rsidRPr="009A0E58">
        <w:rPr>
          <w:rFonts w:eastAsia="Segoe UI" w:cstheme="minorHAnsi"/>
          <w:color w:val="000000" w:themeColor="text1"/>
        </w:rPr>
        <w:br/>
      </w:r>
      <w:r w:rsidRPr="009A0E58">
        <w:rPr>
          <w:rFonts w:eastAsia="Segoe UI" w:cstheme="minorHAnsi"/>
          <w:color w:val="000000" w:themeColor="text1"/>
        </w:rPr>
        <w:lastRenderedPageBreak/>
        <w:t>• Mogelijkheid voor steden om aanvullende vaststellingen, foto’s en herstelstatus terug te koppelen naar het GIPOD-dossier.</w:t>
      </w:r>
      <w:r w:rsidRPr="009A0E58">
        <w:rPr>
          <w:rFonts w:eastAsia="Segoe UI" w:cstheme="minorHAnsi"/>
          <w:color w:val="000000" w:themeColor="text1"/>
        </w:rPr>
        <w:br/>
        <w:t>• Duidelijke afspraken over horizontale samenwerking (tussen steden</w:t>
      </w:r>
      <w:r w:rsidR="00845635" w:rsidRPr="00F35E7E">
        <w:rPr>
          <w:rFonts w:eastAsia="Segoe UI" w:cstheme="minorHAnsi"/>
          <w:color w:val="000000" w:themeColor="text1"/>
        </w:rPr>
        <w:t>/gemeenten onderling</w:t>
      </w:r>
      <w:r w:rsidRPr="009A0E58">
        <w:rPr>
          <w:rFonts w:eastAsia="Segoe UI" w:cstheme="minorHAnsi"/>
          <w:color w:val="000000" w:themeColor="text1"/>
        </w:rPr>
        <w:t>) en verticale samenwerking (tussen steden en nutsmaatschappijen via GIPOD).</w:t>
      </w:r>
      <w:r w:rsidRPr="009A0E58">
        <w:rPr>
          <w:rFonts w:eastAsia="Segoe UI" w:cstheme="minorHAnsi"/>
          <w:color w:val="000000" w:themeColor="text1"/>
        </w:rPr>
        <w:br/>
        <w:t>• Ontwikkeling van een GIS-viewer die de actuele inname op kaart toont en verrijkt wordt met visuele vaststellingen</w:t>
      </w:r>
      <w:r w:rsidR="00633443" w:rsidRPr="00F35E7E">
        <w:rPr>
          <w:rFonts w:eastAsia="Segoe UI" w:cstheme="minorHAnsi"/>
          <w:color w:val="000000" w:themeColor="text1"/>
        </w:rPr>
        <w:t xml:space="preserve"> door ontsluiting van alle foto’s</w:t>
      </w:r>
      <w:r w:rsidRPr="009A0E58">
        <w:rPr>
          <w:rFonts w:eastAsia="Segoe UI" w:cstheme="minorHAnsi"/>
          <w:color w:val="000000" w:themeColor="text1"/>
        </w:rPr>
        <w:t>.</w:t>
      </w:r>
    </w:p>
    <w:p w14:paraId="2D71A04B" w14:textId="77777777" w:rsidR="009A0E58" w:rsidRPr="009A0E58" w:rsidRDefault="009A0E58" w:rsidP="009A0E58">
      <w:pPr>
        <w:rPr>
          <w:rFonts w:eastAsia="Segoe UI" w:cstheme="minorHAnsi"/>
          <w:b/>
          <w:bCs/>
          <w:color w:val="000000" w:themeColor="text1"/>
        </w:rPr>
      </w:pPr>
      <w:r w:rsidRPr="009A0E58">
        <w:rPr>
          <w:rFonts w:eastAsia="Segoe UI" w:cstheme="minorHAnsi"/>
          <w:b/>
          <w:bCs/>
          <w:color w:val="000000" w:themeColor="text1"/>
        </w:rPr>
        <w:t>Innovatief karakter</w:t>
      </w:r>
    </w:p>
    <w:p w14:paraId="7B1F27DF" w14:textId="77777777" w:rsidR="009A0E58" w:rsidRPr="009A0E58" w:rsidRDefault="009A0E58" w:rsidP="009A0E58">
      <w:pPr>
        <w:rPr>
          <w:rFonts w:eastAsia="Segoe UI" w:cstheme="minorHAnsi"/>
          <w:color w:val="000000" w:themeColor="text1"/>
        </w:rPr>
      </w:pPr>
      <w:r w:rsidRPr="009A0E58">
        <w:rPr>
          <w:rFonts w:eastAsia="Segoe UI" w:cstheme="minorHAnsi"/>
          <w:color w:val="000000" w:themeColor="text1"/>
        </w:rPr>
        <w:t>Deze aanpak verschuift van vrijblijvende gegevensdeling naar een verplicht, gestandaardiseerd en digitaal geautomatiseerd proces. Door GIPOD als centraal platform in te zetten en de koppelingen met gemeentelijke systemen te automatiseren, ontstaat één gedeelde 'bron van waarheid'. De horizontale samenwerking tussen steden zorgt voor uniforme kwaliteitsnormen, terwijl de verticale koppeling met nutsmaatschappijen via GIPOD de controleerbaarheid van werken versterkt. De inzet van geotagged foto’s en GIS-visualisaties maakt snelle, objectieve controles mogelijk.</w:t>
      </w:r>
    </w:p>
    <w:p w14:paraId="754992EA" w14:textId="77777777" w:rsidR="009A0E58" w:rsidRPr="009A0E58" w:rsidRDefault="009A0E58" w:rsidP="009A0E58">
      <w:pPr>
        <w:rPr>
          <w:rFonts w:eastAsia="Segoe UI" w:cstheme="minorHAnsi"/>
          <w:b/>
          <w:bCs/>
          <w:color w:val="000000" w:themeColor="text1"/>
        </w:rPr>
      </w:pPr>
      <w:r w:rsidRPr="009A0E58">
        <w:rPr>
          <w:rFonts w:eastAsia="Segoe UI" w:cstheme="minorHAnsi"/>
          <w:b/>
          <w:bCs/>
          <w:color w:val="000000" w:themeColor="text1"/>
        </w:rPr>
        <w:t>Impact</w:t>
      </w:r>
    </w:p>
    <w:p w14:paraId="2296136B" w14:textId="77777777" w:rsidR="009A0E58" w:rsidRPr="009A0E58" w:rsidRDefault="009A0E58" w:rsidP="009A0E58">
      <w:pPr>
        <w:rPr>
          <w:rFonts w:eastAsia="Segoe UI" w:cstheme="minorHAnsi"/>
          <w:color w:val="000000" w:themeColor="text1"/>
        </w:rPr>
      </w:pPr>
      <w:r w:rsidRPr="009A0E58">
        <w:rPr>
          <w:rFonts w:eastAsia="Segoe UI" w:cstheme="minorHAnsi"/>
          <w:color w:val="000000" w:themeColor="text1"/>
        </w:rPr>
        <w:t>• Hogere datakwaliteit en betrouwbaarheid voor alle betrokken partijen.</w:t>
      </w:r>
      <w:r w:rsidRPr="009A0E58">
        <w:rPr>
          <w:rFonts w:eastAsia="Segoe UI" w:cstheme="minorHAnsi"/>
          <w:color w:val="000000" w:themeColor="text1"/>
        </w:rPr>
        <w:br/>
        <w:t>• Snellere en gerichtere controles op basis van actuele en volledige informatie.</w:t>
      </w:r>
      <w:r w:rsidRPr="009A0E58">
        <w:rPr>
          <w:rFonts w:eastAsia="Segoe UI" w:cstheme="minorHAnsi"/>
          <w:color w:val="000000" w:themeColor="text1"/>
        </w:rPr>
        <w:br/>
        <w:t>• Vermindering van hinder voor bewoners door efficiëntere opvolging en kortere doorlooptijden.</w:t>
      </w:r>
      <w:r w:rsidRPr="009A0E58">
        <w:rPr>
          <w:rFonts w:eastAsia="Segoe UI" w:cstheme="minorHAnsi"/>
          <w:color w:val="000000" w:themeColor="text1"/>
        </w:rPr>
        <w:br/>
        <w:t>• Betere naleving van herstelstandaarden door transparantie en bewijsvoering.</w:t>
      </w:r>
      <w:r w:rsidRPr="009A0E58">
        <w:rPr>
          <w:rFonts w:eastAsia="Segoe UI" w:cstheme="minorHAnsi"/>
          <w:color w:val="000000" w:themeColor="text1"/>
        </w:rPr>
        <w:br/>
        <w:t>• Uniformiteit in processen en afspraken, ongeacht de stad of gemeente.</w:t>
      </w:r>
    </w:p>
    <w:p w14:paraId="7273C5D0" w14:textId="77777777" w:rsidR="009A0E58" w:rsidRPr="009A0E58" w:rsidRDefault="009A0E58" w:rsidP="009A0E58">
      <w:pPr>
        <w:rPr>
          <w:rFonts w:eastAsia="Segoe UI" w:cstheme="minorHAnsi"/>
          <w:b/>
          <w:bCs/>
          <w:color w:val="000000" w:themeColor="text1"/>
        </w:rPr>
      </w:pPr>
      <w:r w:rsidRPr="009A0E58">
        <w:rPr>
          <w:rFonts w:eastAsia="Segoe UI" w:cstheme="minorHAnsi"/>
          <w:b/>
          <w:bCs/>
          <w:color w:val="000000" w:themeColor="text1"/>
        </w:rPr>
        <w:t>Schaalbaarheid</w:t>
      </w:r>
    </w:p>
    <w:p w14:paraId="5E78A383" w14:textId="77777777" w:rsidR="009A0E58" w:rsidRPr="009A0E58" w:rsidRDefault="009A0E58" w:rsidP="009A0E58">
      <w:pPr>
        <w:rPr>
          <w:rFonts w:eastAsia="Segoe UI" w:cstheme="minorHAnsi"/>
          <w:color w:val="000000" w:themeColor="text1"/>
        </w:rPr>
      </w:pPr>
      <w:r w:rsidRPr="009A0E58">
        <w:rPr>
          <w:rFonts w:eastAsia="Segoe UI" w:cstheme="minorHAnsi"/>
          <w:color w:val="000000" w:themeColor="text1"/>
        </w:rPr>
        <w:t>Omdat het model volledig steunt op het centrale GIPOD-platform en OSLO-standaarden, kan het op Vlaams niveau worden ingevoerd. De afspraken en technische koppelingen zijn herbruikbaar voor alle steden en gemeenten, ongeacht hun grootte of interne IT-structuur. Dit maakt het mogelijk om één uniforme, wettelijk afdwingbare aanpak te realiseren die zowel lokale efficiëntie als bovenlokale samenwerking bevordert.</w:t>
      </w:r>
    </w:p>
    <w:p w14:paraId="6A0B280C" w14:textId="77777777" w:rsidR="00D67FFA" w:rsidRPr="00F25CB7" w:rsidRDefault="00D67FFA" w:rsidP="00D67FFA">
      <w:pPr>
        <w:pStyle w:val="grotetitel"/>
        <w:rPr>
          <w:ins w:id="750" w:author="Michel Gerits" w:date="2025-08-18T22:02:00Z" w16du:dateUtc="2025-08-18T20:02:00Z"/>
        </w:rPr>
      </w:pPr>
      <w:ins w:id="751" w:author="Michel Gerits" w:date="2025-08-18T22:02:00Z" w16du:dateUtc="2025-08-18T20:02:00Z">
        <w:r>
          <w:t xml:space="preserve">Uitdaging: </w:t>
        </w:r>
        <w:r w:rsidRPr="00F25CB7">
          <w:t xml:space="preserve">DPIA &amp; GDPR-risicoanalyse </w:t>
        </w:r>
        <w:r>
          <w:t xml:space="preserve"> bij het verzamelen van gegevens op het openbaar domein. </w:t>
        </w:r>
      </w:ins>
    </w:p>
    <w:p w14:paraId="490C33AB" w14:textId="77777777" w:rsidR="00D67FFA" w:rsidRDefault="00D67FFA" w:rsidP="00D67FFA">
      <w:pPr>
        <w:spacing w:after="220" w:line="260" w:lineRule="exact"/>
        <w:rPr>
          <w:ins w:id="752" w:author="Michel Gerits" w:date="2025-08-18T22:02:00Z" w16du:dateUtc="2025-08-18T20:02:00Z"/>
          <w:rFonts w:eastAsia="Segoe UI" w:cstheme="minorHAnsi"/>
          <w:b/>
          <w:bCs/>
          <w:color w:val="000000" w:themeColor="text1"/>
        </w:rPr>
      </w:pPr>
      <w:ins w:id="753" w:author="Michel Gerits" w:date="2025-08-18T22:02:00Z" w16du:dateUtc="2025-08-18T20:02:00Z">
        <w:r>
          <w:rPr>
            <w:rFonts w:eastAsia="Segoe UI" w:cstheme="minorHAnsi"/>
            <w:b/>
            <w:bCs/>
            <w:color w:val="000000" w:themeColor="text1"/>
          </w:rPr>
          <w:t xml:space="preserve">Uitdaging: </w:t>
        </w:r>
      </w:ins>
    </w:p>
    <w:p w14:paraId="742702C1" w14:textId="77777777" w:rsidR="00D67FFA" w:rsidRPr="003A4B42" w:rsidRDefault="00D67FFA" w:rsidP="00D67FFA">
      <w:pPr>
        <w:spacing w:after="220" w:line="260" w:lineRule="exact"/>
        <w:rPr>
          <w:ins w:id="754" w:author="Michel Gerits" w:date="2025-08-18T22:02:00Z" w16du:dateUtc="2025-08-18T20:02:00Z"/>
          <w:rFonts w:eastAsia="Segoe UI" w:cstheme="minorHAnsi"/>
          <w:color w:val="000000" w:themeColor="text1"/>
        </w:rPr>
      </w:pPr>
      <w:ins w:id="755" w:author="Michel Gerits" w:date="2025-08-18T22:02:00Z" w16du:dateUtc="2025-08-18T20:02:00Z">
        <w:r w:rsidRPr="003A4B42">
          <w:rPr>
            <w:rFonts w:eastAsia="Segoe UI" w:cstheme="minorHAnsi"/>
            <w:color w:val="000000" w:themeColor="text1"/>
          </w:rPr>
          <w:t>De digitale opvolging van nutswerken maakt gebruik van foto’s, locatiegegevens en metadata die rechtstreeks op het openbaar domein worden verzameld. Deze gegevens zijn essentieel voor toezicht, herstelbewijslast en beleidsmonitoring, maar brengen tegelijk risico’s met zich mee. Denk aan herkenbare burgers of voertuigen op foto’s, de herleidbaarheid naar specifieke adressen, of het delen van data met externe partijen zoals nutsbedrijven.</w:t>
        </w:r>
      </w:ins>
    </w:p>
    <w:p w14:paraId="17A1ABF0" w14:textId="77777777" w:rsidR="00D67FFA" w:rsidRDefault="00D67FFA" w:rsidP="00D67FFA">
      <w:pPr>
        <w:spacing w:after="220" w:line="260" w:lineRule="exact"/>
        <w:rPr>
          <w:ins w:id="756" w:author="Michel Gerits" w:date="2025-08-18T22:02:00Z" w16du:dateUtc="2025-08-18T20:02:00Z"/>
          <w:rFonts w:eastAsia="Segoe UI" w:cstheme="minorHAnsi"/>
          <w:color w:val="000000" w:themeColor="text1"/>
        </w:rPr>
      </w:pPr>
      <w:ins w:id="757" w:author="Michel Gerits" w:date="2025-08-18T22:02:00Z" w16du:dateUtc="2025-08-18T20:02:00Z">
        <w:r w:rsidRPr="003A4B42">
          <w:rPr>
            <w:rFonts w:eastAsia="Segoe UI" w:cstheme="minorHAnsi"/>
            <w:color w:val="000000" w:themeColor="text1"/>
          </w:rPr>
          <w:t xml:space="preserve">Onze opdracht is om deze risico’s niet te negeren, maar er van bij de start verstandig en transparant mee om te gaan. </w:t>
        </w:r>
        <w:r>
          <w:rPr>
            <w:rFonts w:eastAsia="Segoe UI" w:cstheme="minorHAnsi"/>
            <w:color w:val="000000" w:themeColor="text1"/>
          </w:rPr>
          <w:t>Een</w:t>
        </w:r>
        <w:r w:rsidRPr="00CD28F2">
          <w:t xml:space="preserve"> </w:t>
        </w:r>
        <w:r w:rsidRPr="00CD28F2">
          <w:rPr>
            <w:rFonts w:eastAsia="Segoe UI" w:cstheme="minorHAnsi"/>
            <w:color w:val="000000" w:themeColor="text1"/>
          </w:rPr>
          <w:t>Data Protection Impact Assessment</w:t>
        </w:r>
        <w:r>
          <w:rPr>
            <w:rFonts w:eastAsia="Segoe UI" w:cstheme="minorHAnsi"/>
            <w:color w:val="000000" w:themeColor="text1"/>
          </w:rPr>
          <w:t xml:space="preserve"> (DPIA)</w:t>
        </w:r>
        <w:r w:rsidRPr="00CD28F2">
          <w:rPr>
            <w:rFonts w:eastAsia="Segoe UI" w:cstheme="minorHAnsi"/>
            <w:color w:val="000000" w:themeColor="text1"/>
          </w:rPr>
          <w:t xml:space="preserve"> </w:t>
        </w:r>
        <w:r>
          <w:rPr>
            <w:rFonts w:eastAsia="Segoe UI" w:cstheme="minorHAnsi"/>
            <w:color w:val="000000" w:themeColor="text1"/>
          </w:rPr>
          <w:t>toont aan</w:t>
        </w:r>
        <w:r w:rsidRPr="00CD28F2">
          <w:rPr>
            <w:rFonts w:eastAsia="Segoe UI" w:cstheme="minorHAnsi"/>
            <w:color w:val="000000" w:themeColor="text1"/>
          </w:rPr>
          <w:t xml:space="preserve"> dat de privacy-impact van de app en dataplatform </w:t>
        </w:r>
        <w:r>
          <w:rPr>
            <w:rFonts w:eastAsia="Segoe UI" w:cstheme="minorHAnsi"/>
            <w:color w:val="000000" w:themeColor="text1"/>
          </w:rPr>
          <w:t>gekend</w:t>
        </w:r>
        <w:r w:rsidRPr="00CD28F2">
          <w:rPr>
            <w:rFonts w:eastAsia="Segoe UI" w:cstheme="minorHAnsi"/>
            <w:color w:val="000000" w:themeColor="text1"/>
          </w:rPr>
          <w:t xml:space="preserve">, </w:t>
        </w:r>
        <w:r>
          <w:rPr>
            <w:rFonts w:eastAsia="Segoe UI" w:cstheme="minorHAnsi"/>
            <w:color w:val="000000" w:themeColor="text1"/>
          </w:rPr>
          <w:t>ge</w:t>
        </w:r>
        <w:r w:rsidRPr="00CD28F2">
          <w:rPr>
            <w:rFonts w:eastAsia="Segoe UI" w:cstheme="minorHAnsi"/>
            <w:color w:val="000000" w:themeColor="text1"/>
          </w:rPr>
          <w:t>ëvalue</w:t>
        </w:r>
        <w:r>
          <w:rPr>
            <w:rFonts w:eastAsia="Segoe UI" w:cstheme="minorHAnsi"/>
            <w:color w:val="000000" w:themeColor="text1"/>
          </w:rPr>
          <w:t>erd</w:t>
        </w:r>
        <w:r w:rsidRPr="00CD28F2">
          <w:rPr>
            <w:rFonts w:eastAsia="Segoe UI" w:cstheme="minorHAnsi"/>
            <w:color w:val="000000" w:themeColor="text1"/>
          </w:rPr>
          <w:t xml:space="preserve"> en beperk</w:t>
        </w:r>
        <w:r>
          <w:rPr>
            <w:rFonts w:eastAsia="Segoe UI" w:cstheme="minorHAnsi"/>
            <w:color w:val="000000" w:themeColor="text1"/>
          </w:rPr>
          <w:t xml:space="preserve">t is . </w:t>
        </w:r>
      </w:ins>
    </w:p>
    <w:p w14:paraId="304DD98D" w14:textId="77777777" w:rsidR="00D67FFA" w:rsidRPr="00F25CB7" w:rsidRDefault="00D67FFA" w:rsidP="00D67FFA">
      <w:pPr>
        <w:spacing w:after="220" w:line="260" w:lineRule="exact"/>
        <w:rPr>
          <w:ins w:id="758" w:author="Michel Gerits" w:date="2025-08-18T22:02:00Z" w16du:dateUtc="2025-08-18T20:02:00Z"/>
          <w:rFonts w:eastAsia="Segoe UI" w:cstheme="minorHAnsi"/>
          <w:b/>
          <w:bCs/>
          <w:color w:val="000000" w:themeColor="text1"/>
        </w:rPr>
      </w:pPr>
      <w:ins w:id="759" w:author="Michel Gerits" w:date="2025-08-18T22:02:00Z" w16du:dateUtc="2025-08-18T20:02:00Z">
        <w:r w:rsidRPr="00F25CB7">
          <w:rPr>
            <w:rFonts w:eastAsia="Segoe UI" w:cstheme="minorHAnsi"/>
            <w:b/>
            <w:bCs/>
            <w:color w:val="000000" w:themeColor="text1"/>
          </w:rPr>
          <w:lastRenderedPageBreak/>
          <w:t>Verwerkte gegevens</w:t>
        </w:r>
        <w:r w:rsidRPr="00CD28F2">
          <w:rPr>
            <w:noProof/>
          </w:rPr>
          <w:t xml:space="preserve"> </w:t>
        </w:r>
      </w:ins>
    </w:p>
    <w:p w14:paraId="359FB503" w14:textId="77777777" w:rsidR="00D67FFA" w:rsidRPr="003A4B42" w:rsidRDefault="00D67FFA" w:rsidP="00D67FFA">
      <w:pPr>
        <w:pStyle w:val="Lijstalinea"/>
        <w:numPr>
          <w:ilvl w:val="0"/>
          <w:numId w:val="108"/>
        </w:numPr>
        <w:spacing w:after="0"/>
        <w:rPr>
          <w:ins w:id="760" w:author="Michel Gerits" w:date="2025-08-18T22:02:00Z" w16du:dateUtc="2025-08-18T20:02:00Z"/>
        </w:rPr>
      </w:pPr>
      <w:ins w:id="761" w:author="Michel Gerits" w:date="2025-08-18T22:02:00Z" w16du:dateUtc="2025-08-18T20:02:00Z">
        <w:r w:rsidRPr="003A4B42">
          <w:t>Fotolog van vaststellingen (potentieel herkenbare personen, voertuigen, huisnummers).</w:t>
        </w:r>
      </w:ins>
    </w:p>
    <w:p w14:paraId="4AF0162C" w14:textId="77777777" w:rsidR="00D67FFA" w:rsidRPr="003A4B42" w:rsidRDefault="00D67FFA" w:rsidP="00D67FFA">
      <w:pPr>
        <w:pStyle w:val="Lijstalinea"/>
        <w:numPr>
          <w:ilvl w:val="0"/>
          <w:numId w:val="108"/>
        </w:numPr>
        <w:spacing w:after="0"/>
        <w:rPr>
          <w:ins w:id="762" w:author="Michel Gerits" w:date="2025-08-18T22:02:00Z" w16du:dateUtc="2025-08-18T20:02:00Z"/>
        </w:rPr>
      </w:pPr>
      <w:ins w:id="763" w:author="Michel Gerits" w:date="2025-08-18T22:02:00Z" w16du:dateUtc="2025-08-18T20:02:00Z">
        <w:r w:rsidRPr="003A4B42">
          <w:t>Locatiegegevens (GPS) van werken en vaststellingen.</w:t>
        </w:r>
      </w:ins>
    </w:p>
    <w:p w14:paraId="778F66E7" w14:textId="77777777" w:rsidR="00D67FFA" w:rsidRPr="003A4B42" w:rsidRDefault="00D67FFA" w:rsidP="00D67FFA">
      <w:pPr>
        <w:pStyle w:val="Lijstalinea"/>
        <w:numPr>
          <w:ilvl w:val="0"/>
          <w:numId w:val="108"/>
        </w:numPr>
        <w:spacing w:after="0"/>
        <w:rPr>
          <w:ins w:id="764" w:author="Michel Gerits" w:date="2025-08-18T22:02:00Z" w16du:dateUtc="2025-08-18T20:02:00Z"/>
        </w:rPr>
      </w:pPr>
      <w:ins w:id="765" w:author="Michel Gerits" w:date="2025-08-18T22:02:00Z" w16du:dateUtc="2025-08-18T20:02:00Z">
        <w:r w:rsidRPr="003A4B42">
          <w:t>Tijdstempels en metadata (wie, waar, wanneer).</w:t>
        </w:r>
      </w:ins>
    </w:p>
    <w:p w14:paraId="536BB2B7" w14:textId="77777777" w:rsidR="00D67FFA" w:rsidRPr="003A4B42" w:rsidRDefault="00D67FFA" w:rsidP="00D67FFA">
      <w:pPr>
        <w:pStyle w:val="Lijstalinea"/>
        <w:numPr>
          <w:ilvl w:val="0"/>
          <w:numId w:val="108"/>
        </w:numPr>
        <w:spacing w:after="0"/>
        <w:rPr>
          <w:ins w:id="766" w:author="Michel Gerits" w:date="2025-08-18T22:02:00Z" w16du:dateUtc="2025-08-18T20:02:00Z"/>
        </w:rPr>
      </w:pPr>
      <w:ins w:id="767" w:author="Michel Gerits" w:date="2025-08-18T22:02:00Z" w16du:dateUtc="2025-08-18T20:02:00Z">
        <w:r w:rsidRPr="003A4B42">
          <w:t>Contactgegevens aannemers/nutsbedrijven (vergunning, herstelbons).</w:t>
        </w:r>
      </w:ins>
    </w:p>
    <w:p w14:paraId="65B3E7A0" w14:textId="77777777" w:rsidR="00D67FFA" w:rsidRPr="003A4B42" w:rsidRDefault="00D67FFA" w:rsidP="00D67FFA">
      <w:pPr>
        <w:pStyle w:val="Lijstalinea"/>
        <w:numPr>
          <w:ilvl w:val="0"/>
          <w:numId w:val="108"/>
        </w:numPr>
        <w:spacing w:after="0"/>
        <w:rPr>
          <w:ins w:id="768" w:author="Michel Gerits" w:date="2025-08-18T22:02:00Z" w16du:dateUtc="2025-08-18T20:02:00Z"/>
        </w:rPr>
      </w:pPr>
      <w:ins w:id="769" w:author="Michel Gerits" w:date="2025-08-18T22:02:00Z" w16du:dateUtc="2025-08-18T20:02:00Z">
        <w:r w:rsidRPr="003A4B42">
          <w:t>Logdata van gebruikers (toezichters, aannemers).</w:t>
        </w:r>
      </w:ins>
    </w:p>
    <w:p w14:paraId="41C9DA77" w14:textId="77777777" w:rsidR="00D67FFA" w:rsidRPr="00F25CB7" w:rsidRDefault="00D67FFA" w:rsidP="00D67FFA">
      <w:pPr>
        <w:spacing w:after="220" w:line="260" w:lineRule="exact"/>
        <w:rPr>
          <w:ins w:id="770" w:author="Michel Gerits" w:date="2025-08-18T22:02:00Z" w16du:dateUtc="2025-08-18T20:02:00Z"/>
          <w:rFonts w:eastAsia="Segoe UI" w:cstheme="minorHAnsi"/>
          <w:b/>
          <w:bCs/>
          <w:color w:val="000000" w:themeColor="text1"/>
        </w:rPr>
      </w:pPr>
    </w:p>
    <w:p w14:paraId="77CECBF0" w14:textId="77777777" w:rsidR="00D67FFA" w:rsidRPr="00F25CB7" w:rsidRDefault="00D67FFA" w:rsidP="00D67FFA">
      <w:pPr>
        <w:spacing w:after="220" w:line="260" w:lineRule="exact"/>
        <w:rPr>
          <w:ins w:id="771" w:author="Michel Gerits" w:date="2025-08-18T22:02:00Z" w16du:dateUtc="2025-08-18T20:02:00Z"/>
          <w:rFonts w:eastAsia="Segoe UI" w:cstheme="minorHAnsi"/>
          <w:b/>
          <w:bCs/>
          <w:color w:val="000000" w:themeColor="text1"/>
        </w:rPr>
      </w:pPr>
      <w:ins w:id="772" w:author="Michel Gerits" w:date="2025-08-18T22:02:00Z" w16du:dateUtc="2025-08-18T20:02:00Z">
        <w:r w:rsidRPr="00F25CB7">
          <w:rPr>
            <w:rFonts w:eastAsia="Segoe UI" w:cstheme="minorHAnsi"/>
            <w:b/>
            <w:bCs/>
            <w:color w:val="000000" w:themeColor="text1"/>
          </w:rPr>
          <w:t>Doeleinden van verwerking</w:t>
        </w:r>
      </w:ins>
    </w:p>
    <w:p w14:paraId="5372A5AE" w14:textId="77777777" w:rsidR="00D67FFA" w:rsidRPr="003A4B42" w:rsidRDefault="00D67FFA" w:rsidP="00D67FFA">
      <w:pPr>
        <w:pStyle w:val="Lijstalinea"/>
        <w:numPr>
          <w:ilvl w:val="0"/>
          <w:numId w:val="108"/>
        </w:numPr>
        <w:spacing w:after="0"/>
        <w:rPr>
          <w:ins w:id="773" w:author="Michel Gerits" w:date="2025-08-18T22:02:00Z" w16du:dateUtc="2025-08-18T20:02:00Z"/>
        </w:rPr>
      </w:pPr>
      <w:ins w:id="774" w:author="Michel Gerits" w:date="2025-08-18T22:02:00Z" w16du:dateUtc="2025-08-18T20:02:00Z">
        <w:r w:rsidRPr="003A4B42">
          <w:t>Toezicht &amp; controle van nuts- en graafwerken.</w:t>
        </w:r>
      </w:ins>
    </w:p>
    <w:p w14:paraId="704AE8D6" w14:textId="77777777" w:rsidR="00D67FFA" w:rsidRPr="003A4B42" w:rsidRDefault="00D67FFA" w:rsidP="00D67FFA">
      <w:pPr>
        <w:pStyle w:val="Lijstalinea"/>
        <w:numPr>
          <w:ilvl w:val="0"/>
          <w:numId w:val="108"/>
        </w:numPr>
        <w:spacing w:after="0"/>
        <w:rPr>
          <w:ins w:id="775" w:author="Michel Gerits" w:date="2025-08-18T22:02:00Z" w16du:dateUtc="2025-08-18T20:02:00Z"/>
        </w:rPr>
      </w:pPr>
      <w:ins w:id="776" w:author="Michel Gerits" w:date="2025-08-18T22:02:00Z" w16du:dateUtc="2025-08-18T20:02:00Z">
        <w:r w:rsidRPr="003A4B42">
          <w:t>Herstelbewijslast voor retributies, kwaliteitscontroles en geschillen.</w:t>
        </w:r>
      </w:ins>
    </w:p>
    <w:p w14:paraId="04D357C7" w14:textId="77777777" w:rsidR="00D67FFA" w:rsidRPr="003A4B42" w:rsidRDefault="00D67FFA" w:rsidP="00D67FFA">
      <w:pPr>
        <w:pStyle w:val="Lijstalinea"/>
        <w:numPr>
          <w:ilvl w:val="0"/>
          <w:numId w:val="108"/>
        </w:numPr>
        <w:spacing w:after="0"/>
        <w:rPr>
          <w:ins w:id="777" w:author="Michel Gerits" w:date="2025-08-18T22:02:00Z" w16du:dateUtc="2025-08-18T20:02:00Z"/>
        </w:rPr>
      </w:pPr>
      <w:ins w:id="778" w:author="Michel Gerits" w:date="2025-08-18T22:02:00Z" w16du:dateUtc="2025-08-18T20:02:00Z">
        <w:r w:rsidRPr="003A4B42">
          <w:t>Bewonerscommunicatie (welke werken, waar, wanneer).</w:t>
        </w:r>
      </w:ins>
    </w:p>
    <w:p w14:paraId="3ADB0E7D" w14:textId="77777777" w:rsidR="00D67FFA" w:rsidRPr="003A4B42" w:rsidRDefault="00D67FFA" w:rsidP="00D67FFA">
      <w:pPr>
        <w:pStyle w:val="Lijstalinea"/>
        <w:numPr>
          <w:ilvl w:val="0"/>
          <w:numId w:val="108"/>
        </w:numPr>
        <w:spacing w:after="0"/>
        <w:rPr>
          <w:ins w:id="779" w:author="Michel Gerits" w:date="2025-08-18T22:02:00Z" w16du:dateUtc="2025-08-18T20:02:00Z"/>
        </w:rPr>
      </w:pPr>
      <w:ins w:id="780" w:author="Michel Gerits" w:date="2025-08-18T22:02:00Z" w16du:dateUtc="2025-08-18T20:02:00Z">
        <w:r w:rsidRPr="003A4B42">
          <w:t>Beleidsmonitoring (KPI’s, kwaliteit, hinder).</w:t>
        </w:r>
      </w:ins>
    </w:p>
    <w:p w14:paraId="00C796CC" w14:textId="77777777" w:rsidR="00D67FFA" w:rsidRPr="00F25CB7" w:rsidRDefault="00D67FFA" w:rsidP="00D67FFA">
      <w:pPr>
        <w:spacing w:after="220" w:line="260" w:lineRule="exact"/>
        <w:rPr>
          <w:ins w:id="781" w:author="Michel Gerits" w:date="2025-08-18T22:02:00Z" w16du:dateUtc="2025-08-18T20:02:00Z"/>
          <w:rFonts w:eastAsia="Segoe UI" w:cstheme="minorHAnsi"/>
          <w:b/>
          <w:bCs/>
          <w:color w:val="000000" w:themeColor="text1"/>
        </w:rPr>
      </w:pPr>
    </w:p>
    <w:p w14:paraId="03F0CB3B" w14:textId="77777777" w:rsidR="00D67FFA" w:rsidRPr="00F25CB7" w:rsidRDefault="00D67FFA" w:rsidP="00D67FFA">
      <w:pPr>
        <w:spacing w:after="220" w:line="260" w:lineRule="exact"/>
        <w:rPr>
          <w:ins w:id="782" w:author="Michel Gerits" w:date="2025-08-18T22:02:00Z" w16du:dateUtc="2025-08-18T20:02:00Z"/>
          <w:rFonts w:eastAsia="Segoe UI" w:cstheme="minorHAnsi"/>
          <w:b/>
          <w:bCs/>
          <w:color w:val="000000" w:themeColor="text1"/>
        </w:rPr>
      </w:pPr>
      <w:ins w:id="783" w:author="Michel Gerits" w:date="2025-08-18T22:02:00Z" w16du:dateUtc="2025-08-18T20:02:00Z">
        <w:r w:rsidRPr="00F25CB7">
          <w:rPr>
            <w:rFonts w:eastAsia="Segoe UI" w:cstheme="minorHAnsi"/>
            <w:b/>
            <w:bCs/>
            <w:color w:val="000000" w:themeColor="text1"/>
          </w:rPr>
          <w:t>GDPR-risico’s</w:t>
        </w:r>
      </w:ins>
    </w:p>
    <w:p w14:paraId="47B155F9" w14:textId="77777777" w:rsidR="00D67FFA" w:rsidRPr="003A4B42" w:rsidRDefault="00D67FFA" w:rsidP="00D67FFA">
      <w:pPr>
        <w:pStyle w:val="Lijstalinea"/>
        <w:numPr>
          <w:ilvl w:val="0"/>
          <w:numId w:val="108"/>
        </w:numPr>
        <w:spacing w:after="0"/>
        <w:rPr>
          <w:ins w:id="784" w:author="Michel Gerits" w:date="2025-08-18T22:02:00Z" w16du:dateUtc="2025-08-18T20:02:00Z"/>
        </w:rPr>
      </w:pPr>
      <w:ins w:id="785" w:author="Michel Gerits" w:date="2025-08-18T22:02:00Z" w16du:dateUtc="2025-08-18T20:02:00Z">
        <w:r w:rsidRPr="003A4B42">
          <w:t>Onbedoelde identificatie van burgers via foto’s (gezichten, nummerplaten).</w:t>
        </w:r>
      </w:ins>
    </w:p>
    <w:p w14:paraId="793C17FD" w14:textId="77777777" w:rsidR="00D67FFA" w:rsidRPr="003A4B42" w:rsidRDefault="00D67FFA" w:rsidP="00D67FFA">
      <w:pPr>
        <w:pStyle w:val="Lijstalinea"/>
        <w:numPr>
          <w:ilvl w:val="0"/>
          <w:numId w:val="108"/>
        </w:numPr>
        <w:spacing w:after="0"/>
        <w:rPr>
          <w:ins w:id="786" w:author="Michel Gerits" w:date="2025-08-18T22:02:00Z" w16du:dateUtc="2025-08-18T20:02:00Z"/>
        </w:rPr>
      </w:pPr>
      <w:ins w:id="787" w:author="Michel Gerits" w:date="2025-08-18T22:02:00Z" w16du:dateUtc="2025-08-18T20:02:00Z">
        <w:r w:rsidRPr="003A4B42">
          <w:t>Herleidbaarheid naar adressen (bv. schadeclaims, koppeling met andere databanken).</w:t>
        </w:r>
      </w:ins>
    </w:p>
    <w:p w14:paraId="11714065" w14:textId="77777777" w:rsidR="00D67FFA" w:rsidRPr="003A4B42" w:rsidRDefault="00D67FFA" w:rsidP="00D67FFA">
      <w:pPr>
        <w:pStyle w:val="Lijstalinea"/>
        <w:numPr>
          <w:ilvl w:val="0"/>
          <w:numId w:val="108"/>
        </w:numPr>
        <w:spacing w:after="0"/>
        <w:rPr>
          <w:ins w:id="788" w:author="Michel Gerits" w:date="2025-08-18T22:02:00Z" w16du:dateUtc="2025-08-18T20:02:00Z"/>
        </w:rPr>
      </w:pPr>
      <w:ins w:id="789" w:author="Michel Gerits" w:date="2025-08-18T22:02:00Z" w16du:dateUtc="2025-08-18T20:02:00Z">
        <w:r w:rsidRPr="003A4B42">
          <w:t>Onrechtmatige toegang door onbevoegde personen (bv. aannemers die data van andere werken bekijken).</w:t>
        </w:r>
      </w:ins>
    </w:p>
    <w:p w14:paraId="40C0235B" w14:textId="77777777" w:rsidR="00D67FFA" w:rsidRPr="003A4B42" w:rsidRDefault="00D67FFA" w:rsidP="00D67FFA">
      <w:pPr>
        <w:pStyle w:val="Lijstalinea"/>
        <w:numPr>
          <w:ilvl w:val="0"/>
          <w:numId w:val="108"/>
        </w:numPr>
        <w:spacing w:after="0"/>
        <w:rPr>
          <w:ins w:id="790" w:author="Michel Gerits" w:date="2025-08-18T22:02:00Z" w16du:dateUtc="2025-08-18T20:02:00Z"/>
        </w:rPr>
      </w:pPr>
      <w:ins w:id="791" w:author="Michel Gerits" w:date="2025-08-18T22:02:00Z" w16du:dateUtc="2025-08-18T20:02:00Z">
        <w:r w:rsidRPr="003A4B42">
          <w:t>Te lange bewaartermijnen → onnodige opslag van persoonsgegevens.</w:t>
        </w:r>
      </w:ins>
    </w:p>
    <w:p w14:paraId="26192A89" w14:textId="77777777" w:rsidR="00D67FFA" w:rsidRPr="003A4B42" w:rsidRDefault="00D67FFA" w:rsidP="00D67FFA">
      <w:pPr>
        <w:pStyle w:val="Lijstalinea"/>
        <w:numPr>
          <w:ilvl w:val="0"/>
          <w:numId w:val="108"/>
        </w:numPr>
        <w:spacing w:after="0"/>
        <w:rPr>
          <w:ins w:id="792" w:author="Michel Gerits" w:date="2025-08-18T22:02:00Z" w16du:dateUtc="2025-08-18T20:02:00Z"/>
        </w:rPr>
      </w:pPr>
      <w:ins w:id="793" w:author="Michel Gerits" w:date="2025-08-18T22:02:00Z" w16du:dateUtc="2025-08-18T20:02:00Z">
        <w:r w:rsidRPr="003A4B42">
          <w:t>Onduidelijke rolverdeling (wie is verwerkingsverantwoordelijke / wie verwerker?).</w:t>
        </w:r>
      </w:ins>
    </w:p>
    <w:p w14:paraId="2E818065" w14:textId="77777777" w:rsidR="00D67FFA" w:rsidRPr="003A4B42" w:rsidRDefault="00D67FFA" w:rsidP="00D67FFA">
      <w:pPr>
        <w:pStyle w:val="Lijstalinea"/>
        <w:numPr>
          <w:ilvl w:val="0"/>
          <w:numId w:val="108"/>
        </w:numPr>
        <w:spacing w:after="0"/>
        <w:rPr>
          <w:ins w:id="794" w:author="Michel Gerits" w:date="2025-08-18T22:02:00Z" w16du:dateUtc="2025-08-18T20:02:00Z"/>
        </w:rPr>
      </w:pPr>
      <w:ins w:id="795" w:author="Michel Gerits" w:date="2025-08-18T22:02:00Z" w16du:dateUtc="2025-08-18T20:02:00Z">
        <w:r w:rsidRPr="003A4B42">
          <w:t>Datatransfer naar nutsbedrijven → risico op verder gebruik buiten de afgesproken doeleinden.</w:t>
        </w:r>
      </w:ins>
    </w:p>
    <w:p w14:paraId="39276621" w14:textId="77777777" w:rsidR="00D67FFA" w:rsidRPr="00F25CB7" w:rsidRDefault="00D67FFA" w:rsidP="00D67FFA">
      <w:pPr>
        <w:spacing w:after="220" w:line="260" w:lineRule="exact"/>
        <w:rPr>
          <w:ins w:id="796" w:author="Michel Gerits" w:date="2025-08-18T22:02:00Z" w16du:dateUtc="2025-08-18T20:02:00Z"/>
          <w:rFonts w:eastAsia="Segoe UI" w:cstheme="minorHAnsi"/>
          <w:b/>
          <w:bCs/>
          <w:color w:val="000000" w:themeColor="text1"/>
        </w:rPr>
      </w:pPr>
      <w:ins w:id="797" w:author="Michel Gerits" w:date="2025-08-18T22:02:00Z" w16du:dateUtc="2025-08-18T20:02:00Z">
        <w:r w:rsidRPr="00CD28F2">
          <w:rPr>
            <w:rFonts w:eastAsia="Segoe UI" w:cstheme="minorHAnsi"/>
            <w:b/>
            <w:bCs/>
            <w:noProof/>
            <w:color w:val="000000" w:themeColor="text1"/>
          </w:rPr>
          <w:drawing>
            <wp:anchor distT="0" distB="0" distL="114300" distR="114300" simplePos="0" relativeHeight="251658244" behindDoc="0" locked="0" layoutInCell="1" allowOverlap="1" wp14:anchorId="14E8B373" wp14:editId="3E390F21">
              <wp:simplePos x="0" y="0"/>
              <wp:positionH relativeFrom="margin">
                <wp:posOffset>2698953</wp:posOffset>
              </wp:positionH>
              <wp:positionV relativeFrom="paragraph">
                <wp:posOffset>21877</wp:posOffset>
              </wp:positionV>
              <wp:extent cx="3587115" cy="2661920"/>
              <wp:effectExtent l="0" t="0" r="0" b="5080"/>
              <wp:wrapSquare wrapText="bothSides"/>
              <wp:docPr id="1150491443" name="Afbeelding 1" descr="Afbeelding met tekst, schermopname, diagram, plei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1443" name="Afbeelding 1" descr="Afbeelding met tekst, schermopname, diagram, plein&#10;&#10;Door AI gegenereerde inhoud is mogelijk onjuis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87115" cy="2661920"/>
                      </a:xfrm>
                      <a:prstGeom prst="rect">
                        <a:avLst/>
                      </a:prstGeom>
                    </pic:spPr>
                  </pic:pic>
                </a:graphicData>
              </a:graphic>
              <wp14:sizeRelH relativeFrom="margin">
                <wp14:pctWidth>0</wp14:pctWidth>
              </wp14:sizeRelH>
              <wp14:sizeRelV relativeFrom="margin">
                <wp14:pctHeight>0</wp14:pctHeight>
              </wp14:sizeRelV>
            </wp:anchor>
          </w:drawing>
        </w:r>
      </w:ins>
    </w:p>
    <w:p w14:paraId="3785C5BF" w14:textId="77777777" w:rsidR="00D67FFA" w:rsidRPr="00F25CB7" w:rsidRDefault="00D67FFA" w:rsidP="00D67FFA">
      <w:pPr>
        <w:spacing w:after="220" w:line="260" w:lineRule="exact"/>
        <w:rPr>
          <w:ins w:id="798" w:author="Michel Gerits" w:date="2025-08-18T22:02:00Z" w16du:dateUtc="2025-08-18T20:02:00Z"/>
          <w:rFonts w:eastAsia="Segoe UI" w:cstheme="minorHAnsi"/>
          <w:b/>
          <w:bCs/>
          <w:color w:val="000000" w:themeColor="text1"/>
        </w:rPr>
      </w:pPr>
      <w:ins w:id="799" w:author="Michel Gerits" w:date="2025-08-18T22:02:00Z" w16du:dateUtc="2025-08-18T20:02:00Z">
        <w:r w:rsidRPr="00F25CB7">
          <w:rPr>
            <w:rFonts w:eastAsia="Segoe UI" w:cstheme="minorHAnsi"/>
            <w:b/>
            <w:bCs/>
            <w:color w:val="000000" w:themeColor="text1"/>
          </w:rPr>
          <w:t>Risicobeoordeling</w:t>
        </w:r>
      </w:ins>
    </w:p>
    <w:p w14:paraId="22000E59" w14:textId="77777777" w:rsidR="00D67FFA" w:rsidRPr="003A4B42" w:rsidRDefault="00D67FFA" w:rsidP="00D67FFA">
      <w:pPr>
        <w:pStyle w:val="Lijstalinea"/>
        <w:numPr>
          <w:ilvl w:val="0"/>
          <w:numId w:val="108"/>
        </w:numPr>
        <w:spacing w:after="0"/>
        <w:rPr>
          <w:ins w:id="800" w:author="Michel Gerits" w:date="2025-08-18T22:02:00Z" w16du:dateUtc="2025-08-18T20:02:00Z"/>
        </w:rPr>
      </w:pPr>
      <w:ins w:id="801" w:author="Michel Gerits" w:date="2025-08-18T22:02:00Z" w16du:dateUtc="2025-08-18T20:02:00Z">
        <w:r w:rsidRPr="003A4B42">
          <w:t>Waarschijnlijkheid: gemiddeld tot hoog (door frequente foto-opnames en brede datastroom).</w:t>
        </w:r>
      </w:ins>
    </w:p>
    <w:p w14:paraId="77333DA0" w14:textId="77777777" w:rsidR="00D67FFA" w:rsidRPr="003A4B42" w:rsidRDefault="00D67FFA" w:rsidP="00D67FFA">
      <w:pPr>
        <w:pStyle w:val="Lijstalinea"/>
        <w:numPr>
          <w:ilvl w:val="0"/>
          <w:numId w:val="108"/>
        </w:numPr>
        <w:spacing w:after="0"/>
        <w:rPr>
          <w:ins w:id="802" w:author="Michel Gerits" w:date="2025-08-18T22:02:00Z" w16du:dateUtc="2025-08-18T20:02:00Z"/>
        </w:rPr>
      </w:pPr>
      <w:ins w:id="803" w:author="Michel Gerits" w:date="2025-08-18T22:02:00Z" w16du:dateUtc="2025-08-18T20:02:00Z">
        <w:r w:rsidRPr="003A4B42">
          <w:t>Impact: hoog (privacy van burgers, mogelijke juridische claims, reputatieschade).</w:t>
        </w:r>
      </w:ins>
    </w:p>
    <w:p w14:paraId="03D02667" w14:textId="77777777" w:rsidR="00D67FFA" w:rsidRPr="00F25CB7" w:rsidRDefault="00D67FFA" w:rsidP="00D67FFA">
      <w:pPr>
        <w:spacing w:after="220" w:line="260" w:lineRule="exact"/>
        <w:rPr>
          <w:ins w:id="804" w:author="Michel Gerits" w:date="2025-08-18T22:02:00Z" w16du:dateUtc="2025-08-18T20:02:00Z"/>
          <w:rFonts w:eastAsia="Segoe UI" w:cstheme="minorHAnsi"/>
          <w:b/>
          <w:bCs/>
          <w:color w:val="000000" w:themeColor="text1"/>
        </w:rPr>
      </w:pPr>
    </w:p>
    <w:p w14:paraId="635DF9E2" w14:textId="77777777" w:rsidR="00D67FFA" w:rsidRPr="00F25CB7" w:rsidRDefault="00D67FFA" w:rsidP="00D67FFA">
      <w:pPr>
        <w:spacing w:after="220" w:line="260" w:lineRule="exact"/>
        <w:rPr>
          <w:ins w:id="805" w:author="Michel Gerits" w:date="2025-08-18T22:02:00Z" w16du:dateUtc="2025-08-18T20:02:00Z"/>
          <w:rFonts w:eastAsia="Segoe UI" w:cstheme="minorHAnsi"/>
          <w:b/>
          <w:bCs/>
          <w:color w:val="000000" w:themeColor="text1"/>
        </w:rPr>
      </w:pPr>
      <w:ins w:id="806" w:author="Michel Gerits" w:date="2025-08-18T22:02:00Z" w16du:dateUtc="2025-08-18T20:02:00Z">
        <w:r w:rsidRPr="00F25CB7">
          <w:rPr>
            <w:rFonts w:eastAsia="Segoe UI" w:cstheme="minorHAnsi"/>
            <w:b/>
            <w:bCs/>
            <w:color w:val="000000" w:themeColor="text1"/>
          </w:rPr>
          <w:t>Mitigatiemaatregelen</w:t>
        </w:r>
      </w:ins>
    </w:p>
    <w:p w14:paraId="27484359" w14:textId="77777777" w:rsidR="00D67FFA" w:rsidRPr="003A4B42" w:rsidRDefault="00D67FFA" w:rsidP="00D67FFA">
      <w:pPr>
        <w:numPr>
          <w:ilvl w:val="0"/>
          <w:numId w:val="107"/>
        </w:numPr>
        <w:spacing w:after="220" w:line="260" w:lineRule="exact"/>
        <w:rPr>
          <w:ins w:id="807" w:author="Michel Gerits" w:date="2025-08-18T22:02:00Z" w16du:dateUtc="2025-08-18T20:02:00Z"/>
          <w:rFonts w:eastAsia="Segoe UI" w:cstheme="minorHAnsi"/>
          <w:color w:val="000000" w:themeColor="text1"/>
        </w:rPr>
      </w:pPr>
      <w:ins w:id="808" w:author="Michel Gerits" w:date="2025-08-18T22:02:00Z" w16du:dateUtc="2025-08-18T20:02:00Z">
        <w:r w:rsidRPr="00F25CB7">
          <w:rPr>
            <w:rFonts w:eastAsia="Segoe UI" w:cstheme="minorHAnsi"/>
            <w:b/>
            <w:bCs/>
            <w:color w:val="000000" w:themeColor="text1"/>
          </w:rPr>
          <w:t xml:space="preserve">Privacy by design: </w:t>
        </w:r>
        <w:r w:rsidRPr="003A4B42">
          <w:rPr>
            <w:rFonts w:eastAsia="Segoe UI" w:cstheme="minorHAnsi"/>
            <w:color w:val="000000" w:themeColor="text1"/>
          </w:rPr>
          <w:t>automatische blur van gezichten en nummerplaten in de app.</w:t>
        </w:r>
      </w:ins>
    </w:p>
    <w:p w14:paraId="1A4C648F" w14:textId="77777777" w:rsidR="00D67FFA" w:rsidRPr="003A4B42" w:rsidRDefault="00D67FFA" w:rsidP="00D67FFA">
      <w:pPr>
        <w:numPr>
          <w:ilvl w:val="0"/>
          <w:numId w:val="107"/>
        </w:numPr>
        <w:spacing w:after="220" w:line="260" w:lineRule="exact"/>
        <w:rPr>
          <w:ins w:id="809" w:author="Michel Gerits" w:date="2025-08-18T22:02:00Z" w16du:dateUtc="2025-08-18T20:02:00Z"/>
          <w:rFonts w:eastAsia="Segoe UI" w:cstheme="minorHAnsi"/>
          <w:color w:val="000000" w:themeColor="text1"/>
        </w:rPr>
      </w:pPr>
      <w:ins w:id="810" w:author="Michel Gerits" w:date="2025-08-18T22:02:00Z" w16du:dateUtc="2025-08-18T20:02:00Z">
        <w:r w:rsidRPr="00F25CB7">
          <w:rPr>
            <w:rFonts w:eastAsia="Segoe UI" w:cstheme="minorHAnsi"/>
            <w:b/>
            <w:bCs/>
            <w:color w:val="000000" w:themeColor="text1"/>
          </w:rPr>
          <w:t xml:space="preserve">Dataminimalisatie: </w:t>
        </w:r>
        <w:r w:rsidRPr="003A4B42">
          <w:rPr>
            <w:rFonts w:eastAsia="Segoe UI" w:cstheme="minorHAnsi"/>
            <w:color w:val="000000" w:themeColor="text1"/>
          </w:rPr>
          <w:t>enkel noodzakelijke metadata opslaan; geen “extra” persoonsgegevens.</w:t>
        </w:r>
      </w:ins>
    </w:p>
    <w:p w14:paraId="7FBA7067" w14:textId="77777777" w:rsidR="00D67FFA" w:rsidRPr="00F25CB7" w:rsidRDefault="00D67FFA" w:rsidP="00D67FFA">
      <w:pPr>
        <w:numPr>
          <w:ilvl w:val="0"/>
          <w:numId w:val="107"/>
        </w:numPr>
        <w:spacing w:after="220" w:line="260" w:lineRule="exact"/>
        <w:rPr>
          <w:ins w:id="811" w:author="Michel Gerits" w:date="2025-08-18T22:02:00Z" w16du:dateUtc="2025-08-18T20:02:00Z"/>
          <w:rFonts w:eastAsia="Segoe UI" w:cstheme="minorHAnsi"/>
          <w:b/>
          <w:bCs/>
          <w:color w:val="000000" w:themeColor="text1"/>
        </w:rPr>
      </w:pPr>
      <w:ins w:id="812" w:author="Michel Gerits" w:date="2025-08-18T22:02:00Z" w16du:dateUtc="2025-08-18T20:02:00Z">
        <w:r w:rsidRPr="00F25CB7">
          <w:rPr>
            <w:rFonts w:eastAsia="Segoe UI" w:cstheme="minorHAnsi"/>
            <w:b/>
            <w:bCs/>
            <w:color w:val="000000" w:themeColor="text1"/>
          </w:rPr>
          <w:t>Rolverdeling:</w:t>
        </w:r>
      </w:ins>
    </w:p>
    <w:p w14:paraId="2E7710F0" w14:textId="77777777" w:rsidR="00D67FFA" w:rsidRPr="003A4B42" w:rsidRDefault="00D67FFA" w:rsidP="00D67FFA">
      <w:pPr>
        <w:pStyle w:val="Lijstalinea"/>
        <w:numPr>
          <w:ilvl w:val="1"/>
          <w:numId w:val="108"/>
        </w:numPr>
        <w:spacing w:after="0"/>
        <w:rPr>
          <w:ins w:id="813" w:author="Michel Gerits" w:date="2025-08-18T22:02:00Z" w16du:dateUtc="2025-08-18T20:02:00Z"/>
        </w:rPr>
      </w:pPr>
      <w:ins w:id="814" w:author="Michel Gerits" w:date="2025-08-18T22:02:00Z" w16du:dateUtc="2025-08-18T20:02:00Z">
        <w:r w:rsidRPr="003A4B42">
          <w:lastRenderedPageBreak/>
          <w:t>Stad Antwerpen (en partners): verwerkingsverantwoordelijke.</w:t>
        </w:r>
      </w:ins>
    </w:p>
    <w:p w14:paraId="28D181DC" w14:textId="77777777" w:rsidR="00D67FFA" w:rsidRPr="003A4B42" w:rsidRDefault="00D67FFA" w:rsidP="00D67FFA">
      <w:pPr>
        <w:pStyle w:val="Lijstalinea"/>
        <w:numPr>
          <w:ilvl w:val="1"/>
          <w:numId w:val="108"/>
        </w:numPr>
        <w:spacing w:after="0"/>
        <w:rPr>
          <w:ins w:id="815" w:author="Michel Gerits" w:date="2025-08-18T22:02:00Z" w16du:dateUtc="2025-08-18T20:02:00Z"/>
        </w:rPr>
      </w:pPr>
      <w:ins w:id="816" w:author="Michel Gerits" w:date="2025-08-18T22:02:00Z" w16du:dateUtc="2025-08-18T20:02:00Z">
        <w:r w:rsidRPr="003A4B42">
          <w:t>Digipolis + leverancier: verwerkers.</w:t>
        </w:r>
      </w:ins>
    </w:p>
    <w:p w14:paraId="086F9105" w14:textId="77777777" w:rsidR="00D67FFA" w:rsidRPr="003A4B42" w:rsidRDefault="00D67FFA" w:rsidP="00D67FFA">
      <w:pPr>
        <w:pStyle w:val="Lijstalinea"/>
        <w:numPr>
          <w:ilvl w:val="1"/>
          <w:numId w:val="108"/>
        </w:numPr>
        <w:spacing w:after="0"/>
        <w:rPr>
          <w:ins w:id="817" w:author="Michel Gerits" w:date="2025-08-18T22:02:00Z" w16du:dateUtc="2025-08-18T20:02:00Z"/>
        </w:rPr>
      </w:pPr>
      <w:ins w:id="818" w:author="Michel Gerits" w:date="2025-08-18T22:02:00Z" w16du:dateUtc="2025-08-18T20:02:00Z">
        <w:r w:rsidRPr="003A4B42">
          <w:t>Nutsbedrijven: ontvangers met contractueel beperkt doel.</w:t>
        </w:r>
      </w:ins>
    </w:p>
    <w:p w14:paraId="3B1B13DB" w14:textId="77777777" w:rsidR="00D67FFA" w:rsidRDefault="00D67FFA" w:rsidP="00D67FFA">
      <w:pPr>
        <w:pStyle w:val="Lijstalinea"/>
        <w:numPr>
          <w:ilvl w:val="1"/>
          <w:numId w:val="108"/>
        </w:numPr>
        <w:spacing w:after="0"/>
        <w:rPr>
          <w:ins w:id="819" w:author="Michel Gerits" w:date="2025-08-18T22:02:00Z" w16du:dateUtc="2025-08-18T20:02:00Z"/>
        </w:rPr>
      </w:pPr>
      <w:ins w:id="820" w:author="Michel Gerits" w:date="2025-08-18T22:02:00Z" w16du:dateUtc="2025-08-18T20:02:00Z">
        <w:r w:rsidRPr="003A4B42">
          <w:t>Athumi als neutrale datakluis → gecontroleerde toegang, logging &amp; autorisatie.</w:t>
        </w:r>
      </w:ins>
    </w:p>
    <w:p w14:paraId="18D58464" w14:textId="77777777" w:rsidR="00D67FFA" w:rsidRPr="003A4B42" w:rsidRDefault="00D67FFA" w:rsidP="00D67FFA">
      <w:pPr>
        <w:pStyle w:val="Lijstalinea"/>
        <w:spacing w:after="0"/>
        <w:ind w:left="1440"/>
        <w:rPr>
          <w:ins w:id="821" w:author="Michel Gerits" w:date="2025-08-18T22:02:00Z" w16du:dateUtc="2025-08-18T20:02:00Z"/>
        </w:rPr>
      </w:pPr>
    </w:p>
    <w:p w14:paraId="52449CE9" w14:textId="77777777" w:rsidR="00D67FFA" w:rsidRPr="00F25CB7" w:rsidRDefault="00D67FFA" w:rsidP="00D67FFA">
      <w:pPr>
        <w:numPr>
          <w:ilvl w:val="0"/>
          <w:numId w:val="107"/>
        </w:numPr>
        <w:spacing w:after="220" w:line="260" w:lineRule="exact"/>
        <w:rPr>
          <w:ins w:id="822" w:author="Michel Gerits" w:date="2025-08-18T22:02:00Z" w16du:dateUtc="2025-08-18T20:02:00Z"/>
          <w:rFonts w:eastAsia="Segoe UI" w:cstheme="minorHAnsi"/>
          <w:b/>
          <w:bCs/>
          <w:color w:val="000000" w:themeColor="text1"/>
        </w:rPr>
      </w:pPr>
      <w:ins w:id="823" w:author="Michel Gerits" w:date="2025-08-18T22:02:00Z" w16du:dateUtc="2025-08-18T20:02:00Z">
        <w:r w:rsidRPr="00F25CB7">
          <w:rPr>
            <w:rFonts w:eastAsia="Segoe UI" w:cstheme="minorHAnsi"/>
            <w:b/>
            <w:bCs/>
            <w:color w:val="000000" w:themeColor="text1"/>
          </w:rPr>
          <w:t>Bewaartermijnen:</w:t>
        </w:r>
      </w:ins>
    </w:p>
    <w:p w14:paraId="2D447368" w14:textId="77777777" w:rsidR="00D67FFA" w:rsidRPr="003A4B42" w:rsidRDefault="00D67FFA" w:rsidP="00D67FFA">
      <w:pPr>
        <w:pStyle w:val="Lijstalinea"/>
        <w:numPr>
          <w:ilvl w:val="1"/>
          <w:numId w:val="108"/>
        </w:numPr>
        <w:spacing w:after="0"/>
        <w:rPr>
          <w:ins w:id="824" w:author="Michel Gerits" w:date="2025-08-18T22:02:00Z" w16du:dateUtc="2025-08-18T20:02:00Z"/>
        </w:rPr>
      </w:pPr>
      <w:ins w:id="825" w:author="Michel Gerits" w:date="2025-08-18T22:02:00Z" w16du:dateUtc="2025-08-18T20:02:00Z">
        <w:r w:rsidRPr="003A4B42">
          <w:t>Foto’s met persoonsgegevens: max. 5 jaar (juridische bewijslast herstel/retributie).</w:t>
        </w:r>
      </w:ins>
    </w:p>
    <w:p w14:paraId="360C31AD" w14:textId="77777777" w:rsidR="00D67FFA" w:rsidRDefault="00D67FFA" w:rsidP="00D67FFA">
      <w:pPr>
        <w:pStyle w:val="Lijstalinea"/>
        <w:numPr>
          <w:ilvl w:val="1"/>
          <w:numId w:val="108"/>
        </w:numPr>
        <w:spacing w:after="0"/>
        <w:rPr>
          <w:ins w:id="826" w:author="Michel Gerits" w:date="2025-08-18T22:02:00Z" w16du:dateUtc="2025-08-18T20:02:00Z"/>
        </w:rPr>
      </w:pPr>
      <w:ins w:id="827" w:author="Michel Gerits" w:date="2025-08-18T22:02:00Z" w16du:dateUtc="2025-08-18T20:02:00Z">
        <w:r w:rsidRPr="003A4B42">
          <w:t>Metadata: enkel zolang nodig voor beleids-KPI’s (herziening jaarlijks).</w:t>
        </w:r>
      </w:ins>
    </w:p>
    <w:p w14:paraId="0CDA8BF9" w14:textId="77777777" w:rsidR="00D67FFA" w:rsidRPr="003A4B42" w:rsidRDefault="00D67FFA" w:rsidP="00D67FFA">
      <w:pPr>
        <w:pStyle w:val="Lijstalinea"/>
        <w:spacing w:after="0"/>
        <w:ind w:left="1440"/>
        <w:rPr>
          <w:ins w:id="828" w:author="Michel Gerits" w:date="2025-08-18T22:02:00Z" w16du:dateUtc="2025-08-18T20:02:00Z"/>
        </w:rPr>
      </w:pPr>
    </w:p>
    <w:p w14:paraId="373885EE" w14:textId="77777777" w:rsidR="00D67FFA" w:rsidRPr="00F25CB7" w:rsidRDefault="00D67FFA" w:rsidP="00D67FFA">
      <w:pPr>
        <w:numPr>
          <w:ilvl w:val="0"/>
          <w:numId w:val="107"/>
        </w:numPr>
        <w:spacing w:after="220" w:line="260" w:lineRule="exact"/>
        <w:rPr>
          <w:ins w:id="829" w:author="Michel Gerits" w:date="2025-08-18T22:02:00Z" w16du:dateUtc="2025-08-18T20:02:00Z"/>
          <w:rFonts w:eastAsia="Segoe UI" w:cstheme="minorHAnsi"/>
          <w:b/>
          <w:bCs/>
          <w:color w:val="000000" w:themeColor="text1"/>
        </w:rPr>
      </w:pPr>
      <w:ins w:id="830" w:author="Michel Gerits" w:date="2025-08-18T22:02:00Z" w16du:dateUtc="2025-08-18T20:02:00Z">
        <w:r w:rsidRPr="00F25CB7">
          <w:rPr>
            <w:rFonts w:eastAsia="Segoe UI" w:cstheme="minorHAnsi"/>
            <w:b/>
            <w:bCs/>
            <w:color w:val="000000" w:themeColor="text1"/>
          </w:rPr>
          <w:t>Toegangsbeheer</w:t>
        </w:r>
        <w:r w:rsidRPr="003A4B42">
          <w:rPr>
            <w:rFonts w:eastAsia="Segoe UI" w:cstheme="minorHAnsi"/>
            <w:color w:val="000000" w:themeColor="text1"/>
          </w:rPr>
          <w:t>: rollen &amp; rechten (bv. toezichters enkel eigen dossiers, nutsbedrijven enkel eigen werken).</w:t>
        </w:r>
      </w:ins>
    </w:p>
    <w:p w14:paraId="0E76D754" w14:textId="47D3A5C1" w:rsidR="00D67FFA" w:rsidRPr="00F25CB7" w:rsidRDefault="00D67FFA" w:rsidP="00D67FFA">
      <w:pPr>
        <w:numPr>
          <w:ilvl w:val="0"/>
          <w:numId w:val="107"/>
        </w:numPr>
        <w:spacing w:after="220" w:line="260" w:lineRule="exact"/>
        <w:rPr>
          <w:ins w:id="831" w:author="Michel Gerits" w:date="2025-08-18T22:02:00Z" w16du:dateUtc="2025-08-18T20:02:00Z"/>
          <w:rFonts w:eastAsia="Segoe UI" w:cstheme="minorHAnsi"/>
          <w:b/>
          <w:bCs/>
          <w:color w:val="000000" w:themeColor="text1"/>
        </w:rPr>
      </w:pPr>
      <w:ins w:id="832" w:author="Michel Gerits" w:date="2025-08-18T22:02:00Z" w16du:dateUtc="2025-08-18T20:02:00Z">
        <w:r w:rsidRPr="00F25CB7">
          <w:rPr>
            <w:rFonts w:eastAsia="Segoe UI" w:cstheme="minorHAnsi"/>
            <w:b/>
            <w:bCs/>
            <w:color w:val="000000" w:themeColor="text1"/>
          </w:rPr>
          <w:t>DPIA-traject:</w:t>
        </w:r>
        <w:r w:rsidRPr="003A4B42">
          <w:rPr>
            <w:rFonts w:eastAsia="Segoe UI" w:cstheme="minorHAnsi"/>
            <w:color w:val="000000" w:themeColor="text1"/>
          </w:rPr>
          <w:t xml:space="preserve"> formele toets voorafgaand aan MVP-uitrol, herzien bij elke nieuwe module (bv. AI-beeldherkenning).</w:t>
        </w:r>
      </w:ins>
      <w:ins w:id="833" w:author="Michel Gerits" w:date="2025-09-01T11:32:00Z" w16du:dateUtc="2025-09-01T09:32:00Z">
        <w:r w:rsidR="004C46F7">
          <w:rPr>
            <w:rFonts w:eastAsia="Segoe UI" w:cstheme="minorHAnsi"/>
            <w:color w:val="000000" w:themeColor="text1"/>
          </w:rPr>
          <w:t xml:space="preserve">  </w:t>
        </w:r>
        <w:r w:rsidR="000B3F7E">
          <w:rPr>
            <w:rFonts w:eastAsia="Segoe UI" w:cstheme="minorHAnsi"/>
            <w:color w:val="000000" w:themeColor="text1"/>
          </w:rPr>
          <w:t>(</w:t>
        </w:r>
      </w:ins>
      <w:ins w:id="834" w:author="Michel Gerits" w:date="2025-09-01T11:32:00Z">
        <w:r w:rsidR="000B3F7E" w:rsidRPr="000B3F7E">
          <w:rPr>
            <w:rFonts w:eastAsia="Segoe UI" w:cstheme="minorHAnsi"/>
            <w:color w:val="000000" w:themeColor="text1"/>
          </w:rPr>
          <w:t>gegevensbeschermingseffectbeoordeling</w:t>
        </w:r>
      </w:ins>
      <w:ins w:id="835" w:author="Michel Gerits" w:date="2025-09-01T11:32:00Z" w16du:dateUtc="2025-09-01T09:32:00Z">
        <w:r w:rsidR="000B3F7E">
          <w:rPr>
            <w:rFonts w:eastAsia="Segoe UI" w:cstheme="minorHAnsi"/>
            <w:color w:val="000000" w:themeColor="text1"/>
          </w:rPr>
          <w:t>)</w:t>
        </w:r>
      </w:ins>
    </w:p>
    <w:p w14:paraId="002F5928" w14:textId="77777777" w:rsidR="00D67FFA" w:rsidRPr="00F25CB7" w:rsidRDefault="00D67FFA" w:rsidP="00D67FFA">
      <w:pPr>
        <w:spacing w:after="220" w:line="260" w:lineRule="exact"/>
        <w:rPr>
          <w:ins w:id="836" w:author="Michel Gerits" w:date="2025-08-18T22:02:00Z" w16du:dateUtc="2025-08-18T20:02:00Z"/>
          <w:rFonts w:eastAsia="Segoe UI" w:cstheme="minorHAnsi"/>
          <w:b/>
          <w:bCs/>
          <w:color w:val="000000" w:themeColor="text1"/>
        </w:rPr>
      </w:pPr>
      <w:ins w:id="837" w:author="Michel Gerits" w:date="2025-08-18T22:02:00Z" w16du:dateUtc="2025-08-18T20:02:00Z">
        <w:r w:rsidRPr="00F25CB7">
          <w:rPr>
            <w:rFonts w:eastAsia="Segoe UI" w:cstheme="minorHAnsi"/>
            <w:b/>
            <w:bCs/>
            <w:color w:val="000000" w:themeColor="text1"/>
          </w:rPr>
          <w:t>Innovatief karakter</w:t>
        </w:r>
      </w:ins>
    </w:p>
    <w:p w14:paraId="337C0A61" w14:textId="77777777" w:rsidR="00D67FFA" w:rsidRPr="003A4B42" w:rsidRDefault="00D67FFA" w:rsidP="00D67FFA">
      <w:pPr>
        <w:pStyle w:val="Lijstalinea"/>
        <w:numPr>
          <w:ilvl w:val="0"/>
          <w:numId w:val="108"/>
        </w:numPr>
        <w:spacing w:after="0"/>
        <w:rPr>
          <w:ins w:id="838" w:author="Michel Gerits" w:date="2025-08-18T22:02:00Z" w16du:dateUtc="2025-08-18T20:02:00Z"/>
        </w:rPr>
      </w:pPr>
      <w:ins w:id="839" w:author="Michel Gerits" w:date="2025-08-18T22:02:00Z" w16du:dateUtc="2025-08-18T20:02:00Z">
        <w:r w:rsidRPr="003A4B42">
          <w:t>Eerste Vlaamse toezicht-app die privacy by design en Athumi-datadiensten combineert.</w:t>
        </w:r>
      </w:ins>
    </w:p>
    <w:p w14:paraId="38A70395" w14:textId="77777777" w:rsidR="00D67FFA" w:rsidRPr="003A4B42" w:rsidRDefault="00D67FFA" w:rsidP="00D67FFA">
      <w:pPr>
        <w:pStyle w:val="Lijstalinea"/>
        <w:numPr>
          <w:ilvl w:val="0"/>
          <w:numId w:val="108"/>
        </w:numPr>
        <w:spacing w:after="0"/>
        <w:rPr>
          <w:ins w:id="840" w:author="Michel Gerits" w:date="2025-08-18T22:02:00Z" w16du:dateUtc="2025-08-18T20:02:00Z"/>
        </w:rPr>
      </w:pPr>
      <w:ins w:id="841" w:author="Michel Gerits" w:date="2025-08-18T22:02:00Z" w16du:dateUtc="2025-08-18T20:02:00Z">
        <w:r w:rsidRPr="003A4B42">
          <w:t>Generiek DPIA/GDPR-kader dat ook bruikbaar is voor andere steden en digitale toepassingen rond toezicht.</w:t>
        </w:r>
      </w:ins>
    </w:p>
    <w:p w14:paraId="7A4132E8" w14:textId="77777777" w:rsidR="00D67FFA" w:rsidRPr="00F25CB7" w:rsidRDefault="00D67FFA" w:rsidP="00D67FFA">
      <w:pPr>
        <w:spacing w:after="220" w:line="260" w:lineRule="exact"/>
        <w:rPr>
          <w:ins w:id="842" w:author="Michel Gerits" w:date="2025-08-18T22:02:00Z" w16du:dateUtc="2025-08-18T20:02:00Z"/>
          <w:rFonts w:eastAsia="Segoe UI" w:cstheme="minorHAnsi"/>
          <w:b/>
          <w:bCs/>
          <w:color w:val="000000" w:themeColor="text1"/>
        </w:rPr>
      </w:pPr>
      <w:ins w:id="843" w:author="Michel Gerits" w:date="2025-08-18T22:02:00Z" w16du:dateUtc="2025-08-18T20:02:00Z">
        <w:r w:rsidRPr="003A4B42">
          <w:rPr>
            <w:b/>
            <w:bCs/>
          </w:rPr>
          <w:t>Impact</w:t>
        </w:r>
        <w:r w:rsidRPr="003A4B42">
          <w:t>: vertrouwen van burgers, nutsbedrijven en bestuur dat het project juridisch sluitend is. Vermindert kans op klachten of sancties.</w:t>
        </w:r>
      </w:ins>
    </w:p>
    <w:p w14:paraId="324AEEEF" w14:textId="77777777" w:rsidR="00D67FFA" w:rsidRPr="003A4B42" w:rsidRDefault="00D67FFA" w:rsidP="00D67FFA">
      <w:pPr>
        <w:spacing w:after="0"/>
        <w:rPr>
          <w:ins w:id="844" w:author="Michel Gerits" w:date="2025-08-18T22:02:00Z" w16du:dateUtc="2025-08-18T20:02:00Z"/>
        </w:rPr>
      </w:pPr>
      <w:ins w:id="845" w:author="Michel Gerits" w:date="2025-08-18T22:02:00Z" w16du:dateUtc="2025-08-18T20:02:00Z">
        <w:r w:rsidRPr="003A4B42">
          <w:rPr>
            <w:b/>
            <w:bCs/>
          </w:rPr>
          <w:t>Schaalbaarheid</w:t>
        </w:r>
        <w:r w:rsidRPr="003A4B42">
          <w:t>: model is herbruikbaar als GDPR-sjabloon voor alle Vlaamse steden die digitale toezichtsystemen inzetten.</w:t>
        </w:r>
      </w:ins>
    </w:p>
    <w:p w14:paraId="7FBD1C04" w14:textId="77777777" w:rsidR="00D67FFA" w:rsidRPr="00F35E7E" w:rsidRDefault="00D67FFA" w:rsidP="00D67FFA">
      <w:pPr>
        <w:spacing w:after="220" w:line="260" w:lineRule="exact"/>
        <w:rPr>
          <w:ins w:id="846" w:author="Michel Gerits" w:date="2025-08-18T22:02:00Z" w16du:dateUtc="2025-08-18T20:02:00Z"/>
          <w:rFonts w:eastAsia="Segoe UI" w:cstheme="minorHAnsi"/>
          <w:b/>
          <w:bCs/>
          <w:color w:val="000000" w:themeColor="text1"/>
        </w:rPr>
      </w:pPr>
    </w:p>
    <w:p w14:paraId="1BC9EDC8" w14:textId="77777777" w:rsidR="00DE24E5" w:rsidRPr="00F35E7E" w:rsidRDefault="00DE24E5" w:rsidP="009F267A">
      <w:pPr>
        <w:spacing w:after="220" w:line="260" w:lineRule="exact"/>
        <w:rPr>
          <w:rFonts w:eastAsia="Segoe UI" w:cstheme="minorHAnsi"/>
          <w:b/>
          <w:bCs/>
          <w:color w:val="000000" w:themeColor="text1"/>
        </w:rPr>
      </w:pPr>
    </w:p>
    <w:p w14:paraId="3B5EA95F" w14:textId="7E802212" w:rsidR="008413F4" w:rsidRPr="00F35E7E" w:rsidRDefault="00755D15" w:rsidP="00CB0CA1">
      <w:pPr>
        <w:pStyle w:val="grotetitel"/>
        <w:rPr>
          <w:lang w:val="nl-BE"/>
        </w:rPr>
      </w:pPr>
      <w:r>
        <w:rPr>
          <w:lang w:val="nl-BE"/>
        </w:rPr>
        <w:t>Uitdaging</w:t>
      </w:r>
      <w:r w:rsidR="00E24FF6">
        <w:rPr>
          <w:lang w:val="nl-BE"/>
        </w:rPr>
        <w:t xml:space="preserve">: </w:t>
      </w:r>
      <w:r w:rsidR="00913E2C" w:rsidRPr="00F35E7E">
        <w:rPr>
          <w:lang w:val="nl-BE"/>
        </w:rPr>
        <w:t>Van klassieke webstructuur naar taakgerichte digitale omgeving</w:t>
      </w:r>
    </w:p>
    <w:p w14:paraId="07AED4E4" w14:textId="77777777" w:rsidR="00EB19EC" w:rsidRPr="009C79A2" w:rsidRDefault="00EB19EC" w:rsidP="008413F4">
      <w:pPr>
        <w:pStyle w:val="kleinetitel"/>
        <w:rPr>
          <w:lang w:val="en-GB"/>
          <w:rPrChange w:id="847" w:author="Coens, Alain" w:date="2025-08-20T13:51:00Z" w16du:dateUtc="2025-08-20T11:51:00Z">
            <w:rPr/>
          </w:rPrChange>
        </w:rPr>
      </w:pPr>
      <w:commentRangeStart w:id="848"/>
      <w:r w:rsidRPr="009C79A2">
        <w:rPr>
          <w:lang w:val="en-GB"/>
          <w:rPrChange w:id="849" w:author="Coens, Alain" w:date="2025-08-20T13:51:00Z" w16du:dateUtc="2025-08-20T11:51:00Z">
            <w:rPr/>
          </w:rPrChange>
        </w:rPr>
        <w:t xml:space="preserve">WIMP </w:t>
      </w:r>
      <w:commentRangeEnd w:id="848"/>
      <w:r w:rsidR="000B64F2" w:rsidRPr="009C79A2">
        <w:rPr>
          <w:rStyle w:val="Verwijzingopmerking"/>
          <w:sz w:val="22"/>
          <w:szCs w:val="22"/>
          <w:lang w:val="en-GB"/>
          <w:rPrChange w:id="850" w:author="Coens, Alain" w:date="2025-08-20T13:51:00Z" w16du:dateUtc="2025-08-20T11:51:00Z">
            <w:rPr>
              <w:rStyle w:val="Verwijzingopmerking"/>
              <w:sz w:val="22"/>
              <w:szCs w:val="22"/>
            </w:rPr>
          </w:rPrChange>
        </w:rPr>
        <w:commentReference w:id="848"/>
      </w:r>
      <w:r w:rsidRPr="009C79A2">
        <w:rPr>
          <w:lang w:val="en-GB"/>
          <w:rPrChange w:id="851" w:author="Coens, Alain" w:date="2025-08-20T13:51:00Z" w16du:dateUtc="2025-08-20T11:51:00Z">
            <w:rPr/>
          </w:rPrChange>
        </w:rPr>
        <w:t>overstijgen – Mobile-first, Context-aware, Actionable interfaces</w:t>
      </w:r>
    </w:p>
    <w:p w14:paraId="66008E14" w14:textId="77777777" w:rsidR="00E23AC6" w:rsidRPr="00F35E7E" w:rsidRDefault="00E23AC6" w:rsidP="00CB0CA1">
      <w:r w:rsidRPr="00F35E7E">
        <w:rPr>
          <w:b/>
          <w:bCs/>
        </w:rPr>
        <w:t>Uitdaging</w:t>
      </w:r>
    </w:p>
    <w:p w14:paraId="3E576F8E" w14:textId="77777777" w:rsidR="00E23AC6" w:rsidRPr="00F35E7E" w:rsidRDefault="00E23AC6" w:rsidP="00E23AC6">
      <w:r w:rsidRPr="00F35E7E">
        <w:t>Traditionele digitale toepassingen voor steden en nutsbeheer zijn vaak opgebouwd volgens het klassieke webmodel met hiërarchische menu’s, vaste pagina’s en statische inhoud. Gebruikers moeten zelf door menu’s navigeren om informatie of formulieren te vinden. Dit is log en inefficiënt, zeker voor medewerkers op het terrein die snel en taakgericht moeten kunnen handelen. Hierdoor gaan kostbare tijd en efficiëntie verloren, en blijft de informatievoorziening vaak achter bij de realiteit op het terrein.</w:t>
      </w:r>
    </w:p>
    <w:p w14:paraId="3B5F6FB5" w14:textId="77777777" w:rsidR="00E23AC6" w:rsidRPr="00F35E7E" w:rsidRDefault="00E23AC6" w:rsidP="00CB0CA1">
      <w:r w:rsidRPr="00F35E7E">
        <w:rPr>
          <w:b/>
          <w:bCs/>
        </w:rPr>
        <w:t>Oplossing</w:t>
      </w:r>
    </w:p>
    <w:p w14:paraId="574D336A" w14:textId="77777777" w:rsidR="00E23AC6" w:rsidRPr="00F35E7E" w:rsidRDefault="00E23AC6" w:rsidP="00E23AC6">
      <w:r w:rsidRPr="00F35E7E">
        <w:t xml:space="preserve">Met Digitale Nuts stappen we af van het menu-gedreven model en introduceren we een mobile-first, context-aware en actionable interface. We vertrekken vanuit de concrete taak van de gebruiker en de context waarin die werkt. In plaats van te zoeken in menu’s, krijgt de gebruiker direct de relevante </w:t>
      </w:r>
      <w:r w:rsidRPr="00F35E7E">
        <w:lastRenderedPageBreak/>
        <w:t>acties, informatie en formulieren te zien, afgestemd op het type werk en de locatie.</w:t>
      </w:r>
      <w:r w:rsidRPr="00F35E7E">
        <w:br/>
      </w:r>
      <w:r w:rsidRPr="00F35E7E">
        <w:br/>
        <w:t>Belangrijkste kenmerken:</w:t>
      </w:r>
      <w:r w:rsidRPr="00F35E7E">
        <w:br/>
        <w:t>• Taakgestuurd – de interface toont enkel wat op dat moment nodig is.</w:t>
      </w:r>
      <w:r w:rsidRPr="00F35E7E">
        <w:br/>
        <w:t>• Contextgedreven data-integratie – realtime koppeling van GIPOD-data, stadsdata en terreinobservaties.</w:t>
      </w:r>
      <w:r w:rsidRPr="00F35E7E">
        <w:br/>
        <w:t>• Single-page interactie – acties worden direct verwerkt zonder opnieuw laden van pagina’s.</w:t>
      </w:r>
      <w:r w:rsidRPr="00F35E7E">
        <w:br/>
        <w:t>• Component-gebaseerd ontwerp – herbruikbare bouwstenen zoals kaartweergave en statusindicator.</w:t>
      </w:r>
      <w:r w:rsidRPr="00F35E7E">
        <w:br/>
        <w:t>• Mobile-first – ontworpen voor smartphones en tablets, inclusief offline mogelijkheden.</w:t>
      </w:r>
      <w:r w:rsidRPr="00F35E7E">
        <w:br/>
        <w:t>• AI-integratie – beeldherkenning, spraaknotities en slimme suggesties.</w:t>
      </w:r>
    </w:p>
    <w:p w14:paraId="47BA6058" w14:textId="77777777" w:rsidR="00E23AC6" w:rsidRPr="00F35E7E" w:rsidRDefault="00E23AC6" w:rsidP="00CB0CA1">
      <w:pPr>
        <w:rPr>
          <w:b/>
          <w:bCs/>
        </w:rPr>
      </w:pPr>
      <w:r w:rsidRPr="00F35E7E">
        <w:rPr>
          <w:b/>
          <w:bCs/>
        </w:rPr>
        <w:t>Innovatief karakter</w:t>
      </w:r>
    </w:p>
    <w:p w14:paraId="540EECF4" w14:textId="77777777" w:rsidR="00E23AC6" w:rsidRPr="00F35E7E" w:rsidRDefault="00E23AC6" w:rsidP="00E23AC6">
      <w:r w:rsidRPr="00F35E7E">
        <w:t>Deze aanpak overstijgt het klassieke WIMP-model door gebruikers niet langer passief te laten zoeken, maar actief te ondersteunen met directe en contextuele functionaliteit. Door taakgestuurd en contextgedreven te werken, sluiten we naadloos aan op het werkproces van toezichters en veldmedewerkers. De component-gebaseerde opbouw maakt snelle aanpassingen mogelijk, terwijl AI-tools zoals beeldherkenning extra efficiëntie en kwaliteitsborging toevoegen. Dit verhoogt de nauwkeurigheid van vaststellingen en versnelt de administratieve afhandeling.</w:t>
      </w:r>
    </w:p>
    <w:p w14:paraId="5BA53670" w14:textId="77777777" w:rsidR="00E23AC6" w:rsidRPr="00F35E7E" w:rsidRDefault="00E23AC6" w:rsidP="00CB0CA1">
      <w:r w:rsidRPr="00F35E7E">
        <w:rPr>
          <w:b/>
          <w:bCs/>
        </w:rPr>
        <w:t>Impact</w:t>
      </w:r>
    </w:p>
    <w:p w14:paraId="6C2652CF" w14:textId="77777777" w:rsidR="00E23AC6" w:rsidRPr="00F35E7E" w:rsidRDefault="00E23AC6" w:rsidP="00E23AC6">
      <w:r w:rsidRPr="00F35E7E">
        <w:t>• Efficiëntere werkprocessen – minder tijd verloren aan zoeken en navigeren.</w:t>
      </w:r>
      <w:r w:rsidRPr="00F35E7E">
        <w:br/>
        <w:t>• Hogere kwaliteit van gegevens – vaststellingen worden direct gekoppeld aan de juiste context.</w:t>
      </w:r>
      <w:r w:rsidRPr="00F35E7E">
        <w:br/>
        <w:t>• Snellere opvolging – real-time toegang tot actuele data maakt directe actie mogelijk.</w:t>
      </w:r>
      <w:r w:rsidRPr="00F35E7E">
        <w:br/>
        <w:t>• Minder administratieve last – handelingen worden in één scherm afgehandeld.</w:t>
      </w:r>
      <w:r w:rsidRPr="00F35E7E">
        <w:br/>
        <w:t>• Verbeterde communicatie – alle betrokken partijen werken met dezelfde actuele informatie.</w:t>
      </w:r>
    </w:p>
    <w:p w14:paraId="1543AD2A" w14:textId="3D60A83D" w:rsidR="00E23AC6" w:rsidRPr="00F35E7E" w:rsidRDefault="00E23AC6" w:rsidP="00CB0CA1">
      <w:r w:rsidRPr="00F35E7E">
        <w:rPr>
          <w:b/>
          <w:bCs/>
        </w:rPr>
        <w:t>Schaalbaarheid</w:t>
      </w:r>
    </w:p>
    <w:p w14:paraId="6056CF57" w14:textId="77777777" w:rsidR="00E23AC6" w:rsidRPr="00F35E7E" w:rsidRDefault="00E23AC6" w:rsidP="00E23AC6">
      <w:r w:rsidRPr="00F35E7E">
        <w:t>De component-gebaseerde architectuur maakt het eenvoudig om deze aanpak uit te rollen naar andere steden en partners, zonder telkens een volledig nieuw systeem te ontwikkelen. Omdat de toepassing gebruikmaakt van gestandaardiseerde koppelingen met GIPOD, stadsdataplatformen en nutsbedrijven, kan het model op Vlaams niveau worden toegepast. Dit bevordert samenwerking en uitwisseling tussen steden, nutsbedrijven en aannemers.</w:t>
      </w:r>
    </w:p>
    <w:p w14:paraId="3D3890A8" w14:textId="30459974" w:rsidR="00656CC2" w:rsidRPr="00F35E7E" w:rsidRDefault="00656CC2" w:rsidP="009F267A">
      <w:pPr>
        <w:spacing w:after="220" w:line="260" w:lineRule="exact"/>
        <w:rPr>
          <w:rFonts w:eastAsia="Segoe UI" w:cstheme="minorHAnsi"/>
          <w:b/>
          <w:bCs/>
          <w:color w:val="000000" w:themeColor="text1"/>
        </w:rPr>
      </w:pPr>
    </w:p>
    <w:p w14:paraId="3B5F5CB4" w14:textId="77777777" w:rsidR="008413F4" w:rsidRPr="00EB5055" w:rsidRDefault="008413F4" w:rsidP="00EB5055">
      <w:pPr>
        <w:pStyle w:val="kleinetitel"/>
      </w:pPr>
      <w:r w:rsidRPr="00EB5055">
        <w:t>Hoe zou de toezicht-app eruit kunnen zien?</w:t>
      </w:r>
    </w:p>
    <w:p w14:paraId="54743AE2" w14:textId="77777777" w:rsidR="008413F4" w:rsidRPr="00F57C6A" w:rsidRDefault="008413F4" w:rsidP="008413F4">
      <w:pPr>
        <w:spacing w:after="220" w:line="260" w:lineRule="exact"/>
        <w:rPr>
          <w:rFonts w:eastAsia="Segoe UI" w:cstheme="minorHAnsi"/>
          <w:color w:val="000000" w:themeColor="text1"/>
        </w:rPr>
      </w:pPr>
      <w:r w:rsidRPr="00F57C6A">
        <w:rPr>
          <w:rFonts w:eastAsia="Segoe UI" w:cstheme="minorHAnsi"/>
          <w:color w:val="000000" w:themeColor="text1"/>
        </w:rPr>
        <w:t>Een veldtoepassing voor toezichters van Stad Antwerpen kan bestaan uit volgende modules / schermen, gegroepeerd rond gebruiksmomenten:</w:t>
      </w:r>
    </w:p>
    <w:p w14:paraId="4FD9C38A" w14:textId="4D696364" w:rsidR="008413F4" w:rsidRPr="00F57C6A" w:rsidRDefault="00B964BE" w:rsidP="008413F4">
      <w:pPr>
        <w:spacing w:after="220" w:line="260" w:lineRule="exact"/>
        <w:rPr>
          <w:rFonts w:eastAsia="Segoe UI" w:cstheme="minorHAnsi"/>
          <w:b/>
          <w:bCs/>
          <w:color w:val="000000" w:themeColor="text1"/>
        </w:rPr>
      </w:pPr>
      <w:r w:rsidRPr="00F35E7E">
        <w:rPr>
          <w:noProof/>
        </w:rPr>
        <w:lastRenderedPageBreak/>
        <w:drawing>
          <wp:anchor distT="0" distB="0" distL="114300" distR="114300" simplePos="0" relativeHeight="251658240" behindDoc="0" locked="0" layoutInCell="1" allowOverlap="1" wp14:anchorId="2F565755" wp14:editId="0D6B0062">
            <wp:simplePos x="0" y="0"/>
            <wp:positionH relativeFrom="column">
              <wp:posOffset>3873557</wp:posOffset>
            </wp:positionH>
            <wp:positionV relativeFrom="paragraph">
              <wp:posOffset>17145</wp:posOffset>
            </wp:positionV>
            <wp:extent cx="2366010" cy="3550285"/>
            <wp:effectExtent l="0" t="0" r="0" b="0"/>
            <wp:wrapSquare wrapText="bothSides"/>
            <wp:docPr id="2021794736" name="Afbeelding 7" descr="Smartphone-interface voor inspec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Smartphone-interface voor inspecteur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66010" cy="3550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413F4" w:rsidRPr="00F57C6A">
        <w:rPr>
          <w:rFonts w:eastAsia="Segoe UI" w:cstheme="minorHAnsi"/>
          <w:b/>
          <w:bCs/>
          <w:color w:val="000000" w:themeColor="text1"/>
        </w:rPr>
        <w:t>1. Startscherm: "Mijn Werven Vandaag"</w:t>
      </w:r>
    </w:p>
    <w:p w14:paraId="702F63FD" w14:textId="48862B53" w:rsidR="008413F4" w:rsidRPr="00F57C6A" w:rsidRDefault="008413F4" w:rsidP="00D27DAD">
      <w:pPr>
        <w:numPr>
          <w:ilvl w:val="0"/>
          <w:numId w:val="19"/>
        </w:numPr>
        <w:spacing w:after="0" w:line="260" w:lineRule="exact"/>
        <w:rPr>
          <w:rFonts w:eastAsia="Segoe UI" w:cstheme="minorHAnsi"/>
          <w:color w:val="000000" w:themeColor="text1"/>
        </w:rPr>
      </w:pPr>
      <w:r w:rsidRPr="00F57C6A">
        <w:rPr>
          <w:rFonts w:eastAsia="Segoe UI" w:cstheme="minorHAnsi"/>
          <w:color w:val="000000" w:themeColor="text1"/>
        </w:rPr>
        <w:t>Lijst van openstaande toezichttaken op basis van locatie &amp; planning</w:t>
      </w:r>
    </w:p>
    <w:p w14:paraId="651BDF76" w14:textId="77777777" w:rsidR="008413F4" w:rsidRPr="00F57C6A" w:rsidRDefault="008413F4" w:rsidP="00D27DAD">
      <w:pPr>
        <w:numPr>
          <w:ilvl w:val="0"/>
          <w:numId w:val="19"/>
        </w:numPr>
        <w:spacing w:after="0" w:line="260" w:lineRule="exact"/>
        <w:rPr>
          <w:rFonts w:eastAsia="Segoe UI" w:cstheme="minorHAnsi"/>
          <w:color w:val="000000" w:themeColor="text1"/>
        </w:rPr>
      </w:pPr>
      <w:r w:rsidRPr="00F57C6A">
        <w:rPr>
          <w:rFonts w:eastAsia="Segoe UI" w:cstheme="minorHAnsi"/>
          <w:color w:val="000000" w:themeColor="text1"/>
        </w:rPr>
        <w:t>Live kaartje met geolocatie</w:t>
      </w:r>
    </w:p>
    <w:p w14:paraId="7958AA20" w14:textId="77777777" w:rsidR="008413F4" w:rsidRPr="00F57C6A" w:rsidRDefault="008413F4" w:rsidP="00D27DAD">
      <w:pPr>
        <w:numPr>
          <w:ilvl w:val="0"/>
          <w:numId w:val="19"/>
        </w:numPr>
        <w:spacing w:after="0" w:line="260" w:lineRule="exact"/>
        <w:rPr>
          <w:rFonts w:eastAsia="Segoe UI" w:cstheme="minorHAnsi"/>
          <w:color w:val="000000" w:themeColor="text1"/>
        </w:rPr>
      </w:pPr>
      <w:r w:rsidRPr="00F57C6A">
        <w:rPr>
          <w:rFonts w:eastAsia="Segoe UI" w:cstheme="minorHAnsi"/>
          <w:color w:val="000000" w:themeColor="text1"/>
        </w:rPr>
        <w:t>Filter op type werk: nuts, aanwerken bouw, onderhoud, districtsvraag, etc.</w:t>
      </w:r>
    </w:p>
    <w:p w14:paraId="59837BEB" w14:textId="77777777" w:rsidR="008413F4" w:rsidRPr="00F57C6A" w:rsidRDefault="00000000" w:rsidP="008413F4">
      <w:pPr>
        <w:spacing w:after="220" w:line="260" w:lineRule="exact"/>
        <w:rPr>
          <w:rFonts w:eastAsia="Segoe UI" w:cstheme="minorHAnsi"/>
          <w:b/>
          <w:bCs/>
          <w:color w:val="000000" w:themeColor="text1"/>
        </w:rPr>
      </w:pPr>
      <w:r>
        <w:rPr>
          <w:rFonts w:eastAsia="Segoe UI" w:cstheme="minorHAnsi"/>
          <w:b/>
          <w:bCs/>
          <w:color w:val="000000" w:themeColor="text1"/>
        </w:rPr>
        <w:pict w14:anchorId="6FC1D36F">
          <v:rect id="_x0000_i1031" style="width:0;height:1.5pt" o:hralign="center" o:hrstd="t" o:hr="t" fillcolor="#a0a0a0" stroked="f"/>
        </w:pict>
      </w:r>
    </w:p>
    <w:p w14:paraId="2435CE99" w14:textId="47005919" w:rsidR="008413F4" w:rsidRPr="00F57C6A" w:rsidRDefault="008413F4" w:rsidP="008413F4">
      <w:pPr>
        <w:spacing w:after="220" w:line="260" w:lineRule="exact"/>
        <w:rPr>
          <w:rFonts w:eastAsia="Segoe UI" w:cstheme="minorHAnsi"/>
          <w:b/>
          <w:bCs/>
          <w:color w:val="000000" w:themeColor="text1"/>
        </w:rPr>
      </w:pPr>
      <w:r w:rsidRPr="00F57C6A">
        <w:rPr>
          <w:rFonts w:eastAsia="Segoe UI" w:cstheme="minorHAnsi"/>
          <w:b/>
          <w:bCs/>
          <w:color w:val="000000" w:themeColor="text1"/>
        </w:rPr>
        <w:t>2. Vaststelling maken</w:t>
      </w:r>
    </w:p>
    <w:p w14:paraId="3F439075" w14:textId="06E6D206" w:rsidR="008413F4" w:rsidRPr="00F57C6A" w:rsidRDefault="008413F4" w:rsidP="00D27DAD">
      <w:pPr>
        <w:numPr>
          <w:ilvl w:val="0"/>
          <w:numId w:val="20"/>
        </w:numPr>
        <w:spacing w:after="0" w:line="260" w:lineRule="exact"/>
        <w:rPr>
          <w:rFonts w:eastAsia="Segoe UI" w:cstheme="minorHAnsi"/>
          <w:color w:val="000000" w:themeColor="text1"/>
        </w:rPr>
      </w:pPr>
      <w:r w:rsidRPr="00F57C6A">
        <w:rPr>
          <w:rFonts w:eastAsia="Segoe UI" w:cstheme="minorHAnsi"/>
          <w:color w:val="000000" w:themeColor="text1"/>
        </w:rPr>
        <w:t>Foto toevoegen of nemen</w:t>
      </w:r>
    </w:p>
    <w:p w14:paraId="1E09C048" w14:textId="7645335F" w:rsidR="008413F4" w:rsidRPr="00F57C6A" w:rsidRDefault="008413F4" w:rsidP="00D27DAD">
      <w:pPr>
        <w:numPr>
          <w:ilvl w:val="0"/>
          <w:numId w:val="20"/>
        </w:numPr>
        <w:spacing w:after="0" w:line="260" w:lineRule="exact"/>
        <w:rPr>
          <w:rFonts w:eastAsia="Segoe UI" w:cstheme="minorHAnsi"/>
          <w:color w:val="000000" w:themeColor="text1"/>
        </w:rPr>
      </w:pPr>
      <w:r w:rsidRPr="00F57C6A">
        <w:rPr>
          <w:rFonts w:eastAsia="Segoe UI" w:cstheme="minorHAnsi"/>
          <w:color w:val="000000" w:themeColor="text1"/>
        </w:rPr>
        <w:t>Notitieveld (met sjablonen voor standaardformuleringen)</w:t>
      </w:r>
    </w:p>
    <w:p w14:paraId="77225395" w14:textId="7F41919A" w:rsidR="008413F4" w:rsidRPr="00F57C6A" w:rsidRDefault="008413F4" w:rsidP="00D27DAD">
      <w:pPr>
        <w:numPr>
          <w:ilvl w:val="0"/>
          <w:numId w:val="20"/>
        </w:numPr>
        <w:spacing w:after="0" w:line="260" w:lineRule="exact"/>
        <w:rPr>
          <w:rFonts w:eastAsia="Segoe UI" w:cstheme="minorHAnsi"/>
          <w:color w:val="000000" w:themeColor="text1"/>
        </w:rPr>
      </w:pPr>
      <w:r w:rsidRPr="00F57C6A">
        <w:rPr>
          <w:rFonts w:eastAsia="Segoe UI" w:cstheme="minorHAnsi"/>
          <w:color w:val="000000" w:themeColor="text1"/>
        </w:rPr>
        <w:t>Koppeling aan dossiernummer of GIPOD-ID</w:t>
      </w:r>
    </w:p>
    <w:p w14:paraId="7AED7BA1" w14:textId="549C35E4" w:rsidR="008413F4" w:rsidRPr="00F57C6A" w:rsidRDefault="008413F4" w:rsidP="00D27DAD">
      <w:pPr>
        <w:numPr>
          <w:ilvl w:val="0"/>
          <w:numId w:val="20"/>
        </w:numPr>
        <w:spacing w:after="0" w:line="260" w:lineRule="exact"/>
        <w:rPr>
          <w:rFonts w:eastAsia="Segoe UI" w:cstheme="minorHAnsi"/>
          <w:color w:val="000000" w:themeColor="text1"/>
        </w:rPr>
      </w:pPr>
      <w:r w:rsidRPr="00F57C6A">
        <w:rPr>
          <w:rFonts w:eastAsia="Segoe UI" w:cstheme="minorHAnsi"/>
          <w:color w:val="000000" w:themeColor="text1"/>
        </w:rPr>
        <w:t>Koppeling aan lijst met controlepunten (herstelkwaliteit, signalisatie, vergunningstatus)</w:t>
      </w:r>
    </w:p>
    <w:p w14:paraId="03ACBD1D" w14:textId="77777777" w:rsidR="008413F4" w:rsidRPr="00F57C6A" w:rsidRDefault="00000000" w:rsidP="008413F4">
      <w:pPr>
        <w:spacing w:after="220" w:line="260" w:lineRule="exact"/>
        <w:rPr>
          <w:rFonts w:eastAsia="Segoe UI" w:cstheme="minorHAnsi"/>
          <w:b/>
          <w:bCs/>
          <w:color w:val="000000" w:themeColor="text1"/>
        </w:rPr>
      </w:pPr>
      <w:r>
        <w:rPr>
          <w:rFonts w:eastAsia="Segoe UI" w:cstheme="minorHAnsi"/>
          <w:b/>
          <w:bCs/>
          <w:color w:val="000000" w:themeColor="text1"/>
        </w:rPr>
        <w:pict w14:anchorId="79D92BDA">
          <v:rect id="_x0000_i1032" style="width:0;height:1.5pt" o:hralign="center" o:hrstd="t" o:hr="t" fillcolor="#a0a0a0" stroked="f"/>
        </w:pict>
      </w:r>
    </w:p>
    <w:p w14:paraId="14DFAB20" w14:textId="405E6A1B" w:rsidR="008413F4" w:rsidRPr="00F57C6A" w:rsidRDefault="008413F4" w:rsidP="008413F4">
      <w:pPr>
        <w:spacing w:after="220" w:line="260" w:lineRule="exact"/>
        <w:rPr>
          <w:rFonts w:eastAsia="Segoe UI" w:cstheme="minorHAnsi"/>
          <w:b/>
          <w:bCs/>
          <w:color w:val="000000" w:themeColor="text1"/>
        </w:rPr>
      </w:pPr>
      <w:r w:rsidRPr="00F57C6A">
        <w:rPr>
          <w:rFonts w:eastAsia="Segoe UI" w:cstheme="minorHAnsi"/>
          <w:b/>
          <w:bCs/>
          <w:color w:val="000000" w:themeColor="text1"/>
        </w:rPr>
        <w:t>3. Documenten &amp; Vergunningen</w:t>
      </w:r>
    </w:p>
    <w:p w14:paraId="0D6B0099" w14:textId="77777777" w:rsidR="0092558D" w:rsidRDefault="008413F4" w:rsidP="00D27DAD">
      <w:pPr>
        <w:numPr>
          <w:ilvl w:val="0"/>
          <w:numId w:val="21"/>
        </w:numPr>
        <w:spacing w:after="0" w:line="260" w:lineRule="exact"/>
        <w:rPr>
          <w:rFonts w:eastAsia="Segoe UI" w:cstheme="minorHAnsi"/>
          <w:color w:val="000000" w:themeColor="text1"/>
        </w:rPr>
      </w:pPr>
      <w:r w:rsidRPr="00F57C6A">
        <w:rPr>
          <w:rFonts w:eastAsia="Segoe UI" w:cstheme="minorHAnsi"/>
          <w:color w:val="000000" w:themeColor="text1"/>
        </w:rPr>
        <w:t>Opzoeken van signalisatievergunning</w:t>
      </w:r>
    </w:p>
    <w:p w14:paraId="3D07EDD9" w14:textId="77777777" w:rsidR="0092558D" w:rsidRDefault="008413F4" w:rsidP="00D27DAD">
      <w:pPr>
        <w:numPr>
          <w:ilvl w:val="0"/>
          <w:numId w:val="21"/>
        </w:numPr>
        <w:spacing w:after="0" w:line="260" w:lineRule="exact"/>
        <w:rPr>
          <w:rFonts w:eastAsia="Segoe UI" w:cstheme="minorHAnsi"/>
          <w:color w:val="000000" w:themeColor="text1"/>
        </w:rPr>
      </w:pPr>
      <w:r w:rsidRPr="00F57C6A">
        <w:rPr>
          <w:rFonts w:eastAsia="Segoe UI" w:cstheme="minorHAnsi"/>
          <w:color w:val="000000" w:themeColor="text1"/>
        </w:rPr>
        <w:t>Domeintoelating of werftoelating opzoeken via adres, naam of dossiercode</w:t>
      </w:r>
    </w:p>
    <w:p w14:paraId="2615C1E5" w14:textId="29D0743C" w:rsidR="008413F4" w:rsidRPr="00F57C6A" w:rsidRDefault="008413F4" w:rsidP="00D27DAD">
      <w:pPr>
        <w:numPr>
          <w:ilvl w:val="0"/>
          <w:numId w:val="21"/>
        </w:numPr>
        <w:spacing w:after="0" w:line="260" w:lineRule="exact"/>
        <w:rPr>
          <w:rFonts w:eastAsia="Segoe UI" w:cstheme="minorHAnsi"/>
          <w:color w:val="000000" w:themeColor="text1"/>
        </w:rPr>
      </w:pPr>
      <w:r w:rsidRPr="00F57C6A">
        <w:rPr>
          <w:rFonts w:eastAsia="Segoe UI" w:cstheme="minorHAnsi"/>
          <w:color w:val="000000" w:themeColor="text1"/>
        </w:rPr>
        <w:t>Raadplegen van lastvoorwaarden of bijzonderheden</w:t>
      </w:r>
    </w:p>
    <w:p w14:paraId="2BBC3E71" w14:textId="50E15AF9" w:rsidR="008413F4" w:rsidRPr="00F57C6A" w:rsidRDefault="008413F4" w:rsidP="00D27DAD">
      <w:pPr>
        <w:numPr>
          <w:ilvl w:val="0"/>
          <w:numId w:val="21"/>
        </w:numPr>
        <w:spacing w:after="0" w:line="260" w:lineRule="exact"/>
        <w:rPr>
          <w:rFonts w:eastAsia="Segoe UI" w:cstheme="minorHAnsi"/>
          <w:color w:val="000000" w:themeColor="text1"/>
        </w:rPr>
      </w:pPr>
      <w:r w:rsidRPr="00F57C6A">
        <w:rPr>
          <w:rFonts w:eastAsia="Segoe UI" w:cstheme="minorHAnsi"/>
          <w:color w:val="000000" w:themeColor="text1"/>
        </w:rPr>
        <w:t>Opslaan in de offline cache voor veldgebruik</w:t>
      </w:r>
    </w:p>
    <w:p w14:paraId="6FB43D21" w14:textId="697FCEE8" w:rsidR="008413F4" w:rsidRPr="00F57C6A" w:rsidRDefault="00000000" w:rsidP="008413F4">
      <w:pPr>
        <w:spacing w:after="220" w:line="260" w:lineRule="exact"/>
        <w:rPr>
          <w:rFonts w:eastAsia="Segoe UI" w:cstheme="minorHAnsi"/>
          <w:b/>
          <w:bCs/>
          <w:color w:val="000000" w:themeColor="text1"/>
        </w:rPr>
      </w:pPr>
      <w:r>
        <w:rPr>
          <w:rFonts w:eastAsia="Segoe UI" w:cstheme="minorHAnsi"/>
          <w:b/>
          <w:bCs/>
          <w:color w:val="000000" w:themeColor="text1"/>
        </w:rPr>
        <w:pict w14:anchorId="1B744501">
          <v:rect id="_x0000_i1033" style="width:0;height:1.5pt" o:hralign="center" o:hrstd="t" o:hr="t" fillcolor="#a0a0a0" stroked="f"/>
        </w:pict>
      </w:r>
    </w:p>
    <w:p w14:paraId="709A1126" w14:textId="4FA7A1DE" w:rsidR="008413F4" w:rsidRPr="00F57C6A" w:rsidRDefault="008413F4" w:rsidP="008413F4">
      <w:pPr>
        <w:spacing w:after="220" w:line="260" w:lineRule="exact"/>
        <w:rPr>
          <w:rFonts w:eastAsia="Segoe UI" w:cstheme="minorHAnsi"/>
          <w:b/>
          <w:bCs/>
          <w:color w:val="000000" w:themeColor="text1"/>
        </w:rPr>
      </w:pPr>
      <w:r w:rsidRPr="00F57C6A">
        <w:rPr>
          <w:rFonts w:eastAsia="Segoe UI" w:cstheme="minorHAnsi"/>
          <w:b/>
          <w:bCs/>
          <w:color w:val="000000" w:themeColor="text1"/>
        </w:rPr>
        <w:t xml:space="preserve"> 4. Toolbox voor beoordeling</w:t>
      </w:r>
    </w:p>
    <w:p w14:paraId="6190C9E0" w14:textId="301F2DC5" w:rsidR="008413F4" w:rsidRPr="00F57C6A" w:rsidRDefault="008413F4" w:rsidP="00D27DAD">
      <w:pPr>
        <w:numPr>
          <w:ilvl w:val="0"/>
          <w:numId w:val="22"/>
        </w:numPr>
        <w:spacing w:after="220" w:line="260" w:lineRule="exact"/>
        <w:rPr>
          <w:rFonts w:eastAsia="Segoe UI" w:cstheme="minorHAnsi"/>
          <w:b/>
          <w:bCs/>
          <w:color w:val="000000" w:themeColor="text1"/>
        </w:rPr>
      </w:pPr>
      <w:r w:rsidRPr="00F57C6A">
        <w:rPr>
          <w:rFonts w:eastAsia="Segoe UI" w:cstheme="minorHAnsi"/>
          <w:b/>
          <w:bCs/>
          <w:color w:val="000000" w:themeColor="text1"/>
        </w:rPr>
        <w:t>Checklists voor:</w:t>
      </w:r>
    </w:p>
    <w:p w14:paraId="0A9D85F2" w14:textId="41146D69" w:rsidR="008413F4" w:rsidRPr="00F57C6A" w:rsidRDefault="008413F4" w:rsidP="00D27DAD">
      <w:pPr>
        <w:numPr>
          <w:ilvl w:val="1"/>
          <w:numId w:val="22"/>
        </w:numPr>
        <w:spacing w:after="0" w:line="260" w:lineRule="exact"/>
        <w:rPr>
          <w:rFonts w:eastAsia="Segoe UI" w:cstheme="minorHAnsi"/>
          <w:color w:val="000000" w:themeColor="text1"/>
        </w:rPr>
      </w:pPr>
      <w:r w:rsidRPr="00F57C6A">
        <w:rPr>
          <w:rFonts w:eastAsia="Segoe UI" w:cstheme="minorHAnsi"/>
          <w:color w:val="000000" w:themeColor="text1"/>
        </w:rPr>
        <w:t>Herstel in natuursteen / asfalt</w:t>
      </w:r>
    </w:p>
    <w:p w14:paraId="58285A26" w14:textId="77777777" w:rsidR="008413F4" w:rsidRPr="00F57C6A" w:rsidRDefault="008413F4" w:rsidP="00D27DAD">
      <w:pPr>
        <w:numPr>
          <w:ilvl w:val="1"/>
          <w:numId w:val="22"/>
        </w:numPr>
        <w:spacing w:after="0" w:line="260" w:lineRule="exact"/>
        <w:rPr>
          <w:rFonts w:eastAsia="Segoe UI" w:cstheme="minorHAnsi"/>
          <w:color w:val="000000" w:themeColor="text1"/>
        </w:rPr>
      </w:pPr>
      <w:r w:rsidRPr="00F57C6A">
        <w:rPr>
          <w:rFonts w:eastAsia="Segoe UI" w:cstheme="minorHAnsi"/>
          <w:color w:val="000000" w:themeColor="text1"/>
        </w:rPr>
        <w:t>Tijdelijke versus definitieve aanleg</w:t>
      </w:r>
    </w:p>
    <w:p w14:paraId="1F17375A" w14:textId="22831172" w:rsidR="008413F4" w:rsidRPr="00F57C6A" w:rsidRDefault="008413F4" w:rsidP="00D27DAD">
      <w:pPr>
        <w:numPr>
          <w:ilvl w:val="1"/>
          <w:numId w:val="22"/>
        </w:numPr>
        <w:spacing w:after="0" w:line="260" w:lineRule="exact"/>
        <w:rPr>
          <w:rFonts w:eastAsia="Segoe UI" w:cstheme="minorHAnsi"/>
          <w:color w:val="000000" w:themeColor="text1"/>
        </w:rPr>
      </w:pPr>
      <w:r w:rsidRPr="00F35E7E">
        <w:rPr>
          <w:rFonts w:eastAsia="Segoe UI" w:cstheme="minorHAnsi"/>
          <w:color w:val="000000" w:themeColor="text1"/>
        </w:rPr>
        <w:t>Domeinv</w:t>
      </w:r>
      <w:r w:rsidRPr="00F57C6A">
        <w:rPr>
          <w:rFonts w:eastAsia="Segoe UI" w:cstheme="minorHAnsi"/>
          <w:color w:val="000000" w:themeColor="text1"/>
        </w:rPr>
        <w:t>ergunningsvoorwaarden</w:t>
      </w:r>
    </w:p>
    <w:p w14:paraId="58B33F7A" w14:textId="4A6AE794" w:rsidR="008413F4" w:rsidRPr="00F57C6A" w:rsidRDefault="008413F4" w:rsidP="00D27DAD">
      <w:pPr>
        <w:numPr>
          <w:ilvl w:val="0"/>
          <w:numId w:val="22"/>
        </w:numPr>
        <w:spacing w:after="220" w:line="260" w:lineRule="exact"/>
        <w:rPr>
          <w:rFonts w:eastAsia="Segoe UI" w:cstheme="minorHAnsi"/>
          <w:b/>
          <w:bCs/>
          <w:color w:val="000000" w:themeColor="text1"/>
        </w:rPr>
      </w:pPr>
      <w:r w:rsidRPr="00F57C6A">
        <w:rPr>
          <w:rFonts w:eastAsia="Segoe UI" w:cstheme="minorHAnsi"/>
          <w:b/>
          <w:bCs/>
          <w:color w:val="000000" w:themeColor="text1"/>
        </w:rPr>
        <w:t>Quick access tot:</w:t>
      </w:r>
    </w:p>
    <w:p w14:paraId="6F97059B" w14:textId="53F1B01F" w:rsidR="008413F4" w:rsidRPr="00F57C6A" w:rsidRDefault="008413F4" w:rsidP="00D27DAD">
      <w:pPr>
        <w:numPr>
          <w:ilvl w:val="1"/>
          <w:numId w:val="22"/>
        </w:numPr>
        <w:spacing w:after="0" w:line="260" w:lineRule="exact"/>
        <w:rPr>
          <w:rFonts w:eastAsia="Segoe UI" w:cstheme="minorHAnsi"/>
          <w:color w:val="000000" w:themeColor="text1"/>
        </w:rPr>
      </w:pPr>
      <w:r w:rsidRPr="00F57C6A">
        <w:rPr>
          <w:rFonts w:eastAsia="Segoe UI" w:cstheme="minorHAnsi"/>
          <w:color w:val="000000" w:themeColor="text1"/>
        </w:rPr>
        <w:t>OSLO-standaardvelden</w:t>
      </w:r>
    </w:p>
    <w:p w14:paraId="0FBF06CB" w14:textId="77777777" w:rsidR="008413F4" w:rsidRPr="00F57C6A" w:rsidRDefault="008413F4" w:rsidP="00D27DAD">
      <w:pPr>
        <w:numPr>
          <w:ilvl w:val="1"/>
          <w:numId w:val="22"/>
        </w:numPr>
        <w:spacing w:after="0" w:line="260" w:lineRule="exact"/>
        <w:rPr>
          <w:rFonts w:eastAsia="Segoe UI" w:cstheme="minorHAnsi"/>
          <w:color w:val="000000" w:themeColor="text1"/>
        </w:rPr>
      </w:pPr>
      <w:r w:rsidRPr="00F57C6A">
        <w:rPr>
          <w:rFonts w:eastAsia="Segoe UI" w:cstheme="minorHAnsi"/>
          <w:color w:val="000000" w:themeColor="text1"/>
        </w:rPr>
        <w:t>Code Nuts checklist</w:t>
      </w:r>
    </w:p>
    <w:p w14:paraId="2E745A69" w14:textId="51842EE0" w:rsidR="008413F4" w:rsidRPr="00F35E7E" w:rsidRDefault="008413F4" w:rsidP="00D27DAD">
      <w:pPr>
        <w:numPr>
          <w:ilvl w:val="1"/>
          <w:numId w:val="22"/>
        </w:numPr>
        <w:spacing w:after="0" w:line="260" w:lineRule="exact"/>
        <w:rPr>
          <w:rFonts w:eastAsia="Segoe UI" w:cstheme="minorHAnsi"/>
          <w:color w:val="000000" w:themeColor="text1"/>
        </w:rPr>
      </w:pPr>
      <w:r w:rsidRPr="00F57C6A">
        <w:rPr>
          <w:rFonts w:eastAsia="Segoe UI" w:cstheme="minorHAnsi"/>
          <w:color w:val="000000" w:themeColor="text1"/>
        </w:rPr>
        <w:t>Eigen bestek (Standaardbestek 250)</w:t>
      </w:r>
    </w:p>
    <w:p w14:paraId="40BD3E9E" w14:textId="00826188" w:rsidR="008413F4" w:rsidRPr="00F57C6A" w:rsidRDefault="008413F4" w:rsidP="00D27DAD">
      <w:pPr>
        <w:numPr>
          <w:ilvl w:val="1"/>
          <w:numId w:val="22"/>
        </w:numPr>
        <w:spacing w:after="0" w:line="260" w:lineRule="exact"/>
        <w:rPr>
          <w:rFonts w:eastAsia="Segoe UI" w:cstheme="minorHAnsi"/>
          <w:color w:val="000000" w:themeColor="text1"/>
        </w:rPr>
      </w:pPr>
      <w:r w:rsidRPr="00F35E7E">
        <w:rPr>
          <w:rFonts w:eastAsia="Segoe UI" w:cstheme="minorHAnsi"/>
          <w:color w:val="000000" w:themeColor="text1"/>
        </w:rPr>
        <w:t>Reglementen</w:t>
      </w:r>
    </w:p>
    <w:p w14:paraId="37181063" w14:textId="324EC34D" w:rsidR="008413F4" w:rsidRPr="00F57C6A" w:rsidRDefault="00000000" w:rsidP="008413F4">
      <w:pPr>
        <w:spacing w:after="220" w:line="260" w:lineRule="exact"/>
        <w:rPr>
          <w:rFonts w:eastAsia="Segoe UI" w:cstheme="minorHAnsi"/>
          <w:b/>
          <w:bCs/>
          <w:color w:val="000000" w:themeColor="text1"/>
        </w:rPr>
      </w:pPr>
      <w:r>
        <w:rPr>
          <w:rFonts w:eastAsia="Segoe UI" w:cstheme="minorHAnsi"/>
          <w:b/>
          <w:bCs/>
          <w:color w:val="000000" w:themeColor="text1"/>
        </w:rPr>
        <w:pict w14:anchorId="5688061D">
          <v:rect id="_x0000_i1034" style="width:0;height:1.5pt" o:hralign="center" o:hrstd="t" o:hr="t" fillcolor="#a0a0a0" stroked="f"/>
        </w:pict>
      </w:r>
    </w:p>
    <w:p w14:paraId="31396967" w14:textId="745F67BF" w:rsidR="008413F4" w:rsidRPr="00F57C6A" w:rsidRDefault="008413F4" w:rsidP="008413F4">
      <w:pPr>
        <w:spacing w:after="220" w:line="260" w:lineRule="exact"/>
        <w:rPr>
          <w:rFonts w:eastAsia="Segoe UI" w:cstheme="minorHAnsi"/>
          <w:b/>
          <w:bCs/>
          <w:color w:val="000000" w:themeColor="text1"/>
        </w:rPr>
      </w:pPr>
      <w:r w:rsidRPr="00F57C6A">
        <w:rPr>
          <w:rFonts w:eastAsia="Segoe UI" w:cstheme="minorHAnsi"/>
          <w:b/>
          <w:bCs/>
          <w:color w:val="000000" w:themeColor="text1"/>
        </w:rPr>
        <w:t>5. Synchronisatie &amp; Rapportering</w:t>
      </w:r>
    </w:p>
    <w:p w14:paraId="028D5A2E" w14:textId="77777777" w:rsidR="008413F4" w:rsidRPr="00F57C6A" w:rsidRDefault="008413F4" w:rsidP="00D27DAD">
      <w:pPr>
        <w:numPr>
          <w:ilvl w:val="0"/>
          <w:numId w:val="23"/>
        </w:numPr>
        <w:spacing w:after="0" w:line="240" w:lineRule="auto"/>
        <w:rPr>
          <w:rFonts w:eastAsia="Segoe UI" w:cstheme="minorHAnsi"/>
          <w:color w:val="000000" w:themeColor="text1"/>
        </w:rPr>
      </w:pPr>
      <w:r w:rsidRPr="00F57C6A">
        <w:rPr>
          <w:rFonts w:eastAsia="Segoe UI" w:cstheme="minorHAnsi"/>
          <w:color w:val="000000" w:themeColor="text1"/>
        </w:rPr>
        <w:t>Offline werken en synchroniseren zodra er verbinding is</w:t>
      </w:r>
    </w:p>
    <w:p w14:paraId="03C94E50" w14:textId="77777777" w:rsidR="008413F4" w:rsidRPr="00F57C6A" w:rsidRDefault="008413F4" w:rsidP="00D27DAD">
      <w:pPr>
        <w:numPr>
          <w:ilvl w:val="0"/>
          <w:numId w:val="23"/>
        </w:numPr>
        <w:spacing w:after="0" w:line="240" w:lineRule="auto"/>
        <w:rPr>
          <w:rFonts w:eastAsia="Segoe UI" w:cstheme="minorHAnsi"/>
          <w:color w:val="000000" w:themeColor="text1"/>
        </w:rPr>
      </w:pPr>
      <w:r w:rsidRPr="00F57C6A">
        <w:rPr>
          <w:rFonts w:eastAsia="Segoe UI" w:cstheme="minorHAnsi"/>
          <w:color w:val="000000" w:themeColor="text1"/>
        </w:rPr>
        <w:t>Automatisch dagverslag (gegenereerd uit vaststellingen)</w:t>
      </w:r>
    </w:p>
    <w:p w14:paraId="36A8A390" w14:textId="69FDB067" w:rsidR="00F67D28" w:rsidRPr="001023EE" w:rsidRDefault="008413F4" w:rsidP="00D27DAD">
      <w:pPr>
        <w:numPr>
          <w:ilvl w:val="0"/>
          <w:numId w:val="23"/>
        </w:numPr>
        <w:spacing w:after="0" w:line="240" w:lineRule="auto"/>
        <w:rPr>
          <w:noProof/>
        </w:rPr>
      </w:pPr>
      <w:r w:rsidRPr="00F57C6A">
        <w:rPr>
          <w:rFonts w:eastAsia="Segoe UI" w:cstheme="minorHAnsi"/>
          <w:color w:val="000000" w:themeColor="text1"/>
        </w:rPr>
        <w:t>Export naar PDF of integratie met intern rapportplatform</w:t>
      </w:r>
    </w:p>
    <w:p w14:paraId="4FE5CB1D" w14:textId="77777777" w:rsidR="00CA460C" w:rsidRDefault="00CA460C" w:rsidP="00A60117">
      <w:pPr>
        <w:spacing w:after="220" w:line="260" w:lineRule="exact"/>
        <w:rPr>
          <w:noProof/>
        </w:rPr>
      </w:pPr>
    </w:p>
    <w:p w14:paraId="25DEC542" w14:textId="77777777" w:rsidR="00CA460C" w:rsidRPr="00CA460C" w:rsidRDefault="00CA460C" w:rsidP="00CA460C">
      <w:pPr>
        <w:pStyle w:val="kleinetitel"/>
      </w:pPr>
      <w:r w:rsidRPr="00CA460C">
        <w:t>Kenmerken van niet-WIMP schermopbouw</w:t>
      </w:r>
    </w:p>
    <w:p w14:paraId="6E422B26" w14:textId="77777777" w:rsidR="00CA460C" w:rsidRPr="00CA460C" w:rsidRDefault="00CA460C" w:rsidP="00CA460C">
      <w:pPr>
        <w:spacing w:after="0" w:line="260" w:lineRule="exact"/>
        <w:rPr>
          <w:noProof/>
        </w:rPr>
      </w:pPr>
      <w:r w:rsidRPr="00CA460C">
        <w:rPr>
          <w:noProof/>
        </w:rPr>
        <w:t xml:space="preserve">In plaats van vensters, menubalken en pointerinteractie draait het om </w:t>
      </w:r>
      <w:r w:rsidRPr="00CA460C">
        <w:rPr>
          <w:b/>
          <w:bCs/>
          <w:noProof/>
        </w:rPr>
        <w:t>touch, context en eenvoud</w:t>
      </w:r>
      <w:r w:rsidRPr="00CA460C">
        <w:rPr>
          <w:noProof/>
        </w:rPr>
        <w:t>:</w:t>
      </w:r>
    </w:p>
    <w:tbl>
      <w:tblPr>
        <w:tblW w:w="9792" w:type="dxa"/>
        <w:tblCellSpacing w:w="15" w:type="dxa"/>
        <w:tblInd w:w="-12" w:type="dxa"/>
        <w:tblCellMar>
          <w:top w:w="15" w:type="dxa"/>
          <w:left w:w="15" w:type="dxa"/>
          <w:bottom w:w="15" w:type="dxa"/>
          <w:right w:w="15" w:type="dxa"/>
        </w:tblCellMar>
        <w:tblLook w:val="04A0" w:firstRow="1" w:lastRow="0" w:firstColumn="1" w:lastColumn="0" w:noHBand="0" w:noVBand="1"/>
      </w:tblPr>
      <w:tblGrid>
        <w:gridCol w:w="3771"/>
        <w:gridCol w:w="6021"/>
      </w:tblGrid>
      <w:tr w:rsidR="00BE2598" w:rsidRPr="00CA460C" w14:paraId="6B6FACFB" w14:textId="77777777" w:rsidTr="00CA460C">
        <w:trPr>
          <w:tblHeader/>
          <w:tblCellSpacing w:w="15" w:type="dxa"/>
        </w:trPr>
        <w:tc>
          <w:tcPr>
            <w:tcW w:w="0" w:type="auto"/>
            <w:vAlign w:val="center"/>
            <w:hideMark/>
          </w:tcPr>
          <w:p w14:paraId="7B7E3727" w14:textId="77777777" w:rsidR="00CA460C" w:rsidRPr="00CA460C" w:rsidRDefault="00CA460C" w:rsidP="00CA460C">
            <w:pPr>
              <w:spacing w:after="0" w:line="260" w:lineRule="exact"/>
              <w:ind w:left="720"/>
              <w:rPr>
                <w:b/>
                <w:bCs/>
                <w:noProof/>
              </w:rPr>
            </w:pPr>
            <w:r w:rsidRPr="00CA460C">
              <w:rPr>
                <w:b/>
                <w:bCs/>
                <w:noProof/>
              </w:rPr>
              <w:lastRenderedPageBreak/>
              <w:t>WIMP-aanpak (oud)</w:t>
            </w:r>
          </w:p>
        </w:tc>
        <w:tc>
          <w:tcPr>
            <w:tcW w:w="0" w:type="auto"/>
            <w:vAlign w:val="center"/>
            <w:hideMark/>
          </w:tcPr>
          <w:p w14:paraId="3416D82B" w14:textId="77777777" w:rsidR="00CA460C" w:rsidRPr="00CA460C" w:rsidRDefault="00CA460C" w:rsidP="00CA460C">
            <w:pPr>
              <w:spacing w:after="0" w:line="260" w:lineRule="exact"/>
              <w:ind w:left="720"/>
              <w:rPr>
                <w:b/>
                <w:bCs/>
                <w:noProof/>
              </w:rPr>
            </w:pPr>
            <w:r w:rsidRPr="00CA460C">
              <w:rPr>
                <w:b/>
                <w:bCs/>
                <w:noProof/>
              </w:rPr>
              <w:t>Moderne mobiele-first aanpak (niet-WIMP)</w:t>
            </w:r>
          </w:p>
        </w:tc>
      </w:tr>
      <w:tr w:rsidR="00D632C9" w:rsidRPr="00CA460C" w14:paraId="04E9FFD2" w14:textId="77777777" w:rsidTr="00CA460C">
        <w:trPr>
          <w:tblCellSpacing w:w="15" w:type="dxa"/>
        </w:trPr>
        <w:tc>
          <w:tcPr>
            <w:tcW w:w="0" w:type="auto"/>
            <w:vAlign w:val="center"/>
            <w:hideMark/>
          </w:tcPr>
          <w:p w14:paraId="364BFE56" w14:textId="77777777" w:rsidR="00CA460C" w:rsidRPr="00CA460C" w:rsidRDefault="00CA460C" w:rsidP="00CA460C">
            <w:pPr>
              <w:spacing w:after="0" w:line="260" w:lineRule="exact"/>
              <w:ind w:left="720"/>
              <w:rPr>
                <w:noProof/>
              </w:rPr>
            </w:pPr>
            <w:r w:rsidRPr="00CA460C">
              <w:rPr>
                <w:noProof/>
              </w:rPr>
              <w:t>Meerdere vensters naast elkaar</w:t>
            </w:r>
          </w:p>
        </w:tc>
        <w:tc>
          <w:tcPr>
            <w:tcW w:w="0" w:type="auto"/>
            <w:vAlign w:val="center"/>
            <w:hideMark/>
          </w:tcPr>
          <w:p w14:paraId="1C690B7A" w14:textId="77777777" w:rsidR="00CA460C" w:rsidRPr="00CA460C" w:rsidRDefault="00CA460C" w:rsidP="00CA460C">
            <w:pPr>
              <w:spacing w:after="0" w:line="260" w:lineRule="exact"/>
              <w:ind w:left="720"/>
              <w:rPr>
                <w:noProof/>
              </w:rPr>
            </w:pPr>
            <w:r w:rsidRPr="00CA460C">
              <w:rPr>
                <w:noProof/>
              </w:rPr>
              <w:t>Eén taak per scherm, focus op actie</w:t>
            </w:r>
          </w:p>
        </w:tc>
      </w:tr>
      <w:tr w:rsidR="00D632C9" w:rsidRPr="00CA460C" w14:paraId="5DCB7F2B" w14:textId="77777777" w:rsidTr="00CA460C">
        <w:trPr>
          <w:tblCellSpacing w:w="15" w:type="dxa"/>
        </w:trPr>
        <w:tc>
          <w:tcPr>
            <w:tcW w:w="0" w:type="auto"/>
            <w:vAlign w:val="center"/>
            <w:hideMark/>
          </w:tcPr>
          <w:p w14:paraId="2007CD1E" w14:textId="77777777" w:rsidR="00CA460C" w:rsidRPr="00CA460C" w:rsidRDefault="00CA460C" w:rsidP="00CA460C">
            <w:pPr>
              <w:spacing w:after="0" w:line="260" w:lineRule="exact"/>
              <w:ind w:left="720"/>
              <w:rPr>
                <w:noProof/>
              </w:rPr>
            </w:pPr>
            <w:r w:rsidRPr="00CA460C">
              <w:rPr>
                <w:noProof/>
              </w:rPr>
              <w:t>Menu’s met lange lijstopties</w:t>
            </w:r>
          </w:p>
        </w:tc>
        <w:tc>
          <w:tcPr>
            <w:tcW w:w="0" w:type="auto"/>
            <w:vAlign w:val="center"/>
            <w:hideMark/>
          </w:tcPr>
          <w:p w14:paraId="6654C9B8" w14:textId="77777777" w:rsidR="00CA460C" w:rsidRPr="00CA460C" w:rsidRDefault="00CA460C" w:rsidP="00CA460C">
            <w:pPr>
              <w:spacing w:after="0" w:line="260" w:lineRule="exact"/>
              <w:ind w:left="720"/>
              <w:rPr>
                <w:noProof/>
              </w:rPr>
            </w:pPr>
            <w:r w:rsidRPr="00CA460C">
              <w:rPr>
                <w:noProof/>
              </w:rPr>
              <w:t>Contextuele knoppen/acties in de flow</w:t>
            </w:r>
          </w:p>
        </w:tc>
      </w:tr>
      <w:tr w:rsidR="00D632C9" w:rsidRPr="00CA460C" w14:paraId="54DC9084" w14:textId="77777777" w:rsidTr="00CA460C">
        <w:trPr>
          <w:tblCellSpacing w:w="15" w:type="dxa"/>
        </w:trPr>
        <w:tc>
          <w:tcPr>
            <w:tcW w:w="0" w:type="auto"/>
            <w:vAlign w:val="center"/>
            <w:hideMark/>
          </w:tcPr>
          <w:p w14:paraId="62DA80F7" w14:textId="77777777" w:rsidR="00CA460C" w:rsidRPr="00CA460C" w:rsidRDefault="00CA460C" w:rsidP="00CA460C">
            <w:pPr>
              <w:spacing w:after="0" w:line="260" w:lineRule="exact"/>
              <w:ind w:left="720"/>
              <w:rPr>
                <w:noProof/>
              </w:rPr>
            </w:pPr>
            <w:r w:rsidRPr="00CA460C">
              <w:rPr>
                <w:noProof/>
              </w:rPr>
              <w:t>Iconen als losse toegang tot functies</w:t>
            </w:r>
          </w:p>
        </w:tc>
        <w:tc>
          <w:tcPr>
            <w:tcW w:w="0" w:type="auto"/>
            <w:vAlign w:val="center"/>
            <w:hideMark/>
          </w:tcPr>
          <w:p w14:paraId="73927698" w14:textId="77777777" w:rsidR="00CA460C" w:rsidRPr="00CA460C" w:rsidRDefault="00CA460C" w:rsidP="00CA460C">
            <w:pPr>
              <w:spacing w:after="0" w:line="260" w:lineRule="exact"/>
              <w:ind w:left="720"/>
              <w:rPr>
                <w:noProof/>
              </w:rPr>
            </w:pPr>
            <w:r w:rsidRPr="00CA460C">
              <w:rPr>
                <w:noProof/>
              </w:rPr>
              <w:t>Acties direct op object (bv. swipe op foto → markeer als hersteld)</w:t>
            </w:r>
          </w:p>
        </w:tc>
      </w:tr>
      <w:tr w:rsidR="00D632C9" w:rsidRPr="00CA460C" w14:paraId="2F916E24" w14:textId="77777777" w:rsidTr="00CA460C">
        <w:trPr>
          <w:tblCellSpacing w:w="15" w:type="dxa"/>
        </w:trPr>
        <w:tc>
          <w:tcPr>
            <w:tcW w:w="0" w:type="auto"/>
            <w:vAlign w:val="center"/>
            <w:hideMark/>
          </w:tcPr>
          <w:p w14:paraId="2CA0F5FD" w14:textId="77777777" w:rsidR="00CA460C" w:rsidRPr="00CA460C" w:rsidRDefault="00CA460C" w:rsidP="00CA460C">
            <w:pPr>
              <w:spacing w:after="0" w:line="260" w:lineRule="exact"/>
              <w:ind w:left="720"/>
              <w:rPr>
                <w:noProof/>
              </w:rPr>
            </w:pPr>
            <w:r w:rsidRPr="00CA460C">
              <w:rPr>
                <w:noProof/>
              </w:rPr>
              <w:t>Pointer nodig voor selectie</w:t>
            </w:r>
          </w:p>
        </w:tc>
        <w:tc>
          <w:tcPr>
            <w:tcW w:w="0" w:type="auto"/>
            <w:vAlign w:val="center"/>
            <w:hideMark/>
          </w:tcPr>
          <w:p w14:paraId="3609C32D" w14:textId="77777777" w:rsidR="00CA460C" w:rsidRPr="00CA460C" w:rsidRDefault="00CA460C" w:rsidP="00CA460C">
            <w:pPr>
              <w:spacing w:after="0" w:line="260" w:lineRule="exact"/>
              <w:ind w:left="720"/>
              <w:rPr>
                <w:noProof/>
              </w:rPr>
            </w:pPr>
            <w:r w:rsidRPr="00CA460C">
              <w:rPr>
                <w:noProof/>
              </w:rPr>
              <w:t>Directe touch-interactie: tik, swipe, pinch</w:t>
            </w:r>
          </w:p>
        </w:tc>
      </w:tr>
      <w:tr w:rsidR="00D632C9" w:rsidRPr="00785551" w14:paraId="194584C7" w14:textId="77777777" w:rsidTr="00CA460C">
        <w:trPr>
          <w:tblCellSpacing w:w="15" w:type="dxa"/>
        </w:trPr>
        <w:tc>
          <w:tcPr>
            <w:tcW w:w="0" w:type="auto"/>
            <w:vAlign w:val="center"/>
            <w:hideMark/>
          </w:tcPr>
          <w:p w14:paraId="793B17EB" w14:textId="77777777" w:rsidR="00CA460C" w:rsidRPr="00CA460C" w:rsidRDefault="00CA460C" w:rsidP="00CA460C">
            <w:pPr>
              <w:spacing w:after="0" w:line="260" w:lineRule="exact"/>
              <w:ind w:left="720"/>
              <w:rPr>
                <w:noProof/>
              </w:rPr>
            </w:pPr>
            <w:r w:rsidRPr="00CA460C">
              <w:rPr>
                <w:noProof/>
              </w:rPr>
              <w:t>Scrollbare lijsten en tabbladen</w:t>
            </w:r>
          </w:p>
        </w:tc>
        <w:tc>
          <w:tcPr>
            <w:tcW w:w="0" w:type="auto"/>
            <w:vAlign w:val="center"/>
            <w:hideMark/>
          </w:tcPr>
          <w:p w14:paraId="6B117F17" w14:textId="77777777" w:rsidR="00CA460C" w:rsidRPr="009C79A2" w:rsidRDefault="00CA460C" w:rsidP="00CA460C">
            <w:pPr>
              <w:spacing w:after="0" w:line="260" w:lineRule="exact"/>
              <w:ind w:left="720"/>
              <w:rPr>
                <w:noProof/>
                <w:lang w:val="en-GB"/>
                <w:rPrChange w:id="852" w:author="Coens, Alain" w:date="2025-08-20T13:51:00Z" w16du:dateUtc="2025-08-20T11:51:00Z">
                  <w:rPr>
                    <w:noProof/>
                  </w:rPr>
                </w:rPrChange>
              </w:rPr>
            </w:pPr>
            <w:r w:rsidRPr="009C79A2">
              <w:rPr>
                <w:noProof/>
                <w:lang w:val="en-GB"/>
                <w:rPrChange w:id="853" w:author="Coens, Alain" w:date="2025-08-20T13:51:00Z" w16du:dateUtc="2025-08-20T11:51:00Z">
                  <w:rPr>
                    <w:noProof/>
                  </w:rPr>
                </w:rPrChange>
              </w:rPr>
              <w:t>Cards, modals, bottom sheets, floating action buttons</w:t>
            </w:r>
          </w:p>
        </w:tc>
      </w:tr>
      <w:tr w:rsidR="00D632C9" w:rsidRPr="00CA460C" w14:paraId="35BE1BDD" w14:textId="77777777" w:rsidTr="00CA460C">
        <w:trPr>
          <w:tblCellSpacing w:w="15" w:type="dxa"/>
        </w:trPr>
        <w:tc>
          <w:tcPr>
            <w:tcW w:w="0" w:type="auto"/>
            <w:vAlign w:val="center"/>
            <w:hideMark/>
          </w:tcPr>
          <w:p w14:paraId="1B037DAB" w14:textId="77777777" w:rsidR="00CA460C" w:rsidRPr="00CA460C" w:rsidRDefault="00CA460C" w:rsidP="00CA460C">
            <w:pPr>
              <w:spacing w:after="0" w:line="260" w:lineRule="exact"/>
              <w:ind w:left="720"/>
              <w:rPr>
                <w:noProof/>
              </w:rPr>
            </w:pPr>
            <w:r w:rsidRPr="00CA460C">
              <w:rPr>
                <w:noProof/>
              </w:rPr>
              <w:t>Statisch navigatiemenu</w:t>
            </w:r>
          </w:p>
        </w:tc>
        <w:tc>
          <w:tcPr>
            <w:tcW w:w="0" w:type="auto"/>
            <w:vAlign w:val="center"/>
            <w:hideMark/>
          </w:tcPr>
          <w:p w14:paraId="6FF8C583" w14:textId="77777777" w:rsidR="00CA460C" w:rsidRPr="00CA460C" w:rsidRDefault="00CA460C" w:rsidP="00CA460C">
            <w:pPr>
              <w:spacing w:after="0" w:line="260" w:lineRule="exact"/>
              <w:ind w:left="720"/>
              <w:rPr>
                <w:noProof/>
              </w:rPr>
            </w:pPr>
            <w:r w:rsidRPr="00CA460C">
              <w:rPr>
                <w:noProof/>
              </w:rPr>
              <w:t>Dynamisch, afhankelijk van de stap in het proces</w:t>
            </w:r>
          </w:p>
        </w:tc>
      </w:tr>
    </w:tbl>
    <w:p w14:paraId="593FCF11" w14:textId="2014EE6A" w:rsidR="00CA460C" w:rsidRDefault="00CA460C" w:rsidP="00CA460C">
      <w:pPr>
        <w:spacing w:after="0" w:line="260" w:lineRule="exact"/>
        <w:ind w:left="708"/>
        <w:rPr>
          <w:noProof/>
        </w:rPr>
      </w:pPr>
    </w:p>
    <w:p w14:paraId="69CBE939" w14:textId="77777777" w:rsidR="00A60117" w:rsidRPr="00CA460C" w:rsidRDefault="00A60117" w:rsidP="00CA460C">
      <w:pPr>
        <w:spacing w:after="0" w:line="260" w:lineRule="exact"/>
        <w:ind w:left="708"/>
        <w:rPr>
          <w:noProof/>
        </w:rPr>
      </w:pPr>
    </w:p>
    <w:p w14:paraId="7FF79A96" w14:textId="0C78744D" w:rsidR="00CA460C" w:rsidRPr="00CA460C" w:rsidRDefault="00CA460C" w:rsidP="00A60117">
      <w:pPr>
        <w:spacing w:after="0" w:line="260" w:lineRule="exact"/>
        <w:rPr>
          <w:b/>
          <w:bCs/>
          <w:noProof/>
        </w:rPr>
      </w:pPr>
      <w:r w:rsidRPr="00CA460C">
        <w:rPr>
          <w:b/>
          <w:bCs/>
          <w:noProof/>
        </w:rPr>
        <w:t>Voorbeeld: Vaststelling toevoegen (niet-WIMP)</w:t>
      </w:r>
    </w:p>
    <w:p w14:paraId="4E42E0B1" w14:textId="77777777" w:rsidR="00CA460C" w:rsidRDefault="00CA460C" w:rsidP="00CA460C">
      <w:pPr>
        <w:spacing w:after="0" w:line="260" w:lineRule="exact"/>
        <w:rPr>
          <w:b/>
          <w:bCs/>
          <w:noProof/>
        </w:rPr>
      </w:pPr>
    </w:p>
    <w:p w14:paraId="58F25D68" w14:textId="04125491" w:rsidR="00CA460C" w:rsidRPr="00CA460C" w:rsidRDefault="00CA460C" w:rsidP="00CA460C">
      <w:pPr>
        <w:spacing w:after="0" w:line="260" w:lineRule="exact"/>
        <w:rPr>
          <w:noProof/>
        </w:rPr>
      </w:pPr>
      <w:r w:rsidRPr="00CA460C">
        <w:rPr>
          <w:b/>
          <w:bCs/>
          <w:noProof/>
        </w:rPr>
        <w:t>Doel:</w:t>
      </w:r>
      <w:r w:rsidRPr="00CA460C">
        <w:rPr>
          <w:noProof/>
        </w:rPr>
        <w:t xml:space="preserve"> Een toezichter staat bij een werf en moet snel een vaststelling doen, inclusief foto, locatie en opmerkingen.</w:t>
      </w:r>
    </w:p>
    <w:p w14:paraId="64F654CB" w14:textId="77777777" w:rsidR="00CA460C" w:rsidRPr="00CA460C" w:rsidRDefault="00CA460C" w:rsidP="00CA460C">
      <w:pPr>
        <w:spacing w:after="0" w:line="260" w:lineRule="exact"/>
        <w:rPr>
          <w:noProof/>
        </w:rPr>
      </w:pPr>
      <w:r w:rsidRPr="00CA460C">
        <w:rPr>
          <w:b/>
          <w:bCs/>
          <w:noProof/>
        </w:rPr>
        <w:t>Schermflow:</w:t>
      </w:r>
    </w:p>
    <w:p w14:paraId="591FCCCE" w14:textId="77777777" w:rsidR="00CA460C" w:rsidRPr="00CA460C" w:rsidRDefault="00CA460C" w:rsidP="00CA460C">
      <w:pPr>
        <w:numPr>
          <w:ilvl w:val="0"/>
          <w:numId w:val="56"/>
        </w:numPr>
        <w:tabs>
          <w:tab w:val="clear" w:pos="720"/>
          <w:tab w:val="num" w:pos="708"/>
        </w:tabs>
        <w:spacing w:after="0" w:line="260" w:lineRule="exact"/>
        <w:ind w:left="708"/>
        <w:rPr>
          <w:noProof/>
        </w:rPr>
      </w:pPr>
      <w:r w:rsidRPr="00CA460C">
        <w:rPr>
          <w:b/>
          <w:bCs/>
          <w:noProof/>
        </w:rPr>
        <w:t>Home / Werkoverzicht</w:t>
      </w:r>
    </w:p>
    <w:p w14:paraId="3400EB9B"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 xml:space="preserve">Lijst van toegewezen werven als </w:t>
      </w:r>
      <w:r w:rsidRPr="00CA460C">
        <w:rPr>
          <w:b/>
          <w:bCs/>
          <w:noProof/>
        </w:rPr>
        <w:t>cards</w:t>
      </w:r>
      <w:r w:rsidRPr="00CA460C">
        <w:rPr>
          <w:noProof/>
        </w:rPr>
        <w:t xml:space="preserve"> met foto, adres, status</w:t>
      </w:r>
    </w:p>
    <w:p w14:paraId="225B5AF3"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i/>
          <w:iCs/>
          <w:noProof/>
        </w:rPr>
        <w:t>Floating action button</w:t>
      </w:r>
      <w:r w:rsidRPr="00CA460C">
        <w:rPr>
          <w:noProof/>
        </w:rPr>
        <w:t xml:space="preserve"> (+) rechts onderaan om een nieuwe vaststelling te starten</w:t>
      </w:r>
    </w:p>
    <w:p w14:paraId="25BCD440" w14:textId="77777777" w:rsidR="00CA460C" w:rsidRPr="00CA460C" w:rsidRDefault="00CA460C" w:rsidP="00CA460C">
      <w:pPr>
        <w:numPr>
          <w:ilvl w:val="0"/>
          <w:numId w:val="56"/>
        </w:numPr>
        <w:tabs>
          <w:tab w:val="clear" w:pos="720"/>
          <w:tab w:val="num" w:pos="708"/>
        </w:tabs>
        <w:spacing w:after="0" w:line="260" w:lineRule="exact"/>
        <w:ind w:left="708"/>
        <w:rPr>
          <w:noProof/>
        </w:rPr>
      </w:pPr>
      <w:r w:rsidRPr="00CA460C">
        <w:rPr>
          <w:b/>
          <w:bCs/>
          <w:noProof/>
        </w:rPr>
        <w:t>Werkdetails</w:t>
      </w:r>
      <w:r w:rsidRPr="00CA460C">
        <w:rPr>
          <w:noProof/>
        </w:rPr>
        <w:t xml:space="preserve"> </w:t>
      </w:r>
      <w:r w:rsidRPr="00CA460C">
        <w:rPr>
          <w:i/>
          <w:iCs/>
          <w:noProof/>
        </w:rPr>
        <w:t>(tap op card)</w:t>
      </w:r>
    </w:p>
    <w:p w14:paraId="58276906"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Kaart bovenaan met werflocatie + nabije werken (GIS-lagen)</w:t>
      </w:r>
    </w:p>
    <w:p w14:paraId="7AF4F9D8" w14:textId="77777777" w:rsidR="00CA460C" w:rsidRPr="009C79A2" w:rsidRDefault="00CA460C" w:rsidP="00CA460C">
      <w:pPr>
        <w:numPr>
          <w:ilvl w:val="1"/>
          <w:numId w:val="56"/>
        </w:numPr>
        <w:tabs>
          <w:tab w:val="clear" w:pos="1440"/>
          <w:tab w:val="num" w:pos="1428"/>
        </w:tabs>
        <w:spacing w:after="0" w:line="260" w:lineRule="exact"/>
        <w:ind w:left="1428"/>
        <w:rPr>
          <w:noProof/>
          <w:lang w:val="en-GB"/>
          <w:rPrChange w:id="854" w:author="Coens, Alain" w:date="2025-08-20T13:51:00Z" w16du:dateUtc="2025-08-20T11:51:00Z">
            <w:rPr>
              <w:noProof/>
            </w:rPr>
          </w:rPrChange>
        </w:rPr>
      </w:pPr>
      <w:r w:rsidRPr="009C79A2">
        <w:rPr>
          <w:noProof/>
          <w:lang w:val="en-GB"/>
          <w:rPrChange w:id="855" w:author="Coens, Alain" w:date="2025-08-20T13:51:00Z" w16du:dateUtc="2025-08-20T11:51:00Z">
            <w:rPr>
              <w:noProof/>
            </w:rPr>
          </w:rPrChange>
        </w:rPr>
        <w:t xml:space="preserve">Tabs of horizontale swipes: </w:t>
      </w:r>
      <w:r w:rsidRPr="009C79A2">
        <w:rPr>
          <w:i/>
          <w:iCs/>
          <w:noProof/>
          <w:lang w:val="en-GB"/>
          <w:rPrChange w:id="856" w:author="Coens, Alain" w:date="2025-08-20T13:51:00Z" w16du:dateUtc="2025-08-20T11:51:00Z">
            <w:rPr>
              <w:i/>
              <w:iCs/>
              <w:noProof/>
            </w:rPr>
          </w:rPrChange>
        </w:rPr>
        <w:t>Info</w:t>
      </w:r>
      <w:r w:rsidRPr="009C79A2">
        <w:rPr>
          <w:noProof/>
          <w:lang w:val="en-GB"/>
          <w:rPrChange w:id="857" w:author="Coens, Alain" w:date="2025-08-20T13:51:00Z" w16du:dateUtc="2025-08-20T11:51:00Z">
            <w:rPr>
              <w:noProof/>
            </w:rPr>
          </w:rPrChange>
        </w:rPr>
        <w:t xml:space="preserve"> – </w:t>
      </w:r>
      <w:r w:rsidRPr="009C79A2">
        <w:rPr>
          <w:i/>
          <w:iCs/>
          <w:noProof/>
          <w:lang w:val="en-GB"/>
          <w:rPrChange w:id="858" w:author="Coens, Alain" w:date="2025-08-20T13:51:00Z" w16du:dateUtc="2025-08-20T11:51:00Z">
            <w:rPr>
              <w:i/>
              <w:iCs/>
              <w:noProof/>
            </w:rPr>
          </w:rPrChange>
        </w:rPr>
        <w:t>Foto's</w:t>
      </w:r>
      <w:r w:rsidRPr="009C79A2">
        <w:rPr>
          <w:noProof/>
          <w:lang w:val="en-GB"/>
          <w:rPrChange w:id="859" w:author="Coens, Alain" w:date="2025-08-20T13:51:00Z" w16du:dateUtc="2025-08-20T11:51:00Z">
            <w:rPr>
              <w:noProof/>
            </w:rPr>
          </w:rPrChange>
        </w:rPr>
        <w:t xml:space="preserve"> – </w:t>
      </w:r>
      <w:r w:rsidRPr="009C79A2">
        <w:rPr>
          <w:i/>
          <w:iCs/>
          <w:noProof/>
          <w:lang w:val="en-GB"/>
          <w:rPrChange w:id="860" w:author="Coens, Alain" w:date="2025-08-20T13:51:00Z" w16du:dateUtc="2025-08-20T11:51:00Z">
            <w:rPr>
              <w:i/>
              <w:iCs/>
              <w:noProof/>
            </w:rPr>
          </w:rPrChange>
        </w:rPr>
        <w:t>Historiek</w:t>
      </w:r>
    </w:p>
    <w:p w14:paraId="2321DE8A"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 xml:space="preserve">Belangrijkste acties direct zichtbaar: </w:t>
      </w:r>
      <w:r w:rsidRPr="00CA460C">
        <w:rPr>
          <w:i/>
          <w:iCs/>
          <w:noProof/>
        </w:rPr>
        <w:t>Maak foto</w:t>
      </w:r>
      <w:r w:rsidRPr="00CA460C">
        <w:rPr>
          <w:noProof/>
        </w:rPr>
        <w:t xml:space="preserve">, </w:t>
      </w:r>
      <w:r w:rsidRPr="00CA460C">
        <w:rPr>
          <w:i/>
          <w:iCs/>
          <w:noProof/>
        </w:rPr>
        <w:t>Voeg opmerking toe</w:t>
      </w:r>
      <w:r w:rsidRPr="00CA460C">
        <w:rPr>
          <w:noProof/>
        </w:rPr>
        <w:t xml:space="preserve">, </w:t>
      </w:r>
      <w:r w:rsidRPr="00CA460C">
        <w:rPr>
          <w:i/>
          <w:iCs/>
          <w:noProof/>
        </w:rPr>
        <w:t>Status wijzigen</w:t>
      </w:r>
    </w:p>
    <w:p w14:paraId="65630C67" w14:textId="77777777" w:rsidR="00CA460C" w:rsidRPr="00CA460C" w:rsidRDefault="00CA460C" w:rsidP="00CA460C">
      <w:pPr>
        <w:numPr>
          <w:ilvl w:val="0"/>
          <w:numId w:val="56"/>
        </w:numPr>
        <w:tabs>
          <w:tab w:val="clear" w:pos="720"/>
          <w:tab w:val="num" w:pos="708"/>
        </w:tabs>
        <w:spacing w:after="0" w:line="260" w:lineRule="exact"/>
        <w:ind w:left="708"/>
        <w:rPr>
          <w:noProof/>
        </w:rPr>
      </w:pPr>
      <w:r w:rsidRPr="00CA460C">
        <w:rPr>
          <w:b/>
          <w:bCs/>
          <w:noProof/>
        </w:rPr>
        <w:t>Foto maken</w:t>
      </w:r>
    </w:p>
    <w:p w14:paraId="23DFB512"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Camera direct open, zonder apart venster of bestandsselectie</w:t>
      </w:r>
    </w:p>
    <w:p w14:paraId="58322B5C"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Automatisch geotaggen</w:t>
      </w:r>
    </w:p>
    <w:p w14:paraId="17B64EA0"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Mogelijkheid om te tekenen/highlighten op de foto (</w:t>
      </w:r>
      <w:r w:rsidRPr="00CA460C">
        <w:rPr>
          <w:i/>
          <w:iCs/>
          <w:noProof/>
        </w:rPr>
        <w:t>inline annotatie</w:t>
      </w:r>
      <w:r w:rsidRPr="00CA460C">
        <w:rPr>
          <w:noProof/>
        </w:rPr>
        <w:t>)</w:t>
      </w:r>
    </w:p>
    <w:p w14:paraId="47F320AC" w14:textId="77777777" w:rsidR="00CA460C" w:rsidRPr="00CA460C" w:rsidRDefault="00CA460C" w:rsidP="00CA460C">
      <w:pPr>
        <w:numPr>
          <w:ilvl w:val="0"/>
          <w:numId w:val="56"/>
        </w:numPr>
        <w:tabs>
          <w:tab w:val="clear" w:pos="720"/>
          <w:tab w:val="num" w:pos="708"/>
        </w:tabs>
        <w:spacing w:after="0" w:line="260" w:lineRule="exact"/>
        <w:ind w:left="708"/>
        <w:rPr>
          <w:noProof/>
        </w:rPr>
      </w:pPr>
      <w:r w:rsidRPr="00CA460C">
        <w:rPr>
          <w:b/>
          <w:bCs/>
          <w:noProof/>
        </w:rPr>
        <w:t>Opmerking toevoegen</w:t>
      </w:r>
    </w:p>
    <w:p w14:paraId="55394A70"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Kort tekstveld (max 200 tekens) direct op het scherm</w:t>
      </w:r>
    </w:p>
    <w:p w14:paraId="11E9905E" w14:textId="77777777" w:rsidR="00CA460C" w:rsidRPr="009C79A2" w:rsidRDefault="00CA460C" w:rsidP="00CA460C">
      <w:pPr>
        <w:numPr>
          <w:ilvl w:val="1"/>
          <w:numId w:val="56"/>
        </w:numPr>
        <w:tabs>
          <w:tab w:val="clear" w:pos="1440"/>
          <w:tab w:val="num" w:pos="1428"/>
        </w:tabs>
        <w:spacing w:after="0" w:line="260" w:lineRule="exact"/>
        <w:ind w:left="1428"/>
        <w:rPr>
          <w:noProof/>
          <w:lang w:val="en-GB"/>
          <w:rPrChange w:id="861" w:author="Coens, Alain" w:date="2025-08-20T13:51:00Z" w16du:dateUtc="2025-08-20T11:51:00Z">
            <w:rPr>
              <w:noProof/>
            </w:rPr>
          </w:rPrChange>
        </w:rPr>
      </w:pPr>
      <w:r w:rsidRPr="009C79A2">
        <w:rPr>
          <w:noProof/>
          <w:lang w:val="en-GB"/>
          <w:rPrChange w:id="862" w:author="Coens, Alain" w:date="2025-08-20T13:51:00Z" w16du:dateUtc="2025-08-20T11:51:00Z">
            <w:rPr>
              <w:noProof/>
            </w:rPr>
          </w:rPrChange>
        </w:rPr>
        <w:t>Voice-to-text knop voor snelle input</w:t>
      </w:r>
    </w:p>
    <w:p w14:paraId="48542C48" w14:textId="77777777" w:rsidR="00CA460C" w:rsidRPr="00CA460C" w:rsidRDefault="00CA460C" w:rsidP="00CA460C">
      <w:pPr>
        <w:numPr>
          <w:ilvl w:val="0"/>
          <w:numId w:val="56"/>
        </w:numPr>
        <w:tabs>
          <w:tab w:val="clear" w:pos="720"/>
          <w:tab w:val="num" w:pos="708"/>
        </w:tabs>
        <w:spacing w:after="0" w:line="260" w:lineRule="exact"/>
        <w:ind w:left="708"/>
        <w:rPr>
          <w:noProof/>
        </w:rPr>
      </w:pPr>
      <w:r w:rsidRPr="00CA460C">
        <w:rPr>
          <w:b/>
          <w:bCs/>
          <w:noProof/>
        </w:rPr>
        <w:t>Opslaan &amp; Verzenden</w:t>
      </w:r>
    </w:p>
    <w:p w14:paraId="6033A098"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 xml:space="preserve">Grote </w:t>
      </w:r>
      <w:r w:rsidRPr="00CA460C">
        <w:rPr>
          <w:i/>
          <w:iCs/>
          <w:noProof/>
        </w:rPr>
        <w:t>Opslaan</w:t>
      </w:r>
      <w:r w:rsidRPr="00CA460C">
        <w:rPr>
          <w:noProof/>
        </w:rPr>
        <w:t xml:space="preserve"> knop onderaan (duimpositie)</w:t>
      </w:r>
    </w:p>
    <w:p w14:paraId="37A4CA46" w14:textId="77777777" w:rsidR="00CA460C" w:rsidRPr="00CA460C" w:rsidRDefault="00CA460C" w:rsidP="00CA460C">
      <w:pPr>
        <w:numPr>
          <w:ilvl w:val="1"/>
          <w:numId w:val="56"/>
        </w:numPr>
        <w:tabs>
          <w:tab w:val="clear" w:pos="1440"/>
          <w:tab w:val="num" w:pos="1428"/>
        </w:tabs>
        <w:spacing w:after="0" w:line="260" w:lineRule="exact"/>
        <w:ind w:left="1428"/>
        <w:rPr>
          <w:noProof/>
        </w:rPr>
      </w:pPr>
      <w:r w:rsidRPr="00CA460C">
        <w:rPr>
          <w:noProof/>
        </w:rPr>
        <w:t>Feedbackbanner (“Vaststelling verzonden”) en terug naar overzicht</w:t>
      </w:r>
    </w:p>
    <w:p w14:paraId="16CBF8C3" w14:textId="2A12FDCC" w:rsidR="00A60117" w:rsidRPr="00CA460C" w:rsidRDefault="00A60117" w:rsidP="00CA460C">
      <w:pPr>
        <w:spacing w:after="0" w:line="260" w:lineRule="exact"/>
        <w:ind w:left="708"/>
        <w:rPr>
          <w:noProof/>
        </w:rPr>
      </w:pPr>
    </w:p>
    <w:p w14:paraId="47F0BE37" w14:textId="4EBF2A70" w:rsidR="00CA460C" w:rsidRPr="00CA460C" w:rsidRDefault="00CA460C" w:rsidP="00CA460C">
      <w:pPr>
        <w:spacing w:after="0" w:line="260" w:lineRule="exact"/>
        <w:ind w:left="708"/>
        <w:rPr>
          <w:noProof/>
        </w:rPr>
      </w:pPr>
    </w:p>
    <w:p w14:paraId="79BE1533" w14:textId="432B8D32" w:rsidR="00CA460C" w:rsidRDefault="00CA460C" w:rsidP="00A60117">
      <w:pPr>
        <w:spacing w:after="0" w:line="260" w:lineRule="exact"/>
        <w:rPr>
          <w:b/>
          <w:bCs/>
          <w:noProof/>
        </w:rPr>
      </w:pPr>
      <w:r w:rsidRPr="00CA460C">
        <w:rPr>
          <w:b/>
          <w:bCs/>
          <w:noProof/>
        </w:rPr>
        <w:t>Belangrijke ontwerpelementen</w:t>
      </w:r>
    </w:p>
    <w:p w14:paraId="3F85C797" w14:textId="77777777" w:rsidR="00FD1BEC" w:rsidRPr="00CA460C" w:rsidRDefault="00FD1BEC" w:rsidP="00A60117">
      <w:pPr>
        <w:spacing w:after="0" w:line="260" w:lineRule="exact"/>
        <w:rPr>
          <w:b/>
          <w:bCs/>
          <w:noProof/>
        </w:rPr>
      </w:pPr>
    </w:p>
    <w:p w14:paraId="0C4041D6" w14:textId="77777777" w:rsidR="00CA460C" w:rsidRPr="009C79A2" w:rsidRDefault="00CA460C" w:rsidP="00CA460C">
      <w:pPr>
        <w:numPr>
          <w:ilvl w:val="0"/>
          <w:numId w:val="57"/>
        </w:numPr>
        <w:tabs>
          <w:tab w:val="num" w:pos="708"/>
        </w:tabs>
        <w:spacing w:after="0" w:line="260" w:lineRule="exact"/>
        <w:ind w:left="360"/>
        <w:rPr>
          <w:noProof/>
          <w:lang w:val="en-GB"/>
          <w:rPrChange w:id="863" w:author="Coens, Alain" w:date="2025-08-20T13:51:00Z" w16du:dateUtc="2025-08-20T11:51:00Z">
            <w:rPr>
              <w:noProof/>
            </w:rPr>
          </w:rPrChange>
        </w:rPr>
      </w:pPr>
      <w:r w:rsidRPr="009C79A2">
        <w:rPr>
          <w:b/>
          <w:bCs/>
          <w:noProof/>
          <w:lang w:val="en-GB"/>
          <w:rPrChange w:id="864" w:author="Coens, Alain" w:date="2025-08-20T13:51:00Z" w16du:dateUtc="2025-08-20T11:51:00Z">
            <w:rPr>
              <w:b/>
              <w:bCs/>
              <w:noProof/>
            </w:rPr>
          </w:rPrChange>
        </w:rPr>
        <w:t>Bottom Navigation / Floating Action Buttons</w:t>
      </w:r>
      <w:r w:rsidRPr="009C79A2">
        <w:rPr>
          <w:noProof/>
          <w:lang w:val="en-GB"/>
          <w:rPrChange w:id="865" w:author="Coens, Alain" w:date="2025-08-20T13:51:00Z" w16du:dateUtc="2025-08-20T11:51:00Z">
            <w:rPr>
              <w:noProof/>
            </w:rPr>
          </w:rPrChange>
        </w:rPr>
        <w:t xml:space="preserve"> i.p.v. klassieke menubalk</w:t>
      </w:r>
    </w:p>
    <w:p w14:paraId="182A6F68" w14:textId="77777777" w:rsidR="00CA460C" w:rsidRPr="00CA460C" w:rsidRDefault="00CA460C" w:rsidP="00CA460C">
      <w:pPr>
        <w:numPr>
          <w:ilvl w:val="0"/>
          <w:numId w:val="57"/>
        </w:numPr>
        <w:tabs>
          <w:tab w:val="num" w:pos="708"/>
        </w:tabs>
        <w:spacing w:after="0" w:line="260" w:lineRule="exact"/>
        <w:ind w:left="360"/>
        <w:rPr>
          <w:noProof/>
        </w:rPr>
      </w:pPr>
      <w:r w:rsidRPr="00CA460C">
        <w:rPr>
          <w:b/>
          <w:bCs/>
          <w:noProof/>
        </w:rPr>
        <w:t>Cards &amp; contextuele acties</w:t>
      </w:r>
      <w:r w:rsidRPr="00CA460C">
        <w:rPr>
          <w:noProof/>
        </w:rPr>
        <w:t>: elk object (vaststelling, foto) heeft eigen swipe/tap acties</w:t>
      </w:r>
    </w:p>
    <w:p w14:paraId="2F00B941" w14:textId="77777777" w:rsidR="00CA460C" w:rsidRPr="00CA460C" w:rsidRDefault="00CA460C" w:rsidP="00CA460C">
      <w:pPr>
        <w:numPr>
          <w:ilvl w:val="0"/>
          <w:numId w:val="57"/>
        </w:numPr>
        <w:tabs>
          <w:tab w:val="num" w:pos="708"/>
        </w:tabs>
        <w:spacing w:after="0" w:line="260" w:lineRule="exact"/>
        <w:ind w:left="360"/>
        <w:rPr>
          <w:noProof/>
        </w:rPr>
      </w:pPr>
      <w:r w:rsidRPr="00CA460C">
        <w:rPr>
          <w:b/>
          <w:bCs/>
          <w:noProof/>
        </w:rPr>
        <w:t>Progressive disclosure</w:t>
      </w:r>
      <w:r w:rsidRPr="00CA460C">
        <w:rPr>
          <w:noProof/>
        </w:rPr>
        <w:t>: eerst alleen kerninfo tonen, extra details pas bij swipe of tap</w:t>
      </w:r>
    </w:p>
    <w:p w14:paraId="49CFCF99" w14:textId="77777777" w:rsidR="00CA460C" w:rsidRPr="00CA460C" w:rsidRDefault="00CA460C" w:rsidP="00CA460C">
      <w:pPr>
        <w:numPr>
          <w:ilvl w:val="0"/>
          <w:numId w:val="57"/>
        </w:numPr>
        <w:tabs>
          <w:tab w:val="num" w:pos="708"/>
        </w:tabs>
        <w:spacing w:after="0" w:line="260" w:lineRule="exact"/>
        <w:ind w:left="360"/>
        <w:rPr>
          <w:noProof/>
        </w:rPr>
      </w:pPr>
      <w:r w:rsidRPr="00CA460C">
        <w:rPr>
          <w:b/>
          <w:bCs/>
          <w:noProof/>
        </w:rPr>
        <w:t>Inline maps</w:t>
      </w:r>
      <w:r w:rsidRPr="00CA460C">
        <w:rPr>
          <w:noProof/>
        </w:rPr>
        <w:t>: GIS-view direct geïntegreerd in de flow, zonder apart venster</w:t>
      </w:r>
    </w:p>
    <w:p w14:paraId="445C0A61" w14:textId="77777777" w:rsidR="00CA460C" w:rsidRPr="00CA460C" w:rsidRDefault="00CA460C" w:rsidP="00CA460C">
      <w:pPr>
        <w:numPr>
          <w:ilvl w:val="0"/>
          <w:numId w:val="57"/>
        </w:numPr>
        <w:tabs>
          <w:tab w:val="num" w:pos="708"/>
        </w:tabs>
        <w:spacing w:after="0" w:line="260" w:lineRule="exact"/>
        <w:ind w:left="360"/>
        <w:rPr>
          <w:noProof/>
        </w:rPr>
      </w:pPr>
      <w:r w:rsidRPr="00CA460C">
        <w:rPr>
          <w:b/>
          <w:bCs/>
          <w:noProof/>
        </w:rPr>
        <w:t>Touch-first interacties</w:t>
      </w:r>
      <w:r w:rsidRPr="00CA460C">
        <w:rPr>
          <w:noProof/>
        </w:rPr>
        <w:t>: swipe voor status, pinch voor zoom, long press voor meer opties</w:t>
      </w:r>
    </w:p>
    <w:p w14:paraId="1A07175D" w14:textId="77777777" w:rsidR="00CA460C" w:rsidRPr="00CA460C" w:rsidRDefault="00CA460C" w:rsidP="00CA460C">
      <w:pPr>
        <w:numPr>
          <w:ilvl w:val="0"/>
          <w:numId w:val="57"/>
        </w:numPr>
        <w:tabs>
          <w:tab w:val="num" w:pos="708"/>
        </w:tabs>
        <w:spacing w:after="0" w:line="260" w:lineRule="exact"/>
        <w:ind w:left="360"/>
        <w:rPr>
          <w:noProof/>
        </w:rPr>
      </w:pPr>
      <w:r w:rsidRPr="00CA460C">
        <w:rPr>
          <w:b/>
          <w:bCs/>
          <w:noProof/>
        </w:rPr>
        <w:t>Offline-first</w:t>
      </w:r>
      <w:r w:rsidRPr="00CA460C">
        <w:rPr>
          <w:noProof/>
        </w:rPr>
        <w:t>: alles opslaan in lokale queue, later synchroniseren</w:t>
      </w:r>
    </w:p>
    <w:p w14:paraId="5875DA7D" w14:textId="77777777" w:rsidR="00CA460C" w:rsidRDefault="00CA460C" w:rsidP="001023EE">
      <w:pPr>
        <w:spacing w:after="220" w:line="260" w:lineRule="exact"/>
        <w:ind w:left="720"/>
        <w:rPr>
          <w:noProof/>
        </w:rPr>
      </w:pPr>
    </w:p>
    <w:p w14:paraId="74FE6C7B" w14:textId="33F4D222" w:rsidR="00A60117" w:rsidRDefault="00A60117" w:rsidP="00A60117">
      <w:pPr>
        <w:spacing w:after="0" w:line="260" w:lineRule="exact"/>
        <w:rPr>
          <w:noProof/>
        </w:rPr>
      </w:pPr>
      <w:r w:rsidRPr="00A60117">
        <w:rPr>
          <w:b/>
          <w:bCs/>
          <w:noProof/>
        </w:rPr>
        <w:t>Referenties &amp; inspiratie</w:t>
      </w:r>
    </w:p>
    <w:p w14:paraId="51B12204" w14:textId="77777777" w:rsidR="00FD1BEC" w:rsidRPr="00A60117" w:rsidRDefault="00FD1BEC" w:rsidP="00A60117">
      <w:pPr>
        <w:spacing w:after="0" w:line="260" w:lineRule="exact"/>
        <w:rPr>
          <w:noProof/>
        </w:rPr>
      </w:pPr>
    </w:p>
    <w:p w14:paraId="5F94A770" w14:textId="1B655FE9" w:rsidR="00A60117" w:rsidRPr="00A60117" w:rsidRDefault="00A60117" w:rsidP="00A60117">
      <w:pPr>
        <w:numPr>
          <w:ilvl w:val="0"/>
          <w:numId w:val="58"/>
        </w:numPr>
        <w:tabs>
          <w:tab w:val="clear" w:pos="720"/>
          <w:tab w:val="num" w:pos="360"/>
        </w:tabs>
        <w:spacing w:after="0" w:line="260" w:lineRule="exact"/>
        <w:ind w:left="360"/>
        <w:rPr>
          <w:noProof/>
        </w:rPr>
      </w:pPr>
      <w:hyperlink r:id="rId38" w:history="1">
        <w:r w:rsidRPr="00A60117">
          <w:rPr>
            <w:rStyle w:val="Hyperlink"/>
            <w:i/>
            <w:iCs/>
            <w:noProof/>
          </w:rPr>
          <w:t>Material Design</w:t>
        </w:r>
        <w:r w:rsidRPr="00A60117">
          <w:rPr>
            <w:rStyle w:val="Hyperlink"/>
            <w:noProof/>
          </w:rPr>
          <w:t xml:space="preserve"> van Google</w:t>
        </w:r>
      </w:hyperlink>
      <w:r w:rsidRPr="00A60117">
        <w:rPr>
          <w:noProof/>
        </w:rPr>
        <w:t xml:space="preserve">: </w:t>
      </w:r>
      <w:r w:rsidRPr="00A60117">
        <w:rPr>
          <w:b/>
          <w:bCs/>
          <w:noProof/>
        </w:rPr>
        <w:t>Card UI + FAB</w:t>
      </w:r>
      <w:r w:rsidRPr="00A60117">
        <w:rPr>
          <w:noProof/>
        </w:rPr>
        <w:t xml:space="preserve"> als kernpatronen</w:t>
      </w:r>
    </w:p>
    <w:p w14:paraId="64E85E29" w14:textId="45D2EC22" w:rsidR="00A60117" w:rsidRPr="009C79A2" w:rsidRDefault="00A60117" w:rsidP="00A60117">
      <w:pPr>
        <w:numPr>
          <w:ilvl w:val="0"/>
          <w:numId w:val="58"/>
        </w:numPr>
        <w:tabs>
          <w:tab w:val="clear" w:pos="720"/>
          <w:tab w:val="num" w:pos="360"/>
        </w:tabs>
        <w:spacing w:after="0" w:line="260" w:lineRule="exact"/>
        <w:ind w:left="360"/>
        <w:rPr>
          <w:noProof/>
          <w:lang w:val="en-GB"/>
          <w:rPrChange w:id="866" w:author="Coens, Alain" w:date="2025-08-20T13:51:00Z" w16du:dateUtc="2025-08-20T11:51:00Z">
            <w:rPr>
              <w:noProof/>
            </w:rPr>
          </w:rPrChange>
        </w:rPr>
      </w:pPr>
      <w:r>
        <w:fldChar w:fldCharType="begin"/>
      </w:r>
      <w:r w:rsidRPr="009C79A2">
        <w:rPr>
          <w:lang w:val="en-GB"/>
          <w:rPrChange w:id="867" w:author="Coens, Alain" w:date="2025-08-20T13:51:00Z" w16du:dateUtc="2025-08-20T11:51:00Z">
            <w:rPr/>
          </w:rPrChange>
        </w:rPr>
        <w:instrText>HYPERLINK "https://developer.apple.com/design/human-interface-guidelines"</w:instrText>
      </w:r>
      <w:r>
        <w:fldChar w:fldCharType="separate"/>
      </w:r>
      <w:r w:rsidRPr="009C79A2">
        <w:rPr>
          <w:rStyle w:val="Hyperlink"/>
          <w:i/>
          <w:iCs/>
          <w:noProof/>
          <w:lang w:val="en-GB"/>
          <w:rPrChange w:id="868" w:author="Coens, Alain" w:date="2025-08-20T13:51:00Z" w16du:dateUtc="2025-08-20T11:51:00Z">
            <w:rPr>
              <w:rStyle w:val="Hyperlink"/>
              <w:i/>
              <w:iCs/>
              <w:noProof/>
            </w:rPr>
          </w:rPrChange>
        </w:rPr>
        <w:t>Apple Human Interface Guidelines</w:t>
      </w:r>
      <w:r>
        <w:fldChar w:fldCharType="end"/>
      </w:r>
      <w:r w:rsidRPr="009C79A2">
        <w:rPr>
          <w:noProof/>
          <w:lang w:val="en-GB"/>
          <w:rPrChange w:id="869" w:author="Coens, Alain" w:date="2025-08-20T13:51:00Z" w16du:dateUtc="2025-08-20T11:51:00Z">
            <w:rPr>
              <w:noProof/>
            </w:rPr>
          </w:rPrChange>
        </w:rPr>
        <w:t xml:space="preserve">: </w:t>
      </w:r>
      <w:r w:rsidRPr="009C79A2">
        <w:rPr>
          <w:b/>
          <w:bCs/>
          <w:noProof/>
          <w:lang w:val="en-GB"/>
          <w:rPrChange w:id="870" w:author="Coens, Alain" w:date="2025-08-20T13:51:00Z" w16du:dateUtc="2025-08-20T11:51:00Z">
            <w:rPr>
              <w:b/>
              <w:bCs/>
              <w:noProof/>
            </w:rPr>
          </w:rPrChange>
        </w:rPr>
        <w:t>Single Task Focus</w:t>
      </w:r>
      <w:r w:rsidRPr="009C79A2">
        <w:rPr>
          <w:noProof/>
          <w:lang w:val="en-GB"/>
          <w:rPrChange w:id="871" w:author="Coens, Alain" w:date="2025-08-20T13:51:00Z" w16du:dateUtc="2025-08-20T11:51:00Z">
            <w:rPr>
              <w:noProof/>
            </w:rPr>
          </w:rPrChange>
        </w:rPr>
        <w:t xml:space="preserve"> voor iOS apps</w:t>
      </w:r>
    </w:p>
    <w:p w14:paraId="41712901" w14:textId="09C2D3D8" w:rsidR="00A60117" w:rsidRPr="00A60117" w:rsidRDefault="00A60117" w:rsidP="00A60117">
      <w:pPr>
        <w:numPr>
          <w:ilvl w:val="0"/>
          <w:numId w:val="58"/>
        </w:numPr>
        <w:tabs>
          <w:tab w:val="clear" w:pos="720"/>
          <w:tab w:val="num" w:pos="360"/>
        </w:tabs>
        <w:spacing w:after="0" w:line="260" w:lineRule="exact"/>
        <w:ind w:left="360"/>
        <w:rPr>
          <w:noProof/>
        </w:rPr>
      </w:pPr>
      <w:r w:rsidRPr="00A60117">
        <w:rPr>
          <w:noProof/>
        </w:rPr>
        <w:t xml:space="preserve">Open-source apps zoals </w:t>
      </w:r>
      <w:r w:rsidRPr="00A60117">
        <w:rPr>
          <w:i/>
          <w:iCs/>
          <w:noProof/>
        </w:rPr>
        <w:t>Collector for ArcGIS</w:t>
      </w:r>
      <w:r w:rsidRPr="00A60117">
        <w:rPr>
          <w:noProof/>
        </w:rPr>
        <w:t xml:space="preserve"> en </w:t>
      </w:r>
      <w:hyperlink r:id="rId39" w:history="1">
        <w:r w:rsidRPr="00A60117">
          <w:rPr>
            <w:rStyle w:val="Hyperlink"/>
            <w:i/>
            <w:iCs/>
            <w:noProof/>
          </w:rPr>
          <w:t>Field Maps</w:t>
        </w:r>
      </w:hyperlink>
      <w:r w:rsidRPr="00A60117">
        <w:rPr>
          <w:noProof/>
        </w:rPr>
        <w:t xml:space="preserve"> voor kaart- &amp; veldregistratie</w:t>
      </w:r>
    </w:p>
    <w:p w14:paraId="0B6495BC" w14:textId="77777777" w:rsidR="00A60117" w:rsidRPr="00F67D28" w:rsidRDefault="00A60117" w:rsidP="001023EE">
      <w:pPr>
        <w:spacing w:after="220" w:line="260" w:lineRule="exact"/>
        <w:ind w:left="720"/>
        <w:rPr>
          <w:noProof/>
        </w:rPr>
      </w:pPr>
    </w:p>
    <w:p w14:paraId="70304D34" w14:textId="3B45AE85" w:rsidR="00F67D28" w:rsidRPr="00F35E7E" w:rsidRDefault="00755D15" w:rsidP="00F67D28">
      <w:pPr>
        <w:pStyle w:val="grotetitel"/>
        <w:rPr>
          <w:noProof/>
          <w:lang w:val="nl-BE"/>
        </w:rPr>
      </w:pPr>
      <w:r>
        <w:rPr>
          <w:lang w:val="nl-BE"/>
        </w:rPr>
        <w:lastRenderedPageBreak/>
        <w:t>Uitdaging</w:t>
      </w:r>
      <w:r w:rsidR="001023EE">
        <w:rPr>
          <w:noProof/>
          <w:lang w:val="nl-BE"/>
        </w:rPr>
        <w:t xml:space="preserve">:  </w:t>
      </w:r>
      <w:r w:rsidR="00F67D28" w:rsidRPr="00F35E7E">
        <w:rPr>
          <w:noProof/>
          <w:lang w:val="nl-BE"/>
        </w:rPr>
        <w:t>Policy-Implementation Gap in nutswerken</w:t>
      </w:r>
    </w:p>
    <w:p w14:paraId="7B07500F" w14:textId="77777777" w:rsidR="00DE77B9" w:rsidRPr="00DE77B9" w:rsidRDefault="00DE77B9" w:rsidP="00DE77B9">
      <w:pPr>
        <w:spacing w:after="220" w:line="260" w:lineRule="exact"/>
        <w:rPr>
          <w:b/>
          <w:bCs/>
          <w:noProof/>
        </w:rPr>
      </w:pPr>
      <w:r w:rsidRPr="00DE77B9">
        <w:rPr>
          <w:b/>
          <w:bCs/>
          <w:noProof/>
        </w:rPr>
        <w:t>Uitdaging</w:t>
      </w:r>
    </w:p>
    <w:p w14:paraId="6297569E" w14:textId="77777777" w:rsidR="00DE77B9" w:rsidRPr="00DE77B9" w:rsidRDefault="00DE77B9" w:rsidP="00DE77B9">
      <w:pPr>
        <w:spacing w:after="220" w:line="260" w:lineRule="exact"/>
        <w:rPr>
          <w:noProof/>
        </w:rPr>
      </w:pPr>
      <w:r w:rsidRPr="00DE77B9">
        <w:rPr>
          <w:noProof/>
        </w:rPr>
        <w:t>De stad Antwerpen beschikt over duidelijke beleidskaders en reglementen voor het uitvoeren en herstellen van nutswerken, zoals de Code Nuts, het retributiereglement en technische richtlijnen voor sleufopbouw en materiaalgebruik. Het management van de nutsmaatschappijen erkent de principes van goed herstel en is vertrouwd met deze regels.</w:t>
      </w:r>
      <w:r w:rsidRPr="00DE77B9">
        <w:rPr>
          <w:noProof/>
        </w:rPr>
        <w:br/>
      </w:r>
      <w:r w:rsidRPr="00DE77B9">
        <w:rPr>
          <w:noProof/>
        </w:rPr>
        <w:br/>
        <w:t xml:space="preserve">In de praktijk blijkt echter een structurele </w:t>
      </w:r>
      <w:r w:rsidRPr="00DE77B9">
        <w:rPr>
          <w:b/>
          <w:bCs/>
          <w:noProof/>
        </w:rPr>
        <w:t>kloof tussen beleid en uitvoering: de zogeheten policy-implementation gap</w:t>
      </w:r>
      <w:r w:rsidRPr="00DE77B9">
        <w:rPr>
          <w:noProof/>
        </w:rPr>
        <w:t>. De oorzaken zijn veelzijdig:</w:t>
      </w:r>
      <w:r w:rsidRPr="00DE77B9">
        <w:rPr>
          <w:noProof/>
        </w:rPr>
        <w:br/>
        <w:t>- Onvoldoende kennis op het terrein – arbeiders van (onder)aannemers beschikken vaak niet over de specifieke vakkennis voor kwalitatief herstel. Er wordt regelmatig verwezen naar routines ('dat doen we toch altijd zo') die afwijken van de norm.</w:t>
      </w:r>
      <w:r w:rsidRPr="00DE77B9">
        <w:rPr>
          <w:noProof/>
        </w:rPr>
        <w:br/>
        <w:t>- Tijdsdruk en contractuele marges – te krappe marges in onderaannemerscontracten leiden tot druk om snel af te werken, wat ten koste gaat van nauwkeurigheid en kwaliteit.</w:t>
      </w:r>
      <w:r w:rsidRPr="00DE77B9">
        <w:rPr>
          <w:noProof/>
        </w:rPr>
        <w:br/>
        <w:t>- Gebrek aan integrale opvolging – informatie uit GIPOD is vaak onvoldoende verrijkt of actueel om gerichte controles mogelijk te maken.</w:t>
      </w:r>
      <w:r w:rsidRPr="00DE77B9">
        <w:rPr>
          <w:noProof/>
        </w:rPr>
        <w:br/>
        <w:t>- Versnipperde communicatie – aanvragen, vergunningen en herstellingsopdrachten lopen via verschillende systemen en diensten.</w:t>
      </w:r>
      <w:r w:rsidRPr="00DE77B9">
        <w:rPr>
          <w:noProof/>
        </w:rPr>
        <w:br/>
        <w:t>- Onvoldoende bewijslast – terreinobservaties worden niet structureel gekoppeld aan het brondossier, waardoor juridische afdwingbaarheid en terugkoppeling bemoeilijkt worden.</w:t>
      </w:r>
      <w:r w:rsidRPr="00DE77B9">
        <w:rPr>
          <w:noProof/>
        </w:rPr>
        <w:br/>
      </w:r>
      <w:r w:rsidRPr="00DE77B9">
        <w:rPr>
          <w:noProof/>
        </w:rPr>
        <w:br/>
        <w:t>Het gevolg: te lange uitvoeringsperiodes, gebrekkige herstellingen, hogere herstelkosten en blijvende hinder voor bewoners en weggebruikers.</w:t>
      </w:r>
    </w:p>
    <w:p w14:paraId="62E2DF50" w14:textId="77777777" w:rsidR="00DE77B9" w:rsidRPr="00DE77B9" w:rsidRDefault="00DE77B9" w:rsidP="00DE77B9">
      <w:pPr>
        <w:spacing w:after="220" w:line="260" w:lineRule="exact"/>
        <w:rPr>
          <w:b/>
          <w:bCs/>
          <w:noProof/>
        </w:rPr>
      </w:pPr>
      <w:r w:rsidRPr="00DE77B9">
        <w:rPr>
          <w:b/>
          <w:bCs/>
          <w:noProof/>
        </w:rPr>
        <w:t>Oplossing</w:t>
      </w:r>
    </w:p>
    <w:p w14:paraId="349DD9D4" w14:textId="07F987E2" w:rsidR="00DE77B9" w:rsidRPr="00DE77B9" w:rsidRDefault="00DE77B9" w:rsidP="00DE77B9">
      <w:pPr>
        <w:spacing w:after="220" w:line="260" w:lineRule="exact"/>
        <w:rPr>
          <w:noProof/>
        </w:rPr>
      </w:pPr>
      <w:r w:rsidRPr="00DE77B9">
        <w:rPr>
          <w:noProof/>
        </w:rPr>
        <w:t>Het project ‘</w:t>
      </w:r>
      <w:r w:rsidR="00786FA4">
        <w:rPr>
          <w:noProof/>
        </w:rPr>
        <w:t>Digitale</w:t>
      </w:r>
      <w:r w:rsidRPr="00DE77B9">
        <w:rPr>
          <w:noProof/>
        </w:rPr>
        <w:t xml:space="preserve"> Nuts’ pakt deze kloof aan via digitale integratie, vakinhoudelijke borging en procesvernieuwing:</w:t>
      </w:r>
      <w:r w:rsidRPr="00DE77B9">
        <w:rPr>
          <w:noProof/>
        </w:rPr>
        <w:br/>
        <w:t>1. GIPOD+ intake – Nutsbedrijven leveren bij de aanvraag niet alleen plandata, maar ook verplicht:</w:t>
      </w:r>
      <w:r w:rsidRPr="00DE77B9">
        <w:rPr>
          <w:noProof/>
        </w:rPr>
        <w:br/>
        <w:t xml:space="preserve">   - Geotagged foto’s vóór, tijdens en na de werken, rechtstreeks aan de NUTS-datazijde.</w:t>
      </w:r>
      <w:r w:rsidRPr="00DE77B9">
        <w:rPr>
          <w:noProof/>
        </w:rPr>
        <w:br/>
        <w:t xml:space="preserve">   - Technische parameters (materiaaltype, sleufopbouw, legverband) conform stedelijke normen.</w:t>
      </w:r>
      <w:r w:rsidRPr="00DE77B9">
        <w:rPr>
          <w:noProof/>
        </w:rPr>
        <w:br/>
        <w:t xml:space="preserve">   Deze data wordt via GIPOD beschikbaar gesteld aan steden en gemeenten.</w:t>
      </w:r>
      <w:r w:rsidRPr="00DE77B9">
        <w:rPr>
          <w:noProof/>
        </w:rPr>
        <w:br/>
        <w:t>2. Mobiel toezicht met terugkoppeling – Toezichters registreren vaststellingen op het terrein met foto’s, meetdata en PV’s, gekoppeld aan het GIPOD-dossier. Eventuele afwijkingen worden direct digitaal teruggekoppeld naar het nutsbedrijf.</w:t>
      </w:r>
      <w:r w:rsidRPr="00DE77B9">
        <w:rPr>
          <w:noProof/>
        </w:rPr>
        <w:br/>
        <w:t>3. Automatische kwaliteitscontrole – GIS-lagen en materiaal</w:t>
      </w:r>
      <w:r w:rsidRPr="00DE77B9">
        <w:rPr>
          <w:noProof/>
        </w:rPr>
        <w:softHyphen/>
        <w:t>databanken (WIS) toetsen automatisch of herstelmethodes voldoen aan de stedelijke norm.</w:t>
      </w:r>
      <w:r w:rsidRPr="00DE77B9">
        <w:rPr>
          <w:noProof/>
        </w:rPr>
        <w:br/>
        <w:t>4. Visuele controle door alle partijen – Doordat ook arbeiders van nutsbedrijven verplicht foto’s uploaden aan de NUTS-datazijde, ontstaat een gedeeld visueel dossier. Steden kunnen dit inzien via de mobiele app.</w:t>
      </w:r>
      <w:r w:rsidRPr="00DE77B9">
        <w:rPr>
          <w:noProof/>
        </w:rPr>
        <w:br/>
        <w:t>5. Capaciteitsgericht toezicht – Gerichte selectie van controlecases op basis van data.</w:t>
      </w:r>
    </w:p>
    <w:p w14:paraId="26BA64B9" w14:textId="77777777" w:rsidR="00DE77B9" w:rsidRPr="00DE77B9" w:rsidRDefault="00DE77B9" w:rsidP="00DE77B9">
      <w:pPr>
        <w:spacing w:after="220" w:line="260" w:lineRule="exact"/>
        <w:rPr>
          <w:b/>
          <w:bCs/>
          <w:noProof/>
        </w:rPr>
      </w:pPr>
      <w:r w:rsidRPr="00DE77B9">
        <w:rPr>
          <w:b/>
          <w:bCs/>
          <w:noProof/>
        </w:rPr>
        <w:t>Innovatief karakter</w:t>
      </w:r>
    </w:p>
    <w:p w14:paraId="57B6C45A" w14:textId="77777777" w:rsidR="00DE77B9" w:rsidRPr="00DE77B9" w:rsidRDefault="00DE77B9" w:rsidP="00DE77B9">
      <w:pPr>
        <w:spacing w:after="220" w:line="260" w:lineRule="exact"/>
        <w:rPr>
          <w:noProof/>
        </w:rPr>
      </w:pPr>
      <w:r w:rsidRPr="00DE77B9">
        <w:rPr>
          <w:noProof/>
        </w:rPr>
        <w:t>- Eén gedeeld digitaal dossier voor elk grondwerk, centraal in GIPOD.</w:t>
      </w:r>
      <w:r w:rsidRPr="00DE77B9">
        <w:rPr>
          <w:noProof/>
        </w:rPr>
        <w:br/>
        <w:t>- Verplichte fotolog voor uitvoerders als kwaliteits- en bewijsmiddel.</w:t>
      </w:r>
      <w:r w:rsidRPr="00DE77B9">
        <w:rPr>
          <w:noProof/>
        </w:rPr>
        <w:br/>
        <w:t>- Realtime integratie van toezichtdata met plandata, GIS-lagen en materiaalnormen.</w:t>
      </w:r>
      <w:r w:rsidRPr="00DE77B9">
        <w:rPr>
          <w:noProof/>
        </w:rPr>
        <w:br/>
        <w:t>- Standaardisatie van kwaliteitscriteria op Vlaams niveau.</w:t>
      </w:r>
    </w:p>
    <w:p w14:paraId="1997A4E9" w14:textId="77777777" w:rsidR="00DE77B9" w:rsidRPr="00DE77B9" w:rsidRDefault="00DE77B9" w:rsidP="00DE77B9">
      <w:pPr>
        <w:spacing w:after="220" w:line="260" w:lineRule="exact"/>
        <w:rPr>
          <w:b/>
          <w:bCs/>
          <w:noProof/>
        </w:rPr>
      </w:pPr>
      <w:r w:rsidRPr="00DE77B9">
        <w:rPr>
          <w:b/>
          <w:bCs/>
          <w:noProof/>
        </w:rPr>
        <w:t>Impact</w:t>
      </w:r>
    </w:p>
    <w:p w14:paraId="699E4DEB" w14:textId="1FD3BBAA" w:rsidR="00DE77B9" w:rsidRPr="00DE77B9" w:rsidRDefault="00DE77B9" w:rsidP="00DE77B9">
      <w:pPr>
        <w:spacing w:after="220" w:line="260" w:lineRule="exact"/>
        <w:rPr>
          <w:noProof/>
        </w:rPr>
      </w:pPr>
      <w:r w:rsidRPr="00DE77B9">
        <w:rPr>
          <w:noProof/>
        </w:rPr>
        <w:lastRenderedPageBreak/>
        <w:t>- Beleidsdoelen waarmaken: regels worden niet enkel gekend door het management, maar ook geborgd op het terrein door digitale checks en verplicht fotobewijs.</w:t>
      </w:r>
      <w:r w:rsidRPr="00DE77B9">
        <w:rPr>
          <w:noProof/>
        </w:rPr>
        <w:br/>
        <w:t>- Kwaliteitsverbetering: minder fouten, minder herhaald openbreken, duurzame bestrating.</w:t>
      </w:r>
      <w:r w:rsidRPr="00DE77B9">
        <w:rPr>
          <w:noProof/>
        </w:rPr>
        <w:br/>
        <w:t>- Efficiëntie: minder administratieve last, snellere doorlooptijden.</w:t>
      </w:r>
      <w:r w:rsidRPr="00DE77B9">
        <w:rPr>
          <w:noProof/>
        </w:rPr>
        <w:br/>
        <w:t>- Transparantie: visueel bewijs voor elke stap, gedeeld tussen alle partijen.</w:t>
      </w:r>
    </w:p>
    <w:p w14:paraId="792010F3" w14:textId="77777777" w:rsidR="00DE77B9" w:rsidRPr="00DE77B9" w:rsidRDefault="00DE77B9" w:rsidP="00DE77B9">
      <w:pPr>
        <w:spacing w:after="220" w:line="260" w:lineRule="exact"/>
        <w:rPr>
          <w:b/>
          <w:bCs/>
          <w:noProof/>
        </w:rPr>
      </w:pPr>
      <w:r w:rsidRPr="00DE77B9">
        <w:rPr>
          <w:b/>
          <w:bCs/>
          <w:noProof/>
        </w:rPr>
        <w:t>Schaalbaarheid</w:t>
      </w:r>
    </w:p>
    <w:p w14:paraId="5E373FA6" w14:textId="77777777" w:rsidR="00DE77B9" w:rsidRPr="00DE77B9" w:rsidRDefault="00DE77B9" w:rsidP="00DE77B9">
      <w:pPr>
        <w:spacing w:after="220" w:line="260" w:lineRule="exact"/>
        <w:rPr>
          <w:noProof/>
        </w:rPr>
      </w:pPr>
      <w:r w:rsidRPr="00DE77B9">
        <w:rPr>
          <w:noProof/>
        </w:rPr>
        <w:t>Doordat de oplossing aansluit op GIPOD en OSLO-standaarden, kan ze eenvoudig door andere Vlaamse steden en gemeenten worden overgenomen, zonder extra ontwikkelkosten. Dit biedt een Vlaams breed model dat de samenwerking tussen lokale besturen en nutsbedrijven structureel versterkt.</w:t>
      </w:r>
    </w:p>
    <w:p w14:paraId="34F6B115" w14:textId="3A57EF4B" w:rsidR="00132B0B" w:rsidRPr="00F35E7E" w:rsidRDefault="00755D15" w:rsidP="00132B0B">
      <w:pPr>
        <w:pStyle w:val="grotetitel"/>
        <w:rPr>
          <w:lang w:val="nl-BE"/>
        </w:rPr>
      </w:pPr>
      <w:r>
        <w:rPr>
          <w:lang w:val="nl-BE"/>
        </w:rPr>
        <w:t>Uitdaging</w:t>
      </w:r>
      <w:r w:rsidR="00291102">
        <w:rPr>
          <w:lang w:val="nl-BE"/>
        </w:rPr>
        <w:t xml:space="preserve">: </w:t>
      </w:r>
      <w:r w:rsidR="00132B0B" w:rsidRPr="00F35E7E">
        <w:rPr>
          <w:lang w:val="nl-BE"/>
        </w:rPr>
        <w:t>Verbeterde Communicatie met Bewoners</w:t>
      </w:r>
    </w:p>
    <w:p w14:paraId="76F440A0" w14:textId="1AC1237D" w:rsidR="00132B0B" w:rsidRPr="00F35E7E" w:rsidRDefault="00132B0B" w:rsidP="00CB0CA1">
      <w:r w:rsidRPr="00F35E7E">
        <w:rPr>
          <w:b/>
          <w:bCs/>
        </w:rPr>
        <w:t>Uitdaging</w:t>
      </w:r>
    </w:p>
    <w:p w14:paraId="13603DB4" w14:textId="1D0B3D4E" w:rsidR="00132B0B" w:rsidRPr="00F35E7E" w:rsidRDefault="00132B0B" w:rsidP="00132B0B">
      <w:r w:rsidRPr="00F35E7E">
        <w:t>Bewoners ervaren hinder door nuts- en andere werken in de publieke ruimte, maar ontvangen vaak beperkte, laattijdige of onvolledige informatie. Huidige communicatiekanalen – zoals meldingen via KLM2 of meldingen.antwerpen.be – zijn vooral reactief en gefragmenteerd. Er is geen geïntegreerde informatiestroom tussen GIPOD, toezichthouders, nutsmaatschappijen en burgers. Hierdoor ontstaan frustraties, onbegrip en klachten, en blijft de terugkoppeling over planning, herstellingen en verantwoordelijken vaak uit. Bovendien zijn updates niet altijd in begrijpelijke taal of contextueel relevant voor de betrokken locatie.</w:t>
      </w:r>
    </w:p>
    <w:p w14:paraId="6E2BD45E" w14:textId="0C8E3B5D" w:rsidR="00132B0B" w:rsidRPr="00F35E7E" w:rsidRDefault="000966A6" w:rsidP="00CB0CA1">
      <w:r>
        <w:rPr>
          <w:noProof/>
        </w:rPr>
        <w:drawing>
          <wp:anchor distT="0" distB="0" distL="114300" distR="114300" simplePos="0" relativeHeight="251658246" behindDoc="0" locked="0" layoutInCell="1" allowOverlap="1" wp14:anchorId="44B6095A" wp14:editId="5416DEB4">
            <wp:simplePos x="0" y="0"/>
            <wp:positionH relativeFrom="column">
              <wp:posOffset>3557905</wp:posOffset>
            </wp:positionH>
            <wp:positionV relativeFrom="paragraph">
              <wp:posOffset>249555</wp:posOffset>
            </wp:positionV>
            <wp:extent cx="1895475" cy="3400425"/>
            <wp:effectExtent l="0" t="0" r="9525" b="9525"/>
            <wp:wrapSquare wrapText="bothSides"/>
            <wp:docPr id="19103913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1397"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1895475" cy="3400425"/>
                    </a:xfrm>
                    <a:prstGeom prst="rect">
                      <a:avLst/>
                    </a:prstGeom>
                  </pic:spPr>
                </pic:pic>
              </a:graphicData>
            </a:graphic>
          </wp:anchor>
        </w:drawing>
      </w:r>
      <w:r w:rsidR="00132B0B" w:rsidRPr="00F35E7E">
        <w:rPr>
          <w:b/>
          <w:bCs/>
        </w:rPr>
        <w:t>Oplossing</w:t>
      </w:r>
    </w:p>
    <w:p w14:paraId="0A67CCCB" w14:textId="62DAE82B" w:rsidR="00D63AD6" w:rsidRPr="00F35E7E" w:rsidRDefault="00132B0B" w:rsidP="00132B0B">
      <w:r w:rsidRPr="00F35E7E">
        <w:t xml:space="preserve">Een geïntegreerd communicatie-ecosysteem dat actuele gegevens uit GIPOD, toezicht-apps en nutsmaatschappijen direct koppelt aan bewonerscommunicatie. </w:t>
      </w:r>
    </w:p>
    <w:p w14:paraId="227EF9E9" w14:textId="53E81B2F" w:rsidR="00132B0B" w:rsidRPr="00F35E7E" w:rsidRDefault="00132B0B" w:rsidP="00132B0B">
      <w:r w:rsidRPr="00F35E7E">
        <w:rPr>
          <w:b/>
          <w:bCs/>
        </w:rPr>
        <w:t>Kerncomponenten</w:t>
      </w:r>
      <w:r w:rsidRPr="00F35E7E">
        <w:t>:</w:t>
      </w:r>
      <w:r w:rsidRPr="00F35E7E">
        <w:br/>
        <w:t>• Koppeling van klachtenkanalen (KLM2, meldingen.antwerpen.be) aan GIPOD-dossiers.</w:t>
      </w:r>
      <w:r w:rsidRPr="00F35E7E">
        <w:br/>
        <w:t>• Automatische statusupdates per werk (bv. startdatum, vertraging, hersteltermijn) naar bewoners.</w:t>
      </w:r>
      <w:r w:rsidRPr="00F35E7E">
        <w:br/>
        <w:t>• Contextuele communicatie op basis van straat, zone of project.</w:t>
      </w:r>
      <w:r w:rsidRPr="00F35E7E">
        <w:br/>
        <w:t>• AI-ondersteunde sentimentanalyse voor prioritering en gepaste toon.</w:t>
      </w:r>
      <w:r w:rsidRPr="00F35E7E">
        <w:br/>
        <w:t>• Gebruik van bewonersvriendelijke taal en visuele hulpmiddelen.</w:t>
      </w:r>
      <w:r w:rsidRPr="00F35E7E">
        <w:br/>
        <w:t>• Integratie van QR-codes op werfborden en digitale nieuwsbrieven voor real-time updates.</w:t>
      </w:r>
    </w:p>
    <w:p w14:paraId="7C461883" w14:textId="0C254329" w:rsidR="00132B0B" w:rsidRPr="00F35E7E" w:rsidRDefault="00132B0B" w:rsidP="00CB0CA1">
      <w:r w:rsidRPr="00F35E7E">
        <w:rPr>
          <w:b/>
          <w:bCs/>
        </w:rPr>
        <w:t>Innovatief</w:t>
      </w:r>
      <w:r w:rsidRPr="00F35E7E">
        <w:t xml:space="preserve"> </w:t>
      </w:r>
      <w:r w:rsidRPr="00F35E7E">
        <w:rPr>
          <w:b/>
          <w:bCs/>
        </w:rPr>
        <w:t>karakter</w:t>
      </w:r>
      <w:r w:rsidR="000966A6" w:rsidRPr="000966A6">
        <w:rPr>
          <w:noProof/>
        </w:rPr>
        <w:t xml:space="preserve"> </w:t>
      </w:r>
    </w:p>
    <w:p w14:paraId="282754A0" w14:textId="77777777" w:rsidR="00132B0B" w:rsidRPr="00F35E7E" w:rsidRDefault="00132B0B" w:rsidP="00132B0B">
      <w:r w:rsidRPr="00F35E7E">
        <w:lastRenderedPageBreak/>
        <w:t>Deze aanpak transformeert bewonerscommunicatie van een passief, reactief proces naar een proactief en gepersonaliseerd systeem. Door koppelingen te maken tussen GIPOD en meldingskanalen kunnen burgers automatisch geïnformeerd worden over werken in hun directe omgeving. AI-analyse helpt om urgente meldingen sneller op te volgen en de toon af te stemmen op de situatie. Het gebruik van QR-codes en digitale platforms maakt informatie toegankelijk op het moment dat die nodig is.</w:t>
      </w:r>
    </w:p>
    <w:p w14:paraId="07E63B7F" w14:textId="77777777" w:rsidR="00132B0B" w:rsidRPr="00F35E7E" w:rsidRDefault="00132B0B" w:rsidP="00CB0CA1">
      <w:r w:rsidRPr="00F35E7E">
        <w:rPr>
          <w:b/>
          <w:bCs/>
        </w:rPr>
        <w:t>Impact</w:t>
      </w:r>
    </w:p>
    <w:p w14:paraId="2685218C" w14:textId="77777777" w:rsidR="00132B0B" w:rsidRPr="00F35E7E" w:rsidRDefault="00132B0B" w:rsidP="00132B0B">
      <w:r w:rsidRPr="00F35E7E">
        <w:t>• Lagere klachtendruk door transparante en tijdige informatievoorziening.</w:t>
      </w:r>
      <w:r w:rsidRPr="00F35E7E">
        <w:br/>
        <w:t>• Kortere responstijd op meldingen door automatische koppeling met actuele dossiers.</w:t>
      </w:r>
      <w:r w:rsidRPr="00F35E7E">
        <w:br/>
        <w:t>• Hogere tevredenheid bij bewoners dankzij duidelijke taal en relevante context.</w:t>
      </w:r>
      <w:r w:rsidRPr="00F35E7E">
        <w:br/>
        <w:t>• Betere samenwerking tussen stad, nutsmaatschappijen en aannemers via gedeelde informatie.</w:t>
      </w:r>
      <w:r w:rsidRPr="00F35E7E">
        <w:br/>
        <w:t>• Minder misverstanden en onnodige opvolging doordat bewoners op de hoogte blijven.</w:t>
      </w:r>
    </w:p>
    <w:p w14:paraId="5C64CA5B" w14:textId="77777777" w:rsidR="00132B0B" w:rsidRPr="00F35E7E" w:rsidRDefault="00132B0B" w:rsidP="00CB0CA1">
      <w:r w:rsidRPr="00F35E7E">
        <w:rPr>
          <w:b/>
          <w:bCs/>
        </w:rPr>
        <w:t>Schaalbaarheid</w:t>
      </w:r>
    </w:p>
    <w:p w14:paraId="21B3DE60" w14:textId="77777777" w:rsidR="00132B0B" w:rsidRPr="00F35E7E" w:rsidRDefault="00132B0B" w:rsidP="00132B0B">
      <w:r w:rsidRPr="00F35E7E">
        <w:t>Het communicatie-ecosysteem is gebaseerd op gestandaardiseerde koppelingen met GIPOD en kan daardoor eenvoudig worden uitgerold naar andere steden en gemeenten. De opzet is modulair: elke stad kan zelf bepalen welke kanalen, AI-functies en communicatiemiddelen ze activeert. De uniforme datastandaarden maken bovenlokale samenwerking en gezamenlijke communicatiecampagnes mogelijk.</w:t>
      </w:r>
    </w:p>
    <w:p w14:paraId="1B8EE8CC" w14:textId="77777777" w:rsidR="00EF7AD3" w:rsidRPr="00F35E7E" w:rsidRDefault="00EF7AD3" w:rsidP="00F67D28">
      <w:pPr>
        <w:spacing w:after="220" w:line="260" w:lineRule="exact"/>
        <w:rPr>
          <w:rFonts w:eastAsia="Segoe UI" w:cstheme="minorHAnsi"/>
          <w:b/>
          <w:bCs/>
          <w:color w:val="000000" w:themeColor="text1"/>
        </w:rPr>
      </w:pPr>
    </w:p>
    <w:p w14:paraId="0137296D" w14:textId="77777777" w:rsidR="00975721" w:rsidRPr="00F35E7E" w:rsidRDefault="00975721" w:rsidP="00F67D28">
      <w:pPr>
        <w:spacing w:after="220" w:line="260" w:lineRule="exact"/>
        <w:rPr>
          <w:rFonts w:eastAsia="Segoe UI" w:cstheme="minorHAnsi"/>
          <w:b/>
          <w:bCs/>
          <w:color w:val="000000" w:themeColor="text1"/>
        </w:rPr>
      </w:pPr>
    </w:p>
    <w:p w14:paraId="3F5288FD" w14:textId="333CA024" w:rsidR="00975721" w:rsidRPr="00F35E7E" w:rsidRDefault="00755D15" w:rsidP="00975721">
      <w:pPr>
        <w:pStyle w:val="grotetitel"/>
        <w:rPr>
          <w:lang w:val="nl-BE"/>
        </w:rPr>
      </w:pPr>
      <w:r>
        <w:rPr>
          <w:lang w:val="nl-BE"/>
        </w:rPr>
        <w:t>Uitdaging</w:t>
      </w:r>
      <w:r w:rsidR="00826514">
        <w:rPr>
          <w:lang w:val="nl-BE"/>
        </w:rPr>
        <w:t xml:space="preserve">: </w:t>
      </w:r>
      <w:r w:rsidR="00975721" w:rsidRPr="00F35E7E">
        <w:rPr>
          <w:lang w:val="nl-BE"/>
        </w:rPr>
        <w:t>GIS als Sleutel voor Verbeterde Publiekscommunicatie over Werken in de Publieke Ruimte</w:t>
      </w:r>
    </w:p>
    <w:p w14:paraId="5C5E20A9" w14:textId="77777777" w:rsidR="00975721" w:rsidRPr="00975721" w:rsidRDefault="00975721" w:rsidP="00975721">
      <w:pPr>
        <w:spacing w:after="220" w:line="260" w:lineRule="exact"/>
        <w:rPr>
          <w:rFonts w:eastAsia="Segoe UI" w:cstheme="minorHAnsi"/>
          <w:b/>
          <w:bCs/>
          <w:color w:val="000000" w:themeColor="text1"/>
        </w:rPr>
      </w:pPr>
      <w:r w:rsidRPr="00975721">
        <w:rPr>
          <w:rFonts w:eastAsia="Segoe UI" w:cstheme="minorHAnsi"/>
          <w:b/>
          <w:bCs/>
          <w:color w:val="000000" w:themeColor="text1"/>
        </w:rPr>
        <w:t>Uitdaging</w:t>
      </w:r>
    </w:p>
    <w:p w14:paraId="2217C990" w14:textId="77777777" w:rsidR="00975721" w:rsidRPr="00975721" w:rsidRDefault="00975721" w:rsidP="00975721">
      <w:pPr>
        <w:spacing w:after="220" w:line="260" w:lineRule="exact"/>
        <w:rPr>
          <w:rFonts w:eastAsia="Segoe UI" w:cstheme="minorHAnsi"/>
          <w:color w:val="000000" w:themeColor="text1"/>
        </w:rPr>
      </w:pPr>
      <w:r w:rsidRPr="00975721">
        <w:rPr>
          <w:rFonts w:eastAsia="Segoe UI" w:cstheme="minorHAnsi"/>
          <w:color w:val="000000" w:themeColor="text1"/>
        </w:rPr>
        <w:t>Informatie over werken in de publieke ruimte is versnipperd over verschillende kanalen: GIPOD, stedelijke projectpagina’s, meldingsplatformen, nieuwsbrieven, werfborden en aparte storingspagina’s van nutsmaatschappijen. Hoewel deze bronnen waardevolle informatie bevatten, ontbreekt een geïntegreerd en actueel overzicht voor de burger. Data is vaak incompleet, verouderd of moeilijk te vinden. Bovendien zijn de huidige kaarttoepassingen beperkt in interactiviteit en relevantie, waardoor bewoners moeite hebben om snel te begrijpen welke werken hen zullen beïnvloeden.</w:t>
      </w:r>
    </w:p>
    <w:p w14:paraId="059C6ECF" w14:textId="77777777" w:rsidR="00975721" w:rsidRPr="00975721" w:rsidRDefault="00975721" w:rsidP="00975721">
      <w:pPr>
        <w:spacing w:after="220" w:line="260" w:lineRule="exact"/>
        <w:rPr>
          <w:rFonts w:eastAsia="Segoe UI" w:cstheme="minorHAnsi"/>
          <w:b/>
          <w:bCs/>
          <w:color w:val="000000" w:themeColor="text1"/>
        </w:rPr>
      </w:pPr>
      <w:r w:rsidRPr="00975721">
        <w:rPr>
          <w:rFonts w:eastAsia="Segoe UI" w:cstheme="minorHAnsi"/>
          <w:b/>
          <w:bCs/>
          <w:color w:val="000000" w:themeColor="text1"/>
        </w:rPr>
        <w:t>Oplossing</w:t>
      </w:r>
    </w:p>
    <w:p w14:paraId="5D53B857" w14:textId="24BE75D0" w:rsidR="00975721" w:rsidRPr="00975721" w:rsidRDefault="00975721" w:rsidP="00975721">
      <w:pPr>
        <w:spacing w:after="220" w:line="260" w:lineRule="exact"/>
        <w:rPr>
          <w:rFonts w:eastAsia="Segoe UI" w:cstheme="minorHAnsi"/>
          <w:color w:val="000000" w:themeColor="text1"/>
        </w:rPr>
      </w:pPr>
      <w:r w:rsidRPr="00975721">
        <w:rPr>
          <w:rFonts w:eastAsia="Segoe UI" w:cstheme="minorHAnsi"/>
          <w:color w:val="000000" w:themeColor="text1"/>
        </w:rPr>
        <w:t xml:space="preserve">Een robuuste </w:t>
      </w:r>
      <w:r w:rsidRPr="00975721">
        <w:rPr>
          <w:rFonts w:eastAsia="Segoe UI" w:cstheme="minorHAnsi"/>
          <w:b/>
          <w:bCs/>
          <w:color w:val="000000" w:themeColor="text1"/>
        </w:rPr>
        <w:t>GIS-werking</w:t>
      </w:r>
      <w:r w:rsidRPr="00975721">
        <w:rPr>
          <w:rFonts w:eastAsia="Segoe UI" w:cstheme="minorHAnsi"/>
          <w:color w:val="000000" w:themeColor="text1"/>
        </w:rPr>
        <w:t xml:space="preserve"> vormt het fundament voor een modern en geïntegreerd communicatieplatform. Door alle relevante databronnen – GIPOD, stedelijke projecten, meldingen.antwerpen.be, nutsmaatschappijen, Vlaamse en provinciale platforms – samen te brengen in één centrale GIS-viewer, ontstaat een betrouwbaar en actueel beeld voor zowel burgers als interne medewerkers.</w:t>
      </w:r>
      <w:r w:rsidRPr="00975721">
        <w:rPr>
          <w:rFonts w:eastAsia="Segoe UI" w:cstheme="minorHAnsi"/>
          <w:color w:val="000000" w:themeColor="text1"/>
        </w:rPr>
        <w:br/>
      </w:r>
      <w:r w:rsidRPr="00975721">
        <w:rPr>
          <w:rFonts w:eastAsia="Segoe UI" w:cstheme="minorHAnsi"/>
          <w:b/>
          <w:bCs/>
          <w:color w:val="000000" w:themeColor="text1"/>
        </w:rPr>
        <w:br/>
      </w:r>
      <w:r w:rsidR="00681C62" w:rsidRPr="00B37361">
        <w:rPr>
          <w:noProof/>
        </w:rPr>
        <w:lastRenderedPageBreak/>
        <w:drawing>
          <wp:anchor distT="0" distB="0" distL="114300" distR="114300" simplePos="0" relativeHeight="251658247" behindDoc="0" locked="0" layoutInCell="1" allowOverlap="1" wp14:anchorId="37D077E5" wp14:editId="07BF9F79">
            <wp:simplePos x="0" y="0"/>
            <wp:positionH relativeFrom="column">
              <wp:posOffset>2547896</wp:posOffset>
            </wp:positionH>
            <wp:positionV relativeFrom="paragraph">
              <wp:posOffset>137491</wp:posOffset>
            </wp:positionV>
            <wp:extent cx="3550920" cy="1929765"/>
            <wp:effectExtent l="0" t="0" r="0" b="0"/>
            <wp:wrapSquare wrapText="bothSides"/>
            <wp:docPr id="1460987216" name="Afbeelding 1" descr="Afbeelding met tekst, kaart, schermopnam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7216" name="Afbeelding 1" descr="Afbeelding met tekst, kaart, schermopname, diagram&#10;&#10;Door AI gegenereerde inhoud is mogelijk onjuis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50920" cy="1929765"/>
                    </a:xfrm>
                    <a:prstGeom prst="rect">
                      <a:avLst/>
                    </a:prstGeom>
                  </pic:spPr>
                </pic:pic>
              </a:graphicData>
            </a:graphic>
            <wp14:sizeRelH relativeFrom="margin">
              <wp14:pctWidth>0</wp14:pctWidth>
            </wp14:sizeRelH>
            <wp14:sizeRelV relativeFrom="margin">
              <wp14:pctHeight>0</wp14:pctHeight>
            </wp14:sizeRelV>
          </wp:anchor>
        </w:drawing>
      </w:r>
      <w:r w:rsidRPr="00975721">
        <w:rPr>
          <w:rFonts w:eastAsia="Segoe UI" w:cstheme="minorHAnsi"/>
          <w:b/>
          <w:bCs/>
          <w:color w:val="000000" w:themeColor="text1"/>
        </w:rPr>
        <w:t>Kerncomponenten:</w:t>
      </w:r>
      <w:r w:rsidRPr="00975721">
        <w:rPr>
          <w:rFonts w:eastAsia="Segoe UI" w:cstheme="minorHAnsi"/>
          <w:b/>
          <w:bCs/>
          <w:color w:val="000000" w:themeColor="text1"/>
        </w:rPr>
        <w:br/>
      </w:r>
      <w:r w:rsidRPr="00975721">
        <w:rPr>
          <w:rFonts w:eastAsia="Segoe UI" w:cstheme="minorHAnsi"/>
          <w:color w:val="000000" w:themeColor="text1"/>
        </w:rPr>
        <w:t>• Centrale kaartviewer met alle werken (stad, nuts, derden) inclusief actuele status en contactinformatie.</w:t>
      </w:r>
      <w:r w:rsidRPr="00975721">
        <w:rPr>
          <w:rFonts w:eastAsia="Segoe UI" w:cstheme="minorHAnsi"/>
          <w:color w:val="000000" w:themeColor="text1"/>
        </w:rPr>
        <w:br/>
        <w:t>• Realtime synchronisatie met GIPOD en interne stedelijke systemen.</w:t>
      </w:r>
      <w:r w:rsidRPr="00975721">
        <w:rPr>
          <w:rFonts w:eastAsia="Segoe UI" w:cstheme="minorHAnsi"/>
          <w:color w:val="000000" w:themeColor="text1"/>
        </w:rPr>
        <w:br/>
        <w:t>• Integratie van foto’s, vergunningen, hersteltermijnen en verantwoordelijken bij elke werkfiche.</w:t>
      </w:r>
      <w:r w:rsidRPr="00975721">
        <w:rPr>
          <w:rFonts w:eastAsia="Segoe UI" w:cstheme="minorHAnsi"/>
          <w:color w:val="000000" w:themeColor="text1"/>
        </w:rPr>
        <w:br/>
        <w:t>• Persoonlijke filteropties voor burgers op basis van adres, wijk of type werk.</w:t>
      </w:r>
      <w:r w:rsidRPr="00975721">
        <w:rPr>
          <w:rFonts w:eastAsia="Segoe UI" w:cstheme="minorHAnsi"/>
          <w:color w:val="000000" w:themeColor="text1"/>
        </w:rPr>
        <w:br/>
        <w:t xml:space="preserve">• GIS-ondersteunde selectie van hinderzones voor gerichte </w:t>
      </w:r>
      <w:r w:rsidR="006D3866">
        <w:rPr>
          <w:noProof/>
        </w:rPr>
        <mc:AlternateContent>
          <mc:Choice Requires="wps">
            <w:drawing>
              <wp:anchor distT="0" distB="0" distL="114300" distR="114300" simplePos="0" relativeHeight="251658248" behindDoc="0" locked="0" layoutInCell="1" allowOverlap="1" wp14:anchorId="28A323B9" wp14:editId="4972609A">
                <wp:simplePos x="0" y="0"/>
                <wp:positionH relativeFrom="column">
                  <wp:posOffset>2611120</wp:posOffset>
                </wp:positionH>
                <wp:positionV relativeFrom="paragraph">
                  <wp:posOffset>2172335</wp:posOffset>
                </wp:positionV>
                <wp:extent cx="3550920" cy="635"/>
                <wp:effectExtent l="0" t="0" r="0" b="0"/>
                <wp:wrapSquare wrapText="bothSides"/>
                <wp:docPr id="1940165060" name="Tekstvak 1"/>
                <wp:cNvGraphicFramePr/>
                <a:graphic xmlns:a="http://schemas.openxmlformats.org/drawingml/2006/main">
                  <a:graphicData uri="http://schemas.microsoft.com/office/word/2010/wordprocessingShape">
                    <wps:wsp>
                      <wps:cNvSpPr txBox="1"/>
                      <wps:spPr>
                        <a:xfrm>
                          <a:off x="0" y="0"/>
                          <a:ext cx="3550920" cy="635"/>
                        </a:xfrm>
                        <a:prstGeom prst="rect">
                          <a:avLst/>
                        </a:prstGeom>
                        <a:solidFill>
                          <a:prstClr val="white"/>
                        </a:solidFill>
                        <a:ln>
                          <a:noFill/>
                        </a:ln>
                      </wps:spPr>
                      <wps:txbx>
                        <w:txbxContent>
                          <w:p w14:paraId="002F7555" w14:textId="02B73F16" w:rsidR="00681C62" w:rsidRPr="00001852" w:rsidRDefault="00681C62" w:rsidP="00681C62">
                            <w:pPr>
                              <w:pStyle w:val="Bijschrift"/>
                              <w:rPr>
                                <w:rFonts w:eastAsia="Segoe UI" w:cstheme="minorHAnsi"/>
                                <w:color w:val="000000" w:themeColor="text1"/>
                                <w:sz w:val="22"/>
                                <w:szCs w:val="22"/>
                              </w:rPr>
                            </w:pPr>
                            <w:r>
                              <w:t xml:space="preserve">Figuur </w:t>
                            </w:r>
                            <w:fldSimple w:instr=" SEQ Figuur \* ARABIC ">
                              <w:r>
                                <w:rPr>
                                  <w:noProof/>
                                </w:rPr>
                                <w:t>2</w:t>
                              </w:r>
                            </w:fldSimple>
                            <w:r>
                              <w:t xml:space="preserve">  view RADAR stad 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A323B9" id="_x0000_t202" coordsize="21600,21600" o:spt="202" path="m,l,21600r21600,l21600,xe">
                <v:stroke joinstyle="miter"/>
                <v:path gradientshapeok="t" o:connecttype="rect"/>
              </v:shapetype>
              <v:shape id="Tekstvak 1" o:spid="_x0000_s1026" type="#_x0000_t202" style="position:absolute;margin-left:205.6pt;margin-top:171.05pt;width:279.6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" stroked="f">
                <v:textbox style="mso-fit-shape-to-text:t" inset="0,0,0,0">
                  <w:txbxContent>
                    <w:p w14:paraId="002F7555" w14:textId="02B73F16" w:rsidR="00681C62" w:rsidRPr="00001852" w:rsidRDefault="00681C62" w:rsidP="00681C62">
                      <w:pPr>
                        <w:pStyle w:val="Bijschrift"/>
                        <w:rPr>
                          <w:rFonts w:eastAsia="Segoe UI" w:cstheme="minorHAnsi"/>
                          <w:color w:val="000000" w:themeColor="text1"/>
                          <w:sz w:val="22"/>
                          <w:szCs w:val="22"/>
                        </w:rPr>
                      </w:pPr>
                      <w:r>
                        <w:t xml:space="preserve">Figuur </w:t>
                      </w:r>
                      <w:fldSimple w:instr=" SEQ Figuur \* ARABIC ">
                        <w:r>
                          <w:rPr>
                            <w:noProof/>
                          </w:rPr>
                          <w:t>2</w:t>
                        </w:r>
                      </w:fldSimple>
                      <w:r>
                        <w:t xml:space="preserve">  view RADAR stad Gent</w:t>
                      </w:r>
                    </w:p>
                  </w:txbxContent>
                </v:textbox>
                <w10:wrap type="square"/>
              </v:shape>
            </w:pict>
          </mc:Fallback>
        </mc:AlternateContent>
      </w:r>
      <w:r w:rsidRPr="00975721">
        <w:rPr>
          <w:rFonts w:eastAsia="Segoe UI" w:cstheme="minorHAnsi"/>
          <w:color w:val="000000" w:themeColor="text1"/>
        </w:rPr>
        <w:t>bewonersbrieven en digitale updates.</w:t>
      </w:r>
      <w:r w:rsidRPr="00975721">
        <w:rPr>
          <w:rFonts w:eastAsia="Segoe UI" w:cstheme="minorHAnsi"/>
          <w:color w:val="000000" w:themeColor="text1"/>
        </w:rPr>
        <w:br/>
        <w:t>• Koppeling van QR-codes op werfborden naar dynamische kaartweergaven.</w:t>
      </w:r>
    </w:p>
    <w:p w14:paraId="6FD3C3D5" w14:textId="77777777" w:rsidR="00975721" w:rsidRPr="00975721" w:rsidRDefault="00975721" w:rsidP="00975721">
      <w:pPr>
        <w:spacing w:after="220" w:line="260" w:lineRule="exact"/>
        <w:rPr>
          <w:rFonts w:eastAsia="Segoe UI" w:cstheme="minorHAnsi"/>
          <w:b/>
          <w:bCs/>
          <w:color w:val="000000" w:themeColor="text1"/>
        </w:rPr>
      </w:pPr>
      <w:r w:rsidRPr="00975721">
        <w:rPr>
          <w:rFonts w:eastAsia="Segoe UI" w:cstheme="minorHAnsi"/>
          <w:b/>
          <w:bCs/>
          <w:color w:val="000000" w:themeColor="text1"/>
        </w:rPr>
        <w:t>Innovatief karakter</w:t>
      </w:r>
    </w:p>
    <w:p w14:paraId="2A0CC79A" w14:textId="77777777" w:rsidR="00975721" w:rsidRPr="00975721" w:rsidRDefault="00975721" w:rsidP="00975721">
      <w:pPr>
        <w:spacing w:after="220" w:line="260" w:lineRule="exact"/>
        <w:rPr>
          <w:rFonts w:eastAsia="Segoe UI" w:cstheme="minorHAnsi"/>
          <w:color w:val="000000" w:themeColor="text1"/>
        </w:rPr>
      </w:pPr>
      <w:r w:rsidRPr="00975721">
        <w:rPr>
          <w:rFonts w:eastAsia="Segoe UI" w:cstheme="minorHAnsi"/>
          <w:color w:val="000000" w:themeColor="text1"/>
        </w:rPr>
        <w:t>De voorgestelde aanpak gaat verder dan klassieke kaarttoepassingen door GIS te gebruiken als dynamisch communicatie-instrument. De GIS-viewer wordt gevoed met actuele data en verrijkt met contextuele informatie zoals foto’s en herstelrichtlijnen. Burgers zien niet alleen ‘waar’ er gewerkt wordt, maar ook ‘wat’ er gebeurt, ‘wanneer’ en ‘door wie’. De koppeling met QR-codes en meldingsplatformen maakt het mogelijk dat bewoners direct vanop straat toegang hebben tot gedetailleerde informatie over de werken in hun buurt.</w:t>
      </w:r>
    </w:p>
    <w:p w14:paraId="47523749" w14:textId="08960987" w:rsidR="00975721" w:rsidRPr="00975721" w:rsidRDefault="00975721" w:rsidP="00975721">
      <w:pPr>
        <w:spacing w:after="220" w:line="260" w:lineRule="exact"/>
        <w:rPr>
          <w:rFonts w:eastAsia="Segoe UI" w:cstheme="minorHAnsi"/>
          <w:b/>
          <w:bCs/>
          <w:color w:val="000000" w:themeColor="text1"/>
        </w:rPr>
      </w:pPr>
      <w:r w:rsidRPr="00975721">
        <w:rPr>
          <w:rFonts w:eastAsia="Segoe UI" w:cstheme="minorHAnsi"/>
          <w:b/>
          <w:bCs/>
          <w:color w:val="000000" w:themeColor="text1"/>
        </w:rPr>
        <w:t>Impact</w:t>
      </w:r>
      <w:r w:rsidR="00B37361" w:rsidRPr="00B37361">
        <w:rPr>
          <w:noProof/>
        </w:rPr>
        <w:t xml:space="preserve"> </w:t>
      </w:r>
    </w:p>
    <w:p w14:paraId="381FCB47" w14:textId="77777777" w:rsidR="00975721" w:rsidRPr="00975721" w:rsidRDefault="00975721" w:rsidP="00975721">
      <w:pPr>
        <w:spacing w:after="220" w:line="260" w:lineRule="exact"/>
        <w:rPr>
          <w:rFonts w:eastAsia="Segoe UI" w:cstheme="minorHAnsi"/>
          <w:color w:val="000000" w:themeColor="text1"/>
        </w:rPr>
      </w:pPr>
      <w:r w:rsidRPr="00975721">
        <w:rPr>
          <w:rFonts w:eastAsia="Segoe UI" w:cstheme="minorHAnsi"/>
          <w:color w:val="000000" w:themeColor="text1"/>
        </w:rPr>
        <w:t>• Betere transparantie richting bewoners door volledig en actueel overzicht.</w:t>
      </w:r>
      <w:r w:rsidRPr="00975721">
        <w:rPr>
          <w:rFonts w:eastAsia="Segoe UI" w:cstheme="minorHAnsi"/>
          <w:color w:val="000000" w:themeColor="text1"/>
        </w:rPr>
        <w:br/>
        <w:t>• Lagere klachtendruk doordat bewoners proactief geïnformeerd worden.</w:t>
      </w:r>
      <w:r w:rsidRPr="00975721">
        <w:rPr>
          <w:rFonts w:eastAsia="Segoe UI" w:cstheme="minorHAnsi"/>
          <w:color w:val="000000" w:themeColor="text1"/>
        </w:rPr>
        <w:br/>
        <w:t>• Snellere interne opvolging doordat toezichters en administratieve medewerkers werken kunnen lokaliseren en controleren vanuit één centrale omgeving.</w:t>
      </w:r>
      <w:r w:rsidRPr="00975721">
        <w:rPr>
          <w:rFonts w:eastAsia="Segoe UI" w:cstheme="minorHAnsi"/>
          <w:color w:val="000000" w:themeColor="text1"/>
        </w:rPr>
        <w:br/>
        <w:t>• Meer vertrouwen van burgers in de uitvoering van publieke werken.</w:t>
      </w:r>
      <w:r w:rsidRPr="00975721">
        <w:rPr>
          <w:rFonts w:eastAsia="Segoe UI" w:cstheme="minorHAnsi"/>
          <w:color w:val="000000" w:themeColor="text1"/>
        </w:rPr>
        <w:br/>
        <w:t>• Efficiëntere communicatiecampagnes dankzij gerichte selectie van getroffen adressen.</w:t>
      </w:r>
    </w:p>
    <w:p w14:paraId="36C641E1" w14:textId="77777777" w:rsidR="00975721" w:rsidRPr="00975721" w:rsidRDefault="00975721" w:rsidP="00975721">
      <w:pPr>
        <w:spacing w:after="220" w:line="260" w:lineRule="exact"/>
        <w:rPr>
          <w:rFonts w:eastAsia="Segoe UI" w:cstheme="minorHAnsi"/>
          <w:b/>
          <w:bCs/>
          <w:color w:val="000000" w:themeColor="text1"/>
        </w:rPr>
      </w:pPr>
      <w:r w:rsidRPr="00975721">
        <w:rPr>
          <w:rFonts w:eastAsia="Segoe UI" w:cstheme="minorHAnsi"/>
          <w:b/>
          <w:bCs/>
          <w:color w:val="000000" w:themeColor="text1"/>
        </w:rPr>
        <w:t>Schaalbaarheid</w:t>
      </w:r>
    </w:p>
    <w:p w14:paraId="6EDA1B78" w14:textId="77777777" w:rsidR="00975721" w:rsidRPr="00975721" w:rsidRDefault="00975721" w:rsidP="00975721">
      <w:pPr>
        <w:spacing w:after="220" w:line="260" w:lineRule="exact"/>
        <w:rPr>
          <w:rFonts w:eastAsia="Segoe UI" w:cstheme="minorHAnsi"/>
          <w:color w:val="000000" w:themeColor="text1"/>
        </w:rPr>
      </w:pPr>
      <w:r w:rsidRPr="00975721">
        <w:rPr>
          <w:rFonts w:eastAsia="Segoe UI" w:cstheme="minorHAnsi"/>
          <w:color w:val="000000" w:themeColor="text1"/>
        </w:rPr>
        <w:t>Omdat de GIS-werking gebaseerd is op open standaarden en koppelingen met bestaande platformen zoals GIPOD, kan deze oplossing eenvoudig worden uitgerold naar andere steden en gemeenten. De modulaire opbouw laat toe om lokaal te kiezen welke databronnen en functionaliteiten worden geactiveerd, terwijl de kernarchitectuur uniform blijft. Dit bevordert bovenlokale samenwerking en maakt gezamenlijke communicatie-initiatieven mogelijk.</w:t>
      </w:r>
    </w:p>
    <w:p w14:paraId="0D9D31E2" w14:textId="4D4EA1AE" w:rsidR="00330977" w:rsidRPr="00F35E7E" w:rsidRDefault="00755D15" w:rsidP="00330977">
      <w:pPr>
        <w:pStyle w:val="grotetitel"/>
        <w:rPr>
          <w:lang w:val="nl-BE"/>
        </w:rPr>
      </w:pPr>
      <w:r>
        <w:rPr>
          <w:lang w:val="nl-BE"/>
        </w:rPr>
        <w:t>Uitdaging</w:t>
      </w:r>
      <w:r w:rsidR="00826514">
        <w:rPr>
          <w:lang w:val="nl-BE"/>
        </w:rPr>
        <w:t xml:space="preserve">: </w:t>
      </w:r>
      <w:r w:rsidR="00330977" w:rsidRPr="00F35E7E">
        <w:rPr>
          <w:lang w:val="nl-BE"/>
        </w:rPr>
        <w:t xml:space="preserve">Meetpunten en Evaluatie – Digitale Nuts </w:t>
      </w:r>
    </w:p>
    <w:p w14:paraId="628F66F8" w14:textId="77777777" w:rsidR="00330977" w:rsidRPr="00330977" w:rsidRDefault="00330977" w:rsidP="00330977">
      <w:pPr>
        <w:spacing w:after="220" w:line="260" w:lineRule="exact"/>
        <w:rPr>
          <w:rFonts w:eastAsia="Segoe UI" w:cstheme="minorHAnsi"/>
          <w:b/>
          <w:bCs/>
          <w:color w:val="000000" w:themeColor="text1"/>
        </w:rPr>
      </w:pPr>
      <w:r w:rsidRPr="00330977">
        <w:rPr>
          <w:rFonts w:eastAsia="Segoe UI" w:cstheme="minorHAnsi"/>
          <w:b/>
          <w:bCs/>
          <w:color w:val="000000" w:themeColor="text1"/>
        </w:rPr>
        <w:t>Uitdaging</w:t>
      </w:r>
    </w:p>
    <w:p w14:paraId="326E16F4"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 xml:space="preserve">Het meten van de kwaliteit en efficiëntie van nutswerken in de publieke ruimte gebeurt vandaag fragmentarisch en zonder uniforme set van indicatoren. Hoewel er in het proefproject WYRE in Merksem al duidelijke afspraken werden gemaakt over dossieropbouw, GIPOD-registratie en bewonerscommunicatie, ontbreekt nog een overkoepelend meetsysteem dat zowel technische uitvoering, communicatie als doorlooptijden in kaart brengt. Hierdoor is het moeilijk om objectief te </w:t>
      </w:r>
      <w:r w:rsidRPr="00330977">
        <w:rPr>
          <w:rFonts w:eastAsia="Segoe UI" w:cstheme="minorHAnsi"/>
          <w:color w:val="000000" w:themeColor="text1"/>
        </w:rPr>
        <w:lastRenderedPageBreak/>
        <w:t>evalueren of de kwaliteit op het terrein daadwerkelijk verbetert en om te sturen op basis van concrete resultaten.</w:t>
      </w:r>
    </w:p>
    <w:p w14:paraId="447366D5" w14:textId="77777777" w:rsidR="00330977" w:rsidRPr="00330977" w:rsidRDefault="00330977" w:rsidP="00330977">
      <w:pPr>
        <w:spacing w:after="220" w:line="260" w:lineRule="exact"/>
        <w:rPr>
          <w:rFonts w:eastAsia="Segoe UI" w:cstheme="minorHAnsi"/>
          <w:b/>
          <w:bCs/>
          <w:color w:val="000000" w:themeColor="text1"/>
        </w:rPr>
      </w:pPr>
      <w:r w:rsidRPr="00330977">
        <w:rPr>
          <w:rFonts w:eastAsia="Segoe UI" w:cstheme="minorHAnsi"/>
          <w:b/>
          <w:bCs/>
          <w:color w:val="000000" w:themeColor="text1"/>
        </w:rPr>
        <w:t>Oplossing</w:t>
      </w:r>
    </w:p>
    <w:p w14:paraId="1A3CCB34"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Ontwikkeling van een uniforme, digitale meetmethodiek gekoppeld aan GIPOD en de toezicht-app. Deze meetmethodiek combineert vaste kernindicatoren met evoluerende kwaliteitsparameters, zodat zowel basisprestaties als groei zichtbaar worden. Alle meetpunten worden per kwartaal gerapporteerd en zijn inzichtelijk voor zowel stad, nutsmaatschappijen als aannemers.</w:t>
      </w:r>
    </w:p>
    <w:p w14:paraId="294C4ADB"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Kernmeetpunten (direct meetbaar):</w:t>
      </w:r>
      <w:r w:rsidRPr="00330977">
        <w:rPr>
          <w:rFonts w:eastAsia="Segoe UI" w:cstheme="minorHAnsi"/>
          <w:color w:val="000000" w:themeColor="text1"/>
        </w:rPr>
        <w:br/>
        <w:t>• % dossiers volledig en correct ingediend.</w:t>
      </w:r>
      <w:r w:rsidRPr="00330977">
        <w:rPr>
          <w:rFonts w:eastAsia="Segoe UI" w:cstheme="minorHAnsi"/>
          <w:color w:val="000000" w:themeColor="text1"/>
        </w:rPr>
        <w:br/>
        <w:t>• % correcte intekening en timing in GIPOD.</w:t>
      </w:r>
      <w:r w:rsidRPr="00330977">
        <w:rPr>
          <w:rFonts w:eastAsia="Segoe UI" w:cstheme="minorHAnsi"/>
          <w:color w:val="000000" w:themeColor="text1"/>
        </w:rPr>
        <w:br/>
        <w:t>• % werven correct gesignaleerd.</w:t>
      </w:r>
      <w:r w:rsidRPr="00330977">
        <w:rPr>
          <w:rFonts w:eastAsia="Segoe UI" w:cstheme="minorHAnsi"/>
          <w:color w:val="000000" w:themeColor="text1"/>
        </w:rPr>
        <w:br/>
        <w:t>• % werven met gebuste en opgeladen bewonersbrief.</w:t>
      </w:r>
      <w:r w:rsidRPr="00330977">
        <w:rPr>
          <w:rFonts w:eastAsia="Segoe UI" w:cstheme="minorHAnsi"/>
          <w:color w:val="000000" w:themeColor="text1"/>
        </w:rPr>
        <w:br/>
        <w:t>• % herstellingen conform bestek en materiaalvoorschriften.</w:t>
      </w:r>
      <w:r w:rsidRPr="00330977">
        <w:rPr>
          <w:rFonts w:eastAsia="Segoe UI" w:cstheme="minorHAnsi"/>
          <w:color w:val="000000" w:themeColor="text1"/>
        </w:rPr>
        <w:br/>
        <w:t>• % dossiers met voor-, tijdens- en na-foto’s in GIPOD.</w:t>
      </w:r>
      <w:r w:rsidRPr="00330977">
        <w:rPr>
          <w:rFonts w:eastAsia="Segoe UI" w:cstheme="minorHAnsi"/>
          <w:color w:val="000000" w:themeColor="text1"/>
        </w:rPr>
        <w:br/>
        <w:t>• % herstellingen binnen vergunnings- of reglementaire termijn.</w:t>
      </w:r>
    </w:p>
    <w:p w14:paraId="6EE0798A"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b/>
          <w:bCs/>
          <w:color w:val="000000" w:themeColor="text1"/>
        </w:rPr>
        <w:t>Evoluerende meetpunten (kwalitatieve groei):</w:t>
      </w:r>
      <w:r w:rsidRPr="00330977">
        <w:rPr>
          <w:rFonts w:eastAsia="Segoe UI" w:cstheme="minorHAnsi"/>
          <w:b/>
          <w:bCs/>
          <w:color w:val="000000" w:themeColor="text1"/>
        </w:rPr>
        <w:br/>
      </w:r>
      <w:r w:rsidRPr="00330977">
        <w:rPr>
          <w:rFonts w:eastAsia="Segoe UI" w:cstheme="minorHAnsi"/>
          <w:color w:val="000000" w:themeColor="text1"/>
        </w:rPr>
        <w:t>• Kwaliteitsscore per aannemer (combinatie van dossierkwaliteit, uitvoering, herstel, communicatie).</w:t>
      </w:r>
      <w:r w:rsidRPr="00330977">
        <w:rPr>
          <w:rFonts w:eastAsia="Segoe UI" w:cstheme="minorHAnsi"/>
          <w:color w:val="000000" w:themeColor="text1"/>
        </w:rPr>
        <w:br/>
        <w:t>• Herstelscore per materiaaltype (natuursteen, asfalt, beton).</w:t>
      </w:r>
      <w:r w:rsidRPr="00330977">
        <w:rPr>
          <w:rFonts w:eastAsia="Segoe UI" w:cstheme="minorHAnsi"/>
          <w:color w:val="000000" w:themeColor="text1"/>
        </w:rPr>
        <w:br/>
        <w:t>• Aantal herhaalde interventies per locatie.</w:t>
      </w:r>
      <w:r w:rsidRPr="00330977">
        <w:rPr>
          <w:rFonts w:eastAsia="Segoe UI" w:cstheme="minorHAnsi"/>
          <w:color w:val="000000" w:themeColor="text1"/>
        </w:rPr>
        <w:br/>
        <w:t>• Respons- en reactietijd tussen melding en start herstel.</w:t>
      </w:r>
      <w:r w:rsidRPr="00330977">
        <w:rPr>
          <w:rFonts w:eastAsia="Segoe UI" w:cstheme="minorHAnsi"/>
          <w:color w:val="000000" w:themeColor="text1"/>
        </w:rPr>
        <w:br/>
        <w:t>• GIS-dekking en datavolledigheid (% werven volledig zichtbaar met alle lagen).</w:t>
      </w:r>
    </w:p>
    <w:p w14:paraId="34A39600" w14:textId="77777777" w:rsidR="00330977" w:rsidRPr="00330977" w:rsidRDefault="00330977" w:rsidP="00330977">
      <w:pPr>
        <w:spacing w:after="220" w:line="260" w:lineRule="exact"/>
        <w:rPr>
          <w:rFonts w:eastAsia="Segoe UI" w:cstheme="minorHAnsi"/>
          <w:b/>
          <w:bCs/>
          <w:color w:val="000000" w:themeColor="text1"/>
        </w:rPr>
      </w:pPr>
      <w:r w:rsidRPr="00330977">
        <w:rPr>
          <w:rFonts w:eastAsia="Segoe UI" w:cstheme="minorHAnsi"/>
          <w:b/>
          <w:bCs/>
          <w:color w:val="000000" w:themeColor="text1"/>
        </w:rPr>
        <w:t>Innovatief karakter</w:t>
      </w:r>
    </w:p>
    <w:p w14:paraId="02BE4303"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Door de meetpunten te koppelen aan een digitale toezicht-app en aan GIPOD ontstaat een geautomatiseerd, transparant meetsysteem. Dit vervangt subjectieve beoordelingen door objectieve data en maakt benchmarking tussen nutsmaatschappijen mogelijk. De evoluerende meetpunten stimuleren continue verbetering door trends en terugkerende problemen vroegtijdig te signaleren.</w:t>
      </w:r>
    </w:p>
    <w:p w14:paraId="581D88BB" w14:textId="77777777" w:rsidR="00330977" w:rsidRPr="00330977" w:rsidRDefault="00330977" w:rsidP="00330977">
      <w:pPr>
        <w:spacing w:after="220" w:line="260" w:lineRule="exact"/>
        <w:rPr>
          <w:rFonts w:eastAsia="Segoe UI" w:cstheme="minorHAnsi"/>
          <w:b/>
          <w:bCs/>
          <w:color w:val="000000" w:themeColor="text1"/>
        </w:rPr>
      </w:pPr>
      <w:r w:rsidRPr="00330977">
        <w:rPr>
          <w:rFonts w:eastAsia="Segoe UI" w:cstheme="minorHAnsi"/>
          <w:b/>
          <w:bCs/>
          <w:color w:val="000000" w:themeColor="text1"/>
        </w:rPr>
        <w:t>Impact</w:t>
      </w:r>
    </w:p>
    <w:p w14:paraId="00134216"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 Structurele verbetering van dossierkwaliteit en uitvoering.</w:t>
      </w:r>
      <w:r w:rsidRPr="00330977">
        <w:rPr>
          <w:rFonts w:eastAsia="Segoe UI" w:cstheme="minorHAnsi"/>
          <w:color w:val="000000" w:themeColor="text1"/>
        </w:rPr>
        <w:br/>
        <w:t>• Minder hinder en snellere herstellingen door beter inzicht in doorlooptijden.</w:t>
      </w:r>
      <w:r w:rsidRPr="00330977">
        <w:rPr>
          <w:rFonts w:eastAsia="Segoe UI" w:cstheme="minorHAnsi"/>
          <w:color w:val="000000" w:themeColor="text1"/>
        </w:rPr>
        <w:br/>
        <w:t>• Betere samenwerking en afstemming tussen stad, nutsmaatschappijen en aannemers.</w:t>
      </w:r>
      <w:r w:rsidRPr="00330977">
        <w:rPr>
          <w:rFonts w:eastAsia="Segoe UI" w:cstheme="minorHAnsi"/>
          <w:color w:val="000000" w:themeColor="text1"/>
        </w:rPr>
        <w:br/>
        <w:t>• Hogere tevredenheid bij bewoners door verbeterde signalisatie en communicatie.</w:t>
      </w:r>
      <w:r w:rsidRPr="00330977">
        <w:rPr>
          <w:rFonts w:eastAsia="Segoe UI" w:cstheme="minorHAnsi"/>
          <w:color w:val="000000" w:themeColor="text1"/>
        </w:rPr>
        <w:br/>
        <w:t>• Transparante prestatievergelijking tussen nutsmaatschappijen.</w:t>
      </w:r>
    </w:p>
    <w:p w14:paraId="7DDAE96E" w14:textId="77777777" w:rsidR="00330977" w:rsidRPr="00330977" w:rsidRDefault="00330977" w:rsidP="00330977">
      <w:pPr>
        <w:spacing w:after="220" w:line="260" w:lineRule="exact"/>
        <w:rPr>
          <w:rFonts w:eastAsia="Segoe UI" w:cstheme="minorHAnsi"/>
          <w:b/>
          <w:bCs/>
          <w:color w:val="000000" w:themeColor="text1"/>
        </w:rPr>
      </w:pPr>
      <w:r w:rsidRPr="00330977">
        <w:rPr>
          <w:rFonts w:eastAsia="Segoe UI" w:cstheme="minorHAnsi"/>
          <w:b/>
          <w:bCs/>
          <w:color w:val="000000" w:themeColor="text1"/>
        </w:rPr>
        <w:t>Schaalbaarheid</w:t>
      </w:r>
    </w:p>
    <w:p w14:paraId="523A1DF1" w14:textId="77777777" w:rsidR="00330977" w:rsidRPr="00330977" w:rsidRDefault="00330977" w:rsidP="00330977">
      <w:pPr>
        <w:spacing w:after="220" w:line="260" w:lineRule="exact"/>
        <w:rPr>
          <w:rFonts w:eastAsia="Segoe UI" w:cstheme="minorHAnsi"/>
          <w:color w:val="000000" w:themeColor="text1"/>
        </w:rPr>
      </w:pPr>
      <w:r w:rsidRPr="00330977">
        <w:rPr>
          <w:rFonts w:eastAsia="Segoe UI" w:cstheme="minorHAnsi"/>
          <w:color w:val="000000" w:themeColor="text1"/>
        </w:rPr>
        <w:t>Het meetsysteem is gebaseerd op open standaarden en volledig gekoppeld aan GIPOD, waardoor het eenvoudig uit te rollen is naar andere steden en gemeenten. De modulaire opzet laat toe om meetpunten aan te passen aan lokale prioriteiten zonder de kernstructuur te verliezen. Hierdoor kan het systeem bovenlokaal ingezet worden en bijdragen aan Vlaamse kwaliteitsnormen voor nutswerken in de publieke ruimte.</w:t>
      </w:r>
    </w:p>
    <w:p w14:paraId="560C46D3" w14:textId="77777777" w:rsidR="00F07ABD" w:rsidRPr="00F35E7E" w:rsidRDefault="00F07ABD" w:rsidP="00F07ABD">
      <w:pPr>
        <w:spacing w:after="220" w:line="260" w:lineRule="exact"/>
        <w:rPr>
          <w:rFonts w:eastAsia="Segoe UI" w:cstheme="minorHAnsi"/>
          <w:b/>
          <w:bCs/>
          <w:color w:val="000000" w:themeColor="text1"/>
        </w:rPr>
      </w:pPr>
    </w:p>
    <w:p w14:paraId="3005E9B7" w14:textId="7180ADAE" w:rsidR="00F07ABD" w:rsidRPr="00F35E7E" w:rsidRDefault="00755D15" w:rsidP="00F07ABD">
      <w:pPr>
        <w:pStyle w:val="grotetitel"/>
        <w:rPr>
          <w:lang w:val="nl-BE"/>
        </w:rPr>
      </w:pPr>
      <w:r>
        <w:rPr>
          <w:lang w:val="nl-BE"/>
        </w:rPr>
        <w:t>Uitdaging</w:t>
      </w:r>
      <w:r w:rsidR="00E24FF6">
        <w:rPr>
          <w:lang w:val="nl-BE"/>
        </w:rPr>
        <w:t xml:space="preserve">: </w:t>
      </w:r>
      <w:r w:rsidR="00F07ABD" w:rsidRPr="00F35E7E">
        <w:rPr>
          <w:lang w:val="nl-BE"/>
        </w:rPr>
        <w:t>Schaalbaarheid -  Dissiminatieplan</w:t>
      </w:r>
    </w:p>
    <w:p w14:paraId="6DE3DBE2" w14:textId="77777777" w:rsidR="00F07ABD" w:rsidRPr="00EF7AD3" w:rsidRDefault="00F07ABD" w:rsidP="00F07ABD">
      <w:pPr>
        <w:spacing w:after="220" w:line="260" w:lineRule="exact"/>
        <w:rPr>
          <w:rFonts w:eastAsia="Segoe UI" w:cstheme="minorHAnsi"/>
          <w:b/>
          <w:bCs/>
          <w:color w:val="000000" w:themeColor="text1"/>
        </w:rPr>
      </w:pPr>
      <w:r w:rsidRPr="00EF7AD3">
        <w:rPr>
          <w:rFonts w:eastAsia="Segoe UI" w:cstheme="minorHAnsi"/>
          <w:b/>
          <w:bCs/>
          <w:color w:val="000000" w:themeColor="text1"/>
        </w:rPr>
        <w:lastRenderedPageBreak/>
        <w:t>Uitdaging</w:t>
      </w:r>
      <w:r w:rsidRPr="00EF7AD3">
        <w:rPr>
          <w:rFonts w:eastAsia="Segoe UI" w:cstheme="minorHAnsi"/>
          <w:b/>
          <w:bCs/>
          <w:color w:val="000000" w:themeColor="text1"/>
        </w:rPr>
        <w:br/>
      </w:r>
      <w:r w:rsidRPr="00EF7AD3">
        <w:rPr>
          <w:rFonts w:eastAsia="Segoe UI" w:cstheme="minorHAnsi"/>
          <w:color w:val="000000" w:themeColor="text1"/>
        </w:rPr>
        <w:t>Veel lokale besturen worstelen met de opvolging van nutswerken: versnipperde processen, beperkte datadeling, trage communicatie en kwaliteitsverlies in de publieke ruimte. Kennis over efficiënte opvolging en herstel is zelden gebundeld en nauwelijks overdraagbaar. Hierdoor moeten andere steden het wiel opnieuw uitvinden, met hoge administratieve lasten en onnodige hinder voor burgers.</w:t>
      </w:r>
    </w:p>
    <w:p w14:paraId="5977551A" w14:textId="77777777" w:rsidR="00F07ABD" w:rsidRPr="00EF7AD3" w:rsidRDefault="00F07ABD" w:rsidP="00F07ABD">
      <w:pPr>
        <w:spacing w:after="220" w:line="260" w:lineRule="exact"/>
        <w:rPr>
          <w:rFonts w:eastAsia="Segoe UI" w:cstheme="minorHAnsi"/>
          <w:color w:val="000000" w:themeColor="text1"/>
        </w:rPr>
      </w:pPr>
      <w:r w:rsidRPr="00EF7AD3">
        <w:rPr>
          <w:rFonts w:eastAsia="Segoe UI" w:cstheme="minorHAnsi"/>
          <w:b/>
          <w:bCs/>
          <w:color w:val="000000" w:themeColor="text1"/>
        </w:rPr>
        <w:t>Oplossing</w:t>
      </w:r>
      <w:r w:rsidRPr="00EF7AD3">
        <w:rPr>
          <w:rFonts w:eastAsia="Segoe UI" w:cstheme="minorHAnsi"/>
          <w:b/>
          <w:bCs/>
          <w:color w:val="000000" w:themeColor="text1"/>
        </w:rPr>
        <w:br/>
      </w:r>
      <w:r w:rsidRPr="00EF7AD3">
        <w:rPr>
          <w:rFonts w:eastAsia="Segoe UI" w:cstheme="minorHAnsi"/>
          <w:color w:val="000000" w:themeColor="text1"/>
        </w:rPr>
        <w:t>Het project levert een geïntegreerde digitale tool en procesaanpak op, ondersteund door draaiboeken, modelbestekken en procesflows. Deze worden actief gedeeld met andere steden en intercommunales via bestaande netwerken en communicatiekanalen. Naast de software worden ook de methodiek en de juridische afspraken beschikbaar gesteld, zodat lokale besturen snel kunnen instappen.</w:t>
      </w:r>
    </w:p>
    <w:p w14:paraId="5208A4C7" w14:textId="77777777" w:rsidR="00F07ABD" w:rsidRPr="00EF7AD3" w:rsidRDefault="00F07ABD" w:rsidP="00F07ABD">
      <w:pPr>
        <w:spacing w:after="220" w:line="260" w:lineRule="exact"/>
        <w:rPr>
          <w:rFonts w:eastAsia="Segoe UI" w:cstheme="minorHAnsi"/>
          <w:b/>
          <w:bCs/>
          <w:color w:val="000000" w:themeColor="text1"/>
        </w:rPr>
      </w:pPr>
      <w:r w:rsidRPr="00EF7AD3">
        <w:rPr>
          <w:rFonts w:eastAsia="Segoe UI" w:cstheme="minorHAnsi"/>
          <w:b/>
          <w:bCs/>
          <w:color w:val="000000" w:themeColor="text1"/>
        </w:rPr>
        <w:t>Innovatief karakter</w:t>
      </w:r>
      <w:r w:rsidRPr="00EF7AD3">
        <w:rPr>
          <w:rFonts w:eastAsia="Segoe UI" w:cstheme="minorHAnsi"/>
          <w:b/>
          <w:bCs/>
          <w:color w:val="000000" w:themeColor="text1"/>
        </w:rPr>
        <w:br/>
      </w:r>
      <w:r w:rsidRPr="00EF7AD3">
        <w:rPr>
          <w:rFonts w:eastAsia="Segoe UI" w:cstheme="minorHAnsi"/>
          <w:color w:val="000000" w:themeColor="text1"/>
        </w:rPr>
        <w:t>Het disseminatieplan koppelt technische overdraagbaarheid (herbruikbare softwaremodules, API-koppelingen met GIPOD en GIS) aan bestuurlijke overdraagbaarheid (modeldocumenten, juridische kaders). De tool wordt modulair opgebouwd, zodat steden enkel de relevante onderdelen kunnen overnemen. Deze combinatie van technische en organisatorische overdracht is nieuw in nutsbeheer.</w:t>
      </w:r>
    </w:p>
    <w:p w14:paraId="30A65A6F" w14:textId="77777777" w:rsidR="00F07ABD" w:rsidRPr="00EF7AD3" w:rsidRDefault="00F07ABD" w:rsidP="00F07ABD">
      <w:pPr>
        <w:spacing w:after="220" w:line="260" w:lineRule="exact"/>
        <w:rPr>
          <w:rFonts w:eastAsia="Segoe UI" w:cstheme="minorHAnsi"/>
          <w:b/>
          <w:bCs/>
          <w:color w:val="000000" w:themeColor="text1"/>
        </w:rPr>
      </w:pPr>
      <w:r w:rsidRPr="00EF7AD3">
        <w:rPr>
          <w:rFonts w:eastAsia="Segoe UI" w:cstheme="minorHAnsi"/>
          <w:b/>
          <w:bCs/>
          <w:color w:val="000000" w:themeColor="text1"/>
        </w:rPr>
        <w:t>Impact</w:t>
      </w:r>
      <w:r w:rsidRPr="00EF7AD3">
        <w:rPr>
          <w:rFonts w:eastAsia="Segoe UI" w:cstheme="minorHAnsi"/>
          <w:b/>
          <w:bCs/>
          <w:color w:val="000000" w:themeColor="text1"/>
        </w:rPr>
        <w:br/>
      </w:r>
      <w:r w:rsidRPr="00EF7AD3">
        <w:rPr>
          <w:rFonts w:eastAsia="Segoe UI" w:cstheme="minorHAnsi"/>
          <w:color w:val="000000" w:themeColor="text1"/>
        </w:rPr>
        <w:t>Andere lokale besturen kunnen zonder zware ontwikkelingskosten profiteren van een bewezen aanpak, wat leidt tot minder hinder in de publieke ruimte, efficiëntere processen en lagere administratieve lasten. Door schaalvoordelen in onderhoud en kennisopbouw worden ook de kosten op lange termijn gedrukt.</w:t>
      </w:r>
    </w:p>
    <w:p w14:paraId="78E81CA0" w14:textId="77777777" w:rsidR="00F07ABD" w:rsidRPr="00EF7AD3" w:rsidRDefault="00F07ABD" w:rsidP="00F07ABD">
      <w:pPr>
        <w:spacing w:after="220" w:line="260" w:lineRule="exact"/>
        <w:rPr>
          <w:rFonts w:eastAsia="Segoe UI" w:cstheme="minorHAnsi"/>
          <w:color w:val="000000" w:themeColor="text1"/>
        </w:rPr>
      </w:pPr>
      <w:r w:rsidRPr="00EF7AD3">
        <w:rPr>
          <w:rFonts w:eastAsia="Segoe UI" w:cstheme="minorHAnsi"/>
          <w:b/>
          <w:bCs/>
          <w:color w:val="000000" w:themeColor="text1"/>
        </w:rPr>
        <w:t>Schaalbaarheid</w:t>
      </w:r>
      <w:r w:rsidRPr="00EF7AD3">
        <w:rPr>
          <w:rFonts w:eastAsia="Segoe UI" w:cstheme="minorHAnsi"/>
          <w:b/>
          <w:bCs/>
          <w:color w:val="000000" w:themeColor="text1"/>
        </w:rPr>
        <w:br/>
      </w:r>
      <w:r w:rsidRPr="00EF7AD3">
        <w:rPr>
          <w:rFonts w:eastAsia="Segoe UI" w:cstheme="minorHAnsi"/>
          <w:color w:val="000000" w:themeColor="text1"/>
        </w:rPr>
        <w:t>De resultaten worden ontsloten via:</w:t>
      </w:r>
    </w:p>
    <w:p w14:paraId="7B9F3130"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Draaiboek en handleidingen in open formaat, gepubliceerd via de VVSG-kennisbank (</w:t>
      </w:r>
      <w:hyperlink r:id="rId43" w:history="1">
        <w:r w:rsidRPr="00EF7AD3">
          <w:rPr>
            <w:rStyle w:val="Hyperlink"/>
            <w:rFonts w:eastAsia="Segoe UI" w:cstheme="minorHAnsi"/>
          </w:rPr>
          <w:t>https://www.vvsg.be/kennisitem</w:t>
        </w:r>
      </w:hyperlink>
      <w:r w:rsidRPr="00EF7AD3">
        <w:rPr>
          <w:rFonts w:eastAsia="Segoe UI" w:cstheme="minorHAnsi"/>
          <w:color w:val="000000" w:themeColor="text1"/>
        </w:rPr>
        <w:t>).</w:t>
      </w:r>
    </w:p>
    <w:p w14:paraId="252F0370"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Modelbestek en raamcontractformule beschikbaar via Vlaamse aanbestedingsdatabank (</w:t>
      </w:r>
      <w:hyperlink r:id="rId44" w:history="1">
        <w:r w:rsidRPr="00EF7AD3">
          <w:rPr>
            <w:rStyle w:val="Hyperlink"/>
            <w:rFonts w:eastAsia="Segoe UI" w:cstheme="minorHAnsi"/>
          </w:rPr>
          <w:t>https://www.publicprocurement.be</w:t>
        </w:r>
      </w:hyperlink>
      <w:r w:rsidRPr="00EF7AD3">
        <w:rPr>
          <w:rFonts w:eastAsia="Segoe UI" w:cstheme="minorHAnsi"/>
          <w:color w:val="000000" w:themeColor="text1"/>
        </w:rPr>
        <w:t>).</w:t>
      </w:r>
    </w:p>
    <w:p w14:paraId="17A3A30D"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VVSG-sessies en webinars voor kennisdeling met alle Vlaamse steden en gemeenten (</w:t>
      </w:r>
      <w:hyperlink r:id="rId45" w:history="1">
        <w:r w:rsidRPr="00EF7AD3">
          <w:rPr>
            <w:rStyle w:val="Hyperlink"/>
            <w:rFonts w:eastAsia="Segoe UI" w:cstheme="minorHAnsi"/>
          </w:rPr>
          <w:t>https://www.vvsg.be/kalender</w:t>
        </w:r>
      </w:hyperlink>
      <w:r w:rsidRPr="00EF7AD3">
        <w:rPr>
          <w:rFonts w:eastAsia="Segoe UI" w:cstheme="minorHAnsi"/>
          <w:color w:val="000000" w:themeColor="text1"/>
        </w:rPr>
        <w:t>).</w:t>
      </w:r>
    </w:p>
    <w:p w14:paraId="7BB2E882"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City of Things-projectendatabank bij VLAIO voor eindresultaten en documentatie (</w:t>
      </w:r>
      <w:hyperlink r:id="rId46" w:history="1">
        <w:r w:rsidRPr="00EF7AD3">
          <w:rPr>
            <w:rStyle w:val="Hyperlink"/>
            <w:rFonts w:eastAsia="Segoe UI" w:cstheme="minorHAnsi"/>
          </w:rPr>
          <w:t>https://www.vlaio.be/nl/projecten/city-of-things</w:t>
        </w:r>
      </w:hyperlink>
      <w:r w:rsidRPr="00EF7AD3">
        <w:rPr>
          <w:rFonts w:eastAsia="Segoe UI" w:cstheme="minorHAnsi"/>
          <w:color w:val="000000" w:themeColor="text1"/>
        </w:rPr>
        <w:t>).</w:t>
      </w:r>
    </w:p>
    <w:p w14:paraId="198ECBAC"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Digipolis-netwerk voor technische partnerschappen en hergebruik van softwarecomponenten (</w:t>
      </w:r>
      <w:hyperlink r:id="rId47" w:history="1">
        <w:r w:rsidRPr="00EF7AD3">
          <w:rPr>
            <w:rStyle w:val="Hyperlink"/>
            <w:rFonts w:eastAsia="Segoe UI" w:cstheme="minorHAnsi"/>
          </w:rPr>
          <w:t>https://www.digipolis.be</w:t>
        </w:r>
      </w:hyperlink>
      <w:r w:rsidRPr="00EF7AD3">
        <w:rPr>
          <w:rFonts w:eastAsia="Segoe UI" w:cstheme="minorHAnsi"/>
          <w:color w:val="000000" w:themeColor="text1"/>
        </w:rPr>
        <w:t>).</w:t>
      </w:r>
    </w:p>
    <w:p w14:paraId="1628567C"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Projectpagina op Antwerpen.be voor publieke communicatie en downloadbare tools (</w:t>
      </w:r>
      <w:hyperlink r:id="rId48" w:history="1">
        <w:r w:rsidRPr="00EF7AD3">
          <w:rPr>
            <w:rStyle w:val="Hyperlink"/>
            <w:rFonts w:eastAsia="Segoe UI" w:cstheme="minorHAnsi"/>
          </w:rPr>
          <w:t>https://www.antwerpen.be</w:t>
        </w:r>
      </w:hyperlink>
      <w:r w:rsidRPr="00EF7AD3">
        <w:rPr>
          <w:rFonts w:eastAsia="Segoe UI" w:cstheme="minorHAnsi"/>
          <w:color w:val="000000" w:themeColor="text1"/>
        </w:rPr>
        <w:t>).</w:t>
      </w:r>
    </w:p>
    <w:p w14:paraId="248A9416" w14:textId="77777777" w:rsidR="00F07ABD" w:rsidRPr="00EF7AD3" w:rsidRDefault="00F07ABD" w:rsidP="00D27DAD">
      <w:pPr>
        <w:numPr>
          <w:ilvl w:val="0"/>
          <w:numId w:val="24"/>
        </w:numPr>
        <w:spacing w:after="220" w:line="260" w:lineRule="exact"/>
        <w:rPr>
          <w:rFonts w:eastAsia="Segoe UI" w:cstheme="minorHAnsi"/>
          <w:color w:val="000000" w:themeColor="text1"/>
        </w:rPr>
      </w:pPr>
      <w:r w:rsidRPr="00EF7AD3">
        <w:rPr>
          <w:rFonts w:eastAsia="Segoe UI" w:cstheme="minorHAnsi"/>
          <w:color w:val="000000" w:themeColor="text1"/>
        </w:rPr>
        <w:t xml:space="preserve">Groepsaankoopmodel via VVSG en intercommunales (bv. Fluvius-partnerschap) voor gezamenlijke licentie- en onderhoudskosten </w:t>
      </w:r>
    </w:p>
    <w:p w14:paraId="735FDCF1" w14:textId="77777777" w:rsidR="00F07ABD" w:rsidRPr="00EF7AD3" w:rsidRDefault="00F07ABD" w:rsidP="00F07ABD">
      <w:pPr>
        <w:spacing w:after="220" w:line="260" w:lineRule="exact"/>
        <w:rPr>
          <w:rFonts w:eastAsia="Segoe UI" w:cstheme="minorHAnsi"/>
          <w:color w:val="000000" w:themeColor="text1"/>
        </w:rPr>
      </w:pPr>
      <w:r w:rsidRPr="00EF7AD3">
        <w:rPr>
          <w:rFonts w:eastAsia="Segoe UI" w:cstheme="minorHAnsi"/>
          <w:color w:val="000000" w:themeColor="text1"/>
        </w:rPr>
        <w:t>Zo kan elke gemeente in Vlaanderen de oplossing binnen enkele maanden implementeren, ongeacht schaalgrootte of digitale maturiteit.</w:t>
      </w:r>
    </w:p>
    <w:p w14:paraId="0A690ADA" w14:textId="77777777" w:rsidR="00975721" w:rsidRDefault="00975721" w:rsidP="00F67D28">
      <w:pPr>
        <w:spacing w:after="220" w:line="260" w:lineRule="exact"/>
        <w:rPr>
          <w:rFonts w:eastAsia="Segoe UI" w:cstheme="minorHAnsi"/>
          <w:color w:val="000000" w:themeColor="text1"/>
        </w:rPr>
      </w:pPr>
    </w:p>
    <w:p w14:paraId="2618CC03" w14:textId="23E5F1FC" w:rsidR="00790958" w:rsidRDefault="00755D15" w:rsidP="00810442">
      <w:pPr>
        <w:pStyle w:val="grotetitel"/>
      </w:pPr>
      <w:r>
        <w:rPr>
          <w:lang w:val="nl-BE"/>
        </w:rPr>
        <w:lastRenderedPageBreak/>
        <w:t>Uitdaging</w:t>
      </w:r>
      <w:r w:rsidR="00E24FF6">
        <w:rPr>
          <w:lang w:val="nl-BE"/>
        </w:rPr>
        <w:t xml:space="preserve">: </w:t>
      </w:r>
      <w:r w:rsidR="00ED42FC">
        <w:t>Eenduidige n</w:t>
      </w:r>
      <w:r w:rsidR="00790958">
        <w:t>aamgeving</w:t>
      </w:r>
      <w:r w:rsidR="00A666BE">
        <w:t>”</w:t>
      </w:r>
      <w:r w:rsidR="00790958">
        <w:t xml:space="preserve"> Digitale nuts</w:t>
      </w:r>
      <w:r w:rsidR="00A666BE">
        <w:t>”</w:t>
      </w:r>
      <w:r w:rsidR="00790958">
        <w:t xml:space="preserve">, </w:t>
      </w:r>
      <w:r w:rsidR="00A666BE">
        <w:t>“</w:t>
      </w:r>
      <w:r w:rsidR="00790958">
        <w:t>Mobiele nuts</w:t>
      </w:r>
      <w:r w:rsidR="00A666BE">
        <w:t>”</w:t>
      </w:r>
      <w:r w:rsidR="00790958">
        <w:t xml:space="preserve"> of </w:t>
      </w:r>
      <w:r w:rsidR="00A666BE">
        <w:t>“</w:t>
      </w:r>
      <w:r w:rsidR="00790958">
        <w:t>verbeterde werking Nuts</w:t>
      </w:r>
      <w:r w:rsidR="00A666BE">
        <w:t>”</w:t>
      </w:r>
    </w:p>
    <w:p w14:paraId="173C6B4E" w14:textId="77777777" w:rsidR="000D0D92" w:rsidRDefault="000D0D92" w:rsidP="00810442">
      <w:pPr>
        <w:spacing w:after="220" w:line="260" w:lineRule="exact"/>
        <w:rPr>
          <w:rFonts w:eastAsia="Segoe UI" w:cstheme="minorHAnsi"/>
          <w:color w:val="000000" w:themeColor="text1"/>
        </w:rPr>
      </w:pPr>
      <w:r w:rsidRPr="00EF7AD3">
        <w:rPr>
          <w:rFonts w:eastAsia="Segoe UI" w:cstheme="minorHAnsi"/>
          <w:b/>
          <w:bCs/>
          <w:color w:val="000000" w:themeColor="text1"/>
        </w:rPr>
        <w:t>Uitdaging</w:t>
      </w:r>
      <w:r>
        <w:rPr>
          <w:rFonts w:eastAsia="Segoe UI" w:cstheme="minorHAnsi"/>
          <w:color w:val="000000" w:themeColor="text1"/>
        </w:rPr>
        <w:t xml:space="preserve"> </w:t>
      </w:r>
    </w:p>
    <w:p w14:paraId="39A4921D" w14:textId="65CD7CDF" w:rsidR="00810442" w:rsidRPr="00810442" w:rsidRDefault="00345F40" w:rsidP="00810442">
      <w:pPr>
        <w:spacing w:after="220" w:line="260" w:lineRule="exact"/>
        <w:rPr>
          <w:rFonts w:eastAsia="Segoe UI" w:cstheme="minorHAnsi"/>
          <w:color w:val="000000" w:themeColor="text1"/>
        </w:rPr>
      </w:pPr>
      <w:r>
        <w:rPr>
          <w:rFonts w:eastAsia="Segoe UI" w:cstheme="minorHAnsi"/>
          <w:color w:val="000000" w:themeColor="text1"/>
        </w:rPr>
        <w:t xml:space="preserve">Doorheen de ontwikkeling van het project werden verschillende namen gegeven aan het project. </w:t>
      </w:r>
      <w:r w:rsidR="00D27FDD">
        <w:rPr>
          <w:rFonts w:eastAsia="Segoe UI" w:cstheme="minorHAnsi"/>
          <w:color w:val="000000" w:themeColor="text1"/>
        </w:rPr>
        <w:t xml:space="preserve">Het is van belang de </w:t>
      </w:r>
      <w:r w:rsidR="00810442" w:rsidRPr="00810442">
        <w:rPr>
          <w:rFonts w:eastAsia="Segoe UI" w:cstheme="minorHAnsi"/>
          <w:color w:val="000000" w:themeColor="text1"/>
        </w:rPr>
        <w:t xml:space="preserve">naamgeving te </w:t>
      </w:r>
      <w:r w:rsidR="00810442" w:rsidRPr="00810442">
        <w:rPr>
          <w:rFonts w:eastAsia="Segoe UI" w:cstheme="minorHAnsi"/>
          <w:b/>
          <w:bCs/>
          <w:color w:val="000000" w:themeColor="text1"/>
        </w:rPr>
        <w:t>verduidelijken</w:t>
      </w:r>
      <w:r w:rsidR="00810442" w:rsidRPr="00810442">
        <w:rPr>
          <w:rFonts w:eastAsia="Segoe UI" w:cstheme="minorHAnsi"/>
          <w:color w:val="000000" w:themeColor="text1"/>
        </w:rPr>
        <w:t xml:space="preserve">, de </w:t>
      </w:r>
      <w:r w:rsidR="00810442" w:rsidRPr="00810442">
        <w:rPr>
          <w:rFonts w:eastAsia="Segoe UI" w:cstheme="minorHAnsi"/>
          <w:b/>
          <w:bCs/>
          <w:color w:val="000000" w:themeColor="text1"/>
        </w:rPr>
        <w:t>verschillen in focus</w:t>
      </w:r>
      <w:r w:rsidR="00810442" w:rsidRPr="00810442">
        <w:rPr>
          <w:rFonts w:eastAsia="Segoe UI" w:cstheme="minorHAnsi"/>
          <w:color w:val="000000" w:themeColor="text1"/>
        </w:rPr>
        <w:t xml:space="preserve"> bloot te leggen, en te komen tot </w:t>
      </w:r>
      <w:r w:rsidR="00810442" w:rsidRPr="00810442">
        <w:rPr>
          <w:rFonts w:eastAsia="Segoe UI" w:cstheme="minorHAnsi"/>
          <w:b/>
          <w:bCs/>
          <w:color w:val="000000" w:themeColor="text1"/>
        </w:rPr>
        <w:t>één gedragen projectnaam met ondertitel</w:t>
      </w:r>
      <w:r w:rsidR="00810442" w:rsidRPr="00810442">
        <w:rPr>
          <w:rFonts w:eastAsia="Segoe UI" w:cstheme="minorHAnsi"/>
          <w:color w:val="000000" w:themeColor="text1"/>
        </w:rPr>
        <w:t xml:space="preserve"> die alle ambities samenvat.</w:t>
      </w:r>
    </w:p>
    <w:p w14:paraId="79864729" w14:textId="7B527C44" w:rsidR="00810442" w:rsidRPr="00810442" w:rsidRDefault="00810442" w:rsidP="00810442">
      <w:pPr>
        <w:spacing w:after="220" w:line="260" w:lineRule="exact"/>
        <w:rPr>
          <w:rFonts w:eastAsia="Segoe UI" w:cstheme="minorHAnsi"/>
          <w:color w:val="000000" w:themeColor="text1"/>
        </w:rPr>
      </w:pPr>
    </w:p>
    <w:p w14:paraId="2F64EDED" w14:textId="421BA1C8" w:rsidR="00810442" w:rsidRPr="00810442" w:rsidRDefault="00810442" w:rsidP="00774700">
      <w:pPr>
        <w:spacing w:after="0" w:line="260" w:lineRule="exact"/>
        <w:rPr>
          <w:rFonts w:eastAsia="Segoe UI" w:cstheme="minorHAnsi"/>
          <w:b/>
          <w:bCs/>
          <w:color w:val="000000" w:themeColor="text1"/>
        </w:rPr>
      </w:pPr>
      <w:r w:rsidRPr="00810442">
        <w:rPr>
          <w:rFonts w:eastAsia="Segoe UI" w:cstheme="minorHAnsi"/>
          <w:b/>
          <w:bCs/>
          <w:color w:val="000000" w:themeColor="text1"/>
        </w:rPr>
        <w:t>Analyse van huidige benamingen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3016"/>
        <w:gridCol w:w="3924"/>
      </w:tblGrid>
      <w:tr w:rsidR="00810442" w:rsidRPr="00810442" w14:paraId="1C569CD1" w14:textId="77777777">
        <w:trPr>
          <w:tblHeader/>
          <w:tblCellSpacing w:w="15" w:type="dxa"/>
        </w:trPr>
        <w:tc>
          <w:tcPr>
            <w:tcW w:w="0" w:type="auto"/>
            <w:vAlign w:val="center"/>
            <w:hideMark/>
          </w:tcPr>
          <w:p w14:paraId="4E0864A7" w14:textId="77777777" w:rsidR="00810442" w:rsidRPr="00810442" w:rsidRDefault="00810442" w:rsidP="00774700">
            <w:pPr>
              <w:spacing w:after="0" w:line="260" w:lineRule="exact"/>
              <w:rPr>
                <w:rFonts w:eastAsia="Segoe UI" w:cstheme="minorHAnsi"/>
                <w:b/>
                <w:bCs/>
                <w:color w:val="000000" w:themeColor="text1"/>
              </w:rPr>
            </w:pPr>
            <w:r w:rsidRPr="00810442">
              <w:rPr>
                <w:rFonts w:eastAsia="Segoe UI" w:cstheme="minorHAnsi"/>
                <w:b/>
                <w:bCs/>
                <w:color w:val="000000" w:themeColor="text1"/>
              </w:rPr>
              <w:t>Huidige naam</w:t>
            </w:r>
          </w:p>
        </w:tc>
        <w:tc>
          <w:tcPr>
            <w:tcW w:w="0" w:type="auto"/>
            <w:vAlign w:val="center"/>
            <w:hideMark/>
          </w:tcPr>
          <w:p w14:paraId="330A466A" w14:textId="77777777" w:rsidR="00810442" w:rsidRPr="00810442" w:rsidRDefault="00810442" w:rsidP="00774700">
            <w:pPr>
              <w:spacing w:after="0" w:line="260" w:lineRule="exact"/>
              <w:rPr>
                <w:rFonts w:eastAsia="Segoe UI" w:cstheme="minorHAnsi"/>
                <w:b/>
                <w:bCs/>
                <w:color w:val="000000" w:themeColor="text1"/>
              </w:rPr>
            </w:pPr>
            <w:r w:rsidRPr="00810442">
              <w:rPr>
                <w:rFonts w:eastAsia="Segoe UI" w:cstheme="minorHAnsi"/>
                <w:b/>
                <w:bCs/>
                <w:color w:val="000000" w:themeColor="text1"/>
              </w:rPr>
              <w:t>Impliciete focus</w:t>
            </w:r>
          </w:p>
        </w:tc>
        <w:tc>
          <w:tcPr>
            <w:tcW w:w="0" w:type="auto"/>
            <w:vAlign w:val="center"/>
            <w:hideMark/>
          </w:tcPr>
          <w:p w14:paraId="2C3C31FE" w14:textId="77777777" w:rsidR="00810442" w:rsidRPr="00810442" w:rsidRDefault="00810442" w:rsidP="00774700">
            <w:pPr>
              <w:spacing w:after="0" w:line="260" w:lineRule="exact"/>
              <w:rPr>
                <w:rFonts w:eastAsia="Segoe UI" w:cstheme="minorHAnsi"/>
                <w:b/>
                <w:bCs/>
                <w:color w:val="000000" w:themeColor="text1"/>
              </w:rPr>
            </w:pPr>
            <w:r w:rsidRPr="00810442">
              <w:rPr>
                <w:rFonts w:eastAsia="Segoe UI" w:cstheme="minorHAnsi"/>
                <w:b/>
                <w:bCs/>
                <w:color w:val="000000" w:themeColor="text1"/>
              </w:rPr>
              <w:t>Risico of beperking</w:t>
            </w:r>
          </w:p>
        </w:tc>
      </w:tr>
      <w:tr w:rsidR="00810442" w:rsidRPr="00810442" w14:paraId="3A652DDB" w14:textId="77777777">
        <w:trPr>
          <w:tblCellSpacing w:w="15" w:type="dxa"/>
        </w:trPr>
        <w:tc>
          <w:tcPr>
            <w:tcW w:w="0" w:type="auto"/>
            <w:vAlign w:val="center"/>
            <w:hideMark/>
          </w:tcPr>
          <w:p w14:paraId="41CAB29A"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b/>
                <w:bCs/>
                <w:color w:val="000000" w:themeColor="text1"/>
              </w:rPr>
              <w:t>Digitale Nuts</w:t>
            </w:r>
          </w:p>
        </w:tc>
        <w:tc>
          <w:tcPr>
            <w:tcW w:w="0" w:type="auto"/>
            <w:vAlign w:val="center"/>
            <w:hideMark/>
          </w:tcPr>
          <w:p w14:paraId="18328C06"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Brede digitalisering nutsproces</w:t>
            </w:r>
          </w:p>
        </w:tc>
        <w:tc>
          <w:tcPr>
            <w:tcW w:w="0" w:type="auto"/>
            <w:vAlign w:val="center"/>
            <w:hideMark/>
          </w:tcPr>
          <w:p w14:paraId="66327FFE"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 xml:space="preserve">Te abstract – onduidelijk wat er </w:t>
            </w:r>
            <w:r w:rsidRPr="00810442">
              <w:rPr>
                <w:rFonts w:eastAsia="Segoe UI" w:cstheme="minorHAnsi"/>
                <w:i/>
                <w:iCs/>
                <w:color w:val="000000" w:themeColor="text1"/>
              </w:rPr>
              <w:t>precies</w:t>
            </w:r>
            <w:r w:rsidRPr="00810442">
              <w:rPr>
                <w:rFonts w:eastAsia="Segoe UI" w:cstheme="minorHAnsi"/>
                <w:color w:val="000000" w:themeColor="text1"/>
              </w:rPr>
              <w:t xml:space="preserve"> verandert</w:t>
            </w:r>
          </w:p>
        </w:tc>
      </w:tr>
      <w:tr w:rsidR="00810442" w:rsidRPr="00810442" w14:paraId="2FCA52A0" w14:textId="77777777">
        <w:trPr>
          <w:tblCellSpacing w:w="15" w:type="dxa"/>
        </w:trPr>
        <w:tc>
          <w:tcPr>
            <w:tcW w:w="0" w:type="auto"/>
            <w:vAlign w:val="center"/>
            <w:hideMark/>
          </w:tcPr>
          <w:p w14:paraId="569D0AB1"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b/>
                <w:bCs/>
                <w:color w:val="000000" w:themeColor="text1"/>
              </w:rPr>
              <w:t>Mobiele Nuts</w:t>
            </w:r>
          </w:p>
        </w:tc>
        <w:tc>
          <w:tcPr>
            <w:tcW w:w="0" w:type="auto"/>
            <w:vAlign w:val="center"/>
            <w:hideMark/>
          </w:tcPr>
          <w:p w14:paraId="61B003DD"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Operationele opvolging op terrein</w:t>
            </w:r>
          </w:p>
        </w:tc>
        <w:tc>
          <w:tcPr>
            <w:tcW w:w="0" w:type="auto"/>
            <w:vAlign w:val="center"/>
            <w:hideMark/>
          </w:tcPr>
          <w:p w14:paraId="38910DC7"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Te eng – focust op toezicht/toepassing</w:t>
            </w:r>
          </w:p>
        </w:tc>
      </w:tr>
      <w:tr w:rsidR="00810442" w:rsidRPr="00810442" w14:paraId="1357810F" w14:textId="77777777">
        <w:trPr>
          <w:tblCellSpacing w:w="15" w:type="dxa"/>
        </w:trPr>
        <w:tc>
          <w:tcPr>
            <w:tcW w:w="0" w:type="auto"/>
            <w:vAlign w:val="center"/>
            <w:hideMark/>
          </w:tcPr>
          <w:p w14:paraId="7FD09AF7"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b/>
                <w:bCs/>
                <w:color w:val="000000" w:themeColor="text1"/>
              </w:rPr>
              <w:t>Verbeterde Werking Nuts</w:t>
            </w:r>
          </w:p>
        </w:tc>
        <w:tc>
          <w:tcPr>
            <w:tcW w:w="0" w:type="auto"/>
            <w:vAlign w:val="center"/>
            <w:hideMark/>
          </w:tcPr>
          <w:p w14:paraId="00D5E394"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Structurele hervorming van het proces</w:t>
            </w:r>
          </w:p>
        </w:tc>
        <w:tc>
          <w:tcPr>
            <w:tcW w:w="0" w:type="auto"/>
            <w:vAlign w:val="center"/>
            <w:hideMark/>
          </w:tcPr>
          <w:p w14:paraId="28886355" w14:textId="77777777" w:rsidR="00810442" w:rsidRPr="00810442" w:rsidRDefault="00810442" w:rsidP="00774700">
            <w:pPr>
              <w:spacing w:after="0" w:line="260" w:lineRule="exact"/>
              <w:rPr>
                <w:rFonts w:eastAsia="Segoe UI" w:cstheme="minorHAnsi"/>
                <w:color w:val="000000" w:themeColor="text1"/>
              </w:rPr>
            </w:pPr>
            <w:r w:rsidRPr="00810442">
              <w:rPr>
                <w:rFonts w:eastAsia="Segoe UI" w:cstheme="minorHAnsi"/>
                <w:color w:val="000000" w:themeColor="text1"/>
              </w:rPr>
              <w:t>Functioneel juist, maar weinig wervend</w:t>
            </w:r>
          </w:p>
        </w:tc>
      </w:tr>
    </w:tbl>
    <w:p w14:paraId="1EFEDEE0" w14:textId="10E08A65" w:rsidR="00810442" w:rsidRPr="00810442" w:rsidRDefault="00810442" w:rsidP="00810442">
      <w:pPr>
        <w:spacing w:after="220" w:line="260" w:lineRule="exact"/>
        <w:rPr>
          <w:rFonts w:eastAsia="Segoe UI" w:cstheme="minorHAnsi"/>
          <w:color w:val="000000" w:themeColor="text1"/>
        </w:rPr>
      </w:pPr>
    </w:p>
    <w:p w14:paraId="32B8FEF8" w14:textId="07EEBAD1" w:rsidR="00810442" w:rsidRPr="00810442" w:rsidRDefault="00810442" w:rsidP="00810442">
      <w:pPr>
        <w:spacing w:after="220" w:line="260" w:lineRule="exact"/>
        <w:rPr>
          <w:rFonts w:eastAsia="Segoe UI" w:cstheme="minorHAnsi"/>
          <w:b/>
          <w:bCs/>
          <w:color w:val="000000" w:themeColor="text1"/>
        </w:rPr>
      </w:pPr>
      <w:r w:rsidRPr="00810442">
        <w:rPr>
          <w:rFonts w:eastAsia="Segoe UI" w:cstheme="minorHAnsi"/>
          <w:b/>
          <w:bCs/>
          <w:color w:val="000000" w:themeColor="text1"/>
        </w:rPr>
        <w:t>Wat elk van deze namen eigenlijk dekt</w:t>
      </w:r>
    </w:p>
    <w:p w14:paraId="7E1A4C24" w14:textId="77777777" w:rsidR="00810442" w:rsidRPr="00810442" w:rsidRDefault="00810442" w:rsidP="00D27DAD">
      <w:pPr>
        <w:numPr>
          <w:ilvl w:val="0"/>
          <w:numId w:val="29"/>
        </w:numPr>
        <w:spacing w:after="220" w:line="260" w:lineRule="exact"/>
        <w:rPr>
          <w:rFonts w:eastAsia="Segoe UI" w:cstheme="minorHAnsi"/>
          <w:color w:val="000000" w:themeColor="text1"/>
        </w:rPr>
      </w:pPr>
      <w:r w:rsidRPr="00810442">
        <w:rPr>
          <w:rFonts w:eastAsia="Segoe UI" w:cstheme="minorHAnsi"/>
          <w:b/>
          <w:bCs/>
          <w:color w:val="000000" w:themeColor="text1"/>
        </w:rPr>
        <w:t>Digitale Nuts</w:t>
      </w:r>
      <w:r w:rsidRPr="00810442">
        <w:rPr>
          <w:rFonts w:eastAsia="Segoe UI" w:cstheme="minorHAnsi"/>
          <w:color w:val="000000" w:themeColor="text1"/>
        </w:rPr>
        <w:t xml:space="preserve"> → de </w:t>
      </w:r>
      <w:r w:rsidRPr="00810442">
        <w:rPr>
          <w:rFonts w:eastAsia="Segoe UI" w:cstheme="minorHAnsi"/>
          <w:i/>
          <w:iCs/>
          <w:color w:val="000000" w:themeColor="text1"/>
        </w:rPr>
        <w:t>digitale infrastructuur</w:t>
      </w:r>
      <w:r w:rsidRPr="00810442">
        <w:rPr>
          <w:rFonts w:eastAsia="Segoe UI" w:cstheme="minorHAnsi"/>
          <w:color w:val="000000" w:themeColor="text1"/>
        </w:rPr>
        <w:t xml:space="preserve"> en tools die we bouwen om toezicht, communicatie, en herstel digitaal te organiseren.</w:t>
      </w:r>
    </w:p>
    <w:p w14:paraId="51E7F3AE" w14:textId="77777777" w:rsidR="00810442" w:rsidRPr="00810442" w:rsidRDefault="00810442" w:rsidP="00D27DAD">
      <w:pPr>
        <w:numPr>
          <w:ilvl w:val="0"/>
          <w:numId w:val="29"/>
        </w:numPr>
        <w:spacing w:after="220" w:line="260" w:lineRule="exact"/>
        <w:rPr>
          <w:rFonts w:eastAsia="Segoe UI" w:cstheme="minorHAnsi"/>
          <w:color w:val="000000" w:themeColor="text1"/>
        </w:rPr>
      </w:pPr>
      <w:r w:rsidRPr="00810442">
        <w:rPr>
          <w:rFonts w:eastAsia="Segoe UI" w:cstheme="minorHAnsi"/>
          <w:b/>
          <w:bCs/>
          <w:color w:val="000000" w:themeColor="text1"/>
        </w:rPr>
        <w:t>Mobiele Nuts</w:t>
      </w:r>
      <w:r w:rsidRPr="00810442">
        <w:rPr>
          <w:rFonts w:eastAsia="Segoe UI" w:cstheme="minorHAnsi"/>
          <w:color w:val="000000" w:themeColor="text1"/>
        </w:rPr>
        <w:t xml:space="preserve"> → de </w:t>
      </w:r>
      <w:r w:rsidRPr="00810442">
        <w:rPr>
          <w:rFonts w:eastAsia="Segoe UI" w:cstheme="minorHAnsi"/>
          <w:i/>
          <w:iCs/>
          <w:color w:val="000000" w:themeColor="text1"/>
        </w:rPr>
        <w:t>mobiele interface</w:t>
      </w:r>
      <w:r w:rsidRPr="00810442">
        <w:rPr>
          <w:rFonts w:eastAsia="Segoe UI" w:cstheme="minorHAnsi"/>
          <w:color w:val="000000" w:themeColor="text1"/>
        </w:rPr>
        <w:t xml:space="preserve"> en digitale opvolging van werven op het terrein door toezichters en vaststellers.</w:t>
      </w:r>
    </w:p>
    <w:p w14:paraId="4A7C4056" w14:textId="77777777" w:rsidR="00810442" w:rsidRPr="00810442" w:rsidRDefault="00810442" w:rsidP="00D27DAD">
      <w:pPr>
        <w:numPr>
          <w:ilvl w:val="0"/>
          <w:numId w:val="29"/>
        </w:numPr>
        <w:spacing w:after="220" w:line="260" w:lineRule="exact"/>
        <w:rPr>
          <w:rFonts w:eastAsia="Segoe UI" w:cstheme="minorHAnsi"/>
          <w:color w:val="000000" w:themeColor="text1"/>
        </w:rPr>
      </w:pPr>
      <w:r w:rsidRPr="00810442">
        <w:rPr>
          <w:rFonts w:eastAsia="Segoe UI" w:cstheme="minorHAnsi"/>
          <w:b/>
          <w:bCs/>
          <w:color w:val="000000" w:themeColor="text1"/>
        </w:rPr>
        <w:t>Verbeterde Werking Nuts</w:t>
      </w:r>
      <w:r w:rsidRPr="00810442">
        <w:rPr>
          <w:rFonts w:eastAsia="Segoe UI" w:cstheme="minorHAnsi"/>
          <w:color w:val="000000" w:themeColor="text1"/>
        </w:rPr>
        <w:t xml:space="preserve"> → de </w:t>
      </w:r>
      <w:r w:rsidRPr="00810442">
        <w:rPr>
          <w:rFonts w:eastAsia="Segoe UI" w:cstheme="minorHAnsi"/>
          <w:i/>
          <w:iCs/>
          <w:color w:val="000000" w:themeColor="text1"/>
        </w:rPr>
        <w:t>hele reorganisatie</w:t>
      </w:r>
      <w:r w:rsidRPr="00810442">
        <w:rPr>
          <w:rFonts w:eastAsia="Segoe UI" w:cstheme="minorHAnsi"/>
          <w:color w:val="000000" w:themeColor="text1"/>
        </w:rPr>
        <w:t>, inclusief procesverbetering, retributieregels, samenwerking met nutsmaatschappijen, en capaciteitsopbouw binnen de stad.</w:t>
      </w:r>
    </w:p>
    <w:p w14:paraId="1BBD1330" w14:textId="7F63487C" w:rsidR="00810442" w:rsidRPr="00810442" w:rsidRDefault="00810442" w:rsidP="00810442">
      <w:pPr>
        <w:spacing w:after="220" w:line="260" w:lineRule="exact"/>
        <w:rPr>
          <w:rFonts w:eastAsia="Segoe UI" w:cstheme="minorHAnsi"/>
          <w:color w:val="000000" w:themeColor="text1"/>
        </w:rPr>
      </w:pPr>
      <w:r w:rsidRPr="00810442">
        <w:rPr>
          <w:rFonts w:eastAsia="Segoe UI" w:cstheme="minorHAnsi"/>
          <w:color w:val="000000" w:themeColor="text1"/>
        </w:rPr>
        <w:t xml:space="preserve">Ze zijn dus </w:t>
      </w:r>
      <w:r w:rsidRPr="00810442">
        <w:rPr>
          <w:rFonts w:eastAsia="Segoe UI" w:cstheme="minorHAnsi"/>
          <w:b/>
          <w:bCs/>
          <w:color w:val="000000" w:themeColor="text1"/>
        </w:rPr>
        <w:t>onderling verbonden</w:t>
      </w:r>
      <w:r w:rsidRPr="00810442">
        <w:rPr>
          <w:rFonts w:eastAsia="Segoe UI" w:cstheme="minorHAnsi"/>
          <w:color w:val="000000" w:themeColor="text1"/>
        </w:rPr>
        <w:t xml:space="preserve">: </w:t>
      </w:r>
      <w:r w:rsidRPr="00810442">
        <w:rPr>
          <w:rFonts w:eastAsia="Segoe UI" w:cstheme="minorHAnsi"/>
          <w:i/>
          <w:iCs/>
          <w:color w:val="000000" w:themeColor="text1"/>
        </w:rPr>
        <w:t>Mobiele Nuts</w:t>
      </w:r>
      <w:r w:rsidRPr="00810442">
        <w:rPr>
          <w:rFonts w:eastAsia="Segoe UI" w:cstheme="minorHAnsi"/>
          <w:color w:val="000000" w:themeColor="text1"/>
        </w:rPr>
        <w:t xml:space="preserve"> is een tool binnen het bredere project </w:t>
      </w:r>
      <w:r w:rsidRPr="00810442">
        <w:rPr>
          <w:rFonts w:eastAsia="Segoe UI" w:cstheme="minorHAnsi"/>
          <w:i/>
          <w:iCs/>
          <w:color w:val="000000" w:themeColor="text1"/>
        </w:rPr>
        <w:t>Digitale Nuts</w:t>
      </w:r>
      <w:r w:rsidRPr="00810442">
        <w:rPr>
          <w:rFonts w:eastAsia="Segoe UI" w:cstheme="minorHAnsi"/>
          <w:color w:val="000000" w:themeColor="text1"/>
        </w:rPr>
        <w:t xml:space="preserve">, dat op zijn beurt een digitale component is van de volledige </w:t>
      </w:r>
      <w:r w:rsidRPr="00810442">
        <w:rPr>
          <w:rFonts w:eastAsia="Segoe UI" w:cstheme="minorHAnsi"/>
          <w:i/>
          <w:iCs/>
          <w:color w:val="000000" w:themeColor="text1"/>
        </w:rPr>
        <w:t>Verbeterde Werking Nuts</w:t>
      </w:r>
      <w:r w:rsidRPr="00810442">
        <w:rPr>
          <w:rFonts w:eastAsia="Segoe UI" w:cstheme="minorHAnsi"/>
          <w:color w:val="000000" w:themeColor="text1"/>
        </w:rPr>
        <w:t>.</w:t>
      </w:r>
    </w:p>
    <w:p w14:paraId="3F95DA26" w14:textId="77777777" w:rsidR="00810442" w:rsidRPr="00810442" w:rsidRDefault="00000000" w:rsidP="00810442">
      <w:pPr>
        <w:spacing w:after="220" w:line="260" w:lineRule="exact"/>
        <w:rPr>
          <w:rFonts w:eastAsia="Segoe UI" w:cstheme="minorHAnsi"/>
          <w:color w:val="000000" w:themeColor="text1"/>
        </w:rPr>
      </w:pPr>
      <w:r>
        <w:rPr>
          <w:rFonts w:eastAsia="Segoe UI" w:cstheme="minorHAnsi"/>
          <w:color w:val="000000" w:themeColor="text1"/>
        </w:rPr>
        <w:pict w14:anchorId="60E23883">
          <v:rect id="_x0000_i1035" style="width:0;height:1.5pt" o:hralign="center" o:hrstd="t" o:hr="t" fillcolor="#a0a0a0" stroked="f"/>
        </w:pict>
      </w:r>
    </w:p>
    <w:p w14:paraId="3D53530A" w14:textId="77777777" w:rsidR="000D0D92" w:rsidRDefault="000D0D92" w:rsidP="00810442">
      <w:pPr>
        <w:spacing w:after="220" w:line="260" w:lineRule="exact"/>
        <w:rPr>
          <w:rFonts w:eastAsia="Segoe UI" w:cstheme="minorHAnsi"/>
          <w:b/>
          <w:bCs/>
          <w:color w:val="000000" w:themeColor="text1"/>
        </w:rPr>
      </w:pPr>
      <w:r w:rsidRPr="00EF7AD3">
        <w:rPr>
          <w:rFonts w:eastAsia="Segoe UI" w:cstheme="minorHAnsi"/>
          <w:b/>
          <w:bCs/>
          <w:color w:val="000000" w:themeColor="text1"/>
        </w:rPr>
        <w:t>Oplossing</w:t>
      </w:r>
      <w:r w:rsidRPr="00810442">
        <w:rPr>
          <w:rFonts w:eastAsia="Segoe UI" w:cstheme="minorHAnsi"/>
          <w:b/>
          <w:bCs/>
          <w:color w:val="000000" w:themeColor="text1"/>
        </w:rPr>
        <w:t xml:space="preserve"> </w:t>
      </w:r>
    </w:p>
    <w:p w14:paraId="67004315" w14:textId="7EFA0D97" w:rsidR="00810442" w:rsidRPr="00810442" w:rsidRDefault="00810442" w:rsidP="00810442">
      <w:pPr>
        <w:spacing w:after="220" w:line="260" w:lineRule="exact"/>
        <w:rPr>
          <w:rFonts w:eastAsia="Segoe UI" w:cstheme="minorHAnsi"/>
          <w:color w:val="000000" w:themeColor="text1"/>
        </w:rPr>
      </w:pPr>
      <w:r w:rsidRPr="00810442">
        <w:rPr>
          <w:rFonts w:eastAsia="Segoe UI" w:cstheme="minorHAnsi"/>
          <w:b/>
          <w:bCs/>
          <w:color w:val="000000" w:themeColor="text1"/>
        </w:rPr>
        <w:t>Hoofdtitel:“NUTS</w:t>
      </w:r>
      <w:r w:rsidR="001A57C4">
        <w:rPr>
          <w:rFonts w:eastAsia="Segoe UI" w:cstheme="minorHAnsi"/>
          <w:b/>
          <w:bCs/>
          <w:color w:val="000000" w:themeColor="text1"/>
        </w:rPr>
        <w:t>+</w:t>
      </w:r>
      <w:r w:rsidR="0087230D">
        <w:rPr>
          <w:rFonts w:eastAsia="Segoe UI" w:cstheme="minorHAnsi"/>
          <w:b/>
          <w:bCs/>
          <w:color w:val="000000" w:themeColor="text1"/>
        </w:rPr>
        <w:t xml:space="preserve"> of Nuts 360</w:t>
      </w:r>
      <w:r w:rsidRPr="00810442">
        <w:rPr>
          <w:rFonts w:eastAsia="Segoe UI" w:cstheme="minorHAnsi"/>
          <w:b/>
          <w:bCs/>
          <w:color w:val="000000" w:themeColor="text1"/>
        </w:rPr>
        <w:t>” – Naar een integraal toezicht op nutswerken in Antwerpen</w:t>
      </w:r>
    </w:p>
    <w:p w14:paraId="101A5892" w14:textId="1E434CB5" w:rsidR="00810442" w:rsidRPr="00810442" w:rsidRDefault="0087230D" w:rsidP="00810442">
      <w:pPr>
        <w:spacing w:after="220" w:line="260" w:lineRule="exact"/>
        <w:rPr>
          <w:rFonts w:eastAsia="Segoe UI" w:cstheme="minorHAnsi"/>
          <w:color w:val="000000" w:themeColor="text1"/>
        </w:rPr>
      </w:pPr>
      <w:r>
        <w:rPr>
          <w:rFonts w:eastAsia="Segoe UI" w:cstheme="minorHAnsi"/>
          <w:color w:val="000000" w:themeColor="text1"/>
        </w:rPr>
        <w:t>“</w:t>
      </w:r>
      <w:r w:rsidR="00383074">
        <w:rPr>
          <w:rFonts w:eastAsia="Segoe UI" w:cstheme="minorHAnsi"/>
          <w:color w:val="000000" w:themeColor="text1"/>
        </w:rPr>
        <w:t>+</w:t>
      </w:r>
      <w:r w:rsidR="0092558D">
        <w:rPr>
          <w:rFonts w:eastAsia="Segoe UI" w:cstheme="minorHAnsi"/>
          <w:color w:val="000000" w:themeColor="text1"/>
        </w:rPr>
        <w:t xml:space="preserve"> of 360</w:t>
      </w:r>
      <w:r w:rsidR="00E10800">
        <w:rPr>
          <w:rFonts w:eastAsia="Segoe UI" w:cstheme="minorHAnsi"/>
          <w:color w:val="000000" w:themeColor="text1"/>
        </w:rPr>
        <w:t>°</w:t>
      </w:r>
      <w:r>
        <w:rPr>
          <w:rFonts w:eastAsia="Segoe UI" w:cstheme="minorHAnsi"/>
          <w:color w:val="000000" w:themeColor="text1"/>
        </w:rPr>
        <w:t>”</w:t>
      </w:r>
      <w:r w:rsidR="00810442" w:rsidRPr="00810442">
        <w:rPr>
          <w:rFonts w:eastAsia="Segoe UI" w:cstheme="minorHAnsi"/>
          <w:color w:val="000000" w:themeColor="text1"/>
        </w:rPr>
        <w:t xml:space="preserve"> verwijst naar: toezicht, administratie, herstel, communicatie en beleid.</w:t>
      </w:r>
    </w:p>
    <w:p w14:paraId="5DC487A5" w14:textId="77777777" w:rsidR="00810442" w:rsidRPr="00810442" w:rsidRDefault="00000000" w:rsidP="00810442">
      <w:pPr>
        <w:spacing w:after="220" w:line="260" w:lineRule="exact"/>
        <w:rPr>
          <w:rFonts w:eastAsia="Segoe UI" w:cstheme="minorHAnsi"/>
          <w:color w:val="000000" w:themeColor="text1"/>
        </w:rPr>
      </w:pPr>
      <w:r>
        <w:rPr>
          <w:rFonts w:eastAsia="Segoe UI" w:cstheme="minorHAnsi"/>
          <w:color w:val="000000" w:themeColor="text1"/>
        </w:rPr>
        <w:pict w14:anchorId="2940E52C">
          <v:rect id="_x0000_i1036" style="width:0;height:1.5pt" o:hralign="center" o:hrstd="t" o:hr="t" fillcolor="#a0a0a0" stroked="f"/>
        </w:pict>
      </w:r>
    </w:p>
    <w:p w14:paraId="57949E08" w14:textId="77777777" w:rsidR="00810442" w:rsidRPr="00810442" w:rsidRDefault="00810442" w:rsidP="00291102">
      <w:pPr>
        <w:spacing w:after="0" w:line="260" w:lineRule="exact"/>
        <w:rPr>
          <w:rFonts w:eastAsia="Segoe UI" w:cstheme="minorHAnsi"/>
          <w:b/>
          <w:bCs/>
          <w:color w:val="000000" w:themeColor="text1"/>
        </w:rPr>
      </w:pPr>
      <w:r w:rsidRPr="00810442">
        <w:rPr>
          <w:rFonts w:eastAsia="Segoe UI" w:cstheme="minorHAnsi"/>
          <w:b/>
          <w:bCs/>
          <w:color w:val="000000" w:themeColor="text1"/>
        </w:rPr>
        <w:t>Binnen het project kunnen we dan subcomponenten benoemen:</w:t>
      </w:r>
    </w:p>
    <w:p w14:paraId="7B7F719E" w14:textId="44A781D4" w:rsidR="00810442" w:rsidRPr="00810442" w:rsidRDefault="00810442" w:rsidP="00D27DAD">
      <w:pPr>
        <w:numPr>
          <w:ilvl w:val="0"/>
          <w:numId w:val="30"/>
        </w:numPr>
        <w:spacing w:after="0" w:line="260" w:lineRule="exact"/>
        <w:rPr>
          <w:rFonts w:eastAsia="Segoe UI" w:cstheme="minorHAnsi"/>
          <w:color w:val="000000" w:themeColor="text1"/>
        </w:rPr>
      </w:pPr>
      <w:r w:rsidRPr="00810442">
        <w:rPr>
          <w:rFonts w:eastAsia="Segoe UI" w:cstheme="minorHAnsi"/>
          <w:b/>
          <w:bCs/>
          <w:color w:val="000000" w:themeColor="text1"/>
        </w:rPr>
        <w:t>NUTS</w:t>
      </w:r>
      <w:r w:rsidR="001A57C4">
        <w:rPr>
          <w:rFonts w:eastAsia="Segoe UI" w:cstheme="minorHAnsi"/>
          <w:b/>
          <w:bCs/>
          <w:color w:val="000000" w:themeColor="text1"/>
        </w:rPr>
        <w:t>360</w:t>
      </w:r>
      <w:r w:rsidRPr="00810442">
        <w:rPr>
          <w:rFonts w:eastAsia="Segoe UI" w:cstheme="minorHAnsi"/>
          <w:b/>
          <w:bCs/>
          <w:color w:val="000000" w:themeColor="text1"/>
        </w:rPr>
        <w:t xml:space="preserve"> Digital</w:t>
      </w:r>
      <w:r w:rsidRPr="00810442">
        <w:rPr>
          <w:rFonts w:eastAsia="Segoe UI" w:cstheme="minorHAnsi"/>
          <w:color w:val="000000" w:themeColor="text1"/>
        </w:rPr>
        <w:t xml:space="preserve"> → alles rond centrale intake, databronnen, GIPOD-koppelingen, OSLO en backend.</w:t>
      </w:r>
    </w:p>
    <w:p w14:paraId="6336BCFF" w14:textId="24CE4A29" w:rsidR="00810442" w:rsidRPr="00810442" w:rsidRDefault="00810442" w:rsidP="00D27DAD">
      <w:pPr>
        <w:numPr>
          <w:ilvl w:val="0"/>
          <w:numId w:val="30"/>
        </w:numPr>
        <w:spacing w:after="0" w:line="260" w:lineRule="exact"/>
        <w:rPr>
          <w:rFonts w:eastAsia="Segoe UI" w:cstheme="minorHAnsi"/>
          <w:color w:val="000000" w:themeColor="text1"/>
        </w:rPr>
      </w:pPr>
      <w:r w:rsidRPr="00810442">
        <w:rPr>
          <w:rFonts w:eastAsia="Segoe UI" w:cstheme="minorHAnsi"/>
          <w:b/>
          <w:bCs/>
          <w:color w:val="000000" w:themeColor="text1"/>
        </w:rPr>
        <w:t>NUTS</w:t>
      </w:r>
      <w:r w:rsidR="001A57C4">
        <w:rPr>
          <w:rFonts w:eastAsia="Segoe UI" w:cstheme="minorHAnsi"/>
          <w:b/>
          <w:bCs/>
          <w:color w:val="000000" w:themeColor="text1"/>
        </w:rPr>
        <w:t>360</w:t>
      </w:r>
      <w:r w:rsidRPr="00810442">
        <w:rPr>
          <w:rFonts w:eastAsia="Segoe UI" w:cstheme="minorHAnsi"/>
          <w:b/>
          <w:bCs/>
          <w:color w:val="000000" w:themeColor="text1"/>
        </w:rPr>
        <w:t xml:space="preserve"> Mobile</w:t>
      </w:r>
      <w:r w:rsidRPr="00810442">
        <w:rPr>
          <w:rFonts w:eastAsia="Segoe UI" w:cstheme="minorHAnsi"/>
          <w:color w:val="000000" w:themeColor="text1"/>
        </w:rPr>
        <w:t xml:space="preserve"> → mobiele toepassing voor toezichters en interventies.</w:t>
      </w:r>
    </w:p>
    <w:p w14:paraId="45FD738E" w14:textId="00577304" w:rsidR="00810442" w:rsidRPr="00810442" w:rsidRDefault="00810442" w:rsidP="00D27DAD">
      <w:pPr>
        <w:numPr>
          <w:ilvl w:val="0"/>
          <w:numId w:val="30"/>
        </w:numPr>
        <w:spacing w:after="0" w:line="260" w:lineRule="exact"/>
        <w:rPr>
          <w:rFonts w:eastAsia="Segoe UI" w:cstheme="minorHAnsi"/>
          <w:color w:val="000000" w:themeColor="text1"/>
        </w:rPr>
      </w:pPr>
      <w:r w:rsidRPr="00810442">
        <w:rPr>
          <w:rFonts w:eastAsia="Segoe UI" w:cstheme="minorHAnsi"/>
          <w:b/>
          <w:bCs/>
          <w:color w:val="000000" w:themeColor="text1"/>
        </w:rPr>
        <w:t>NUTS</w:t>
      </w:r>
      <w:r w:rsidR="001A57C4">
        <w:rPr>
          <w:rFonts w:eastAsia="Segoe UI" w:cstheme="minorHAnsi"/>
          <w:b/>
          <w:bCs/>
          <w:color w:val="000000" w:themeColor="text1"/>
        </w:rPr>
        <w:t>360</w:t>
      </w:r>
      <w:r w:rsidRPr="00810442">
        <w:rPr>
          <w:rFonts w:eastAsia="Segoe UI" w:cstheme="minorHAnsi"/>
          <w:b/>
          <w:bCs/>
          <w:color w:val="000000" w:themeColor="text1"/>
        </w:rPr>
        <w:t xml:space="preserve"> Herstel</w:t>
      </w:r>
      <w:r w:rsidRPr="00810442">
        <w:rPr>
          <w:rFonts w:eastAsia="Segoe UI" w:cstheme="minorHAnsi"/>
          <w:color w:val="000000" w:themeColor="text1"/>
        </w:rPr>
        <w:t xml:space="preserve"> → focus op afrekeningen, bonnen en controle op correct herstel.</w:t>
      </w:r>
    </w:p>
    <w:p w14:paraId="2746DE29" w14:textId="0B6BB598" w:rsidR="00810442" w:rsidRDefault="00810442" w:rsidP="00D27DAD">
      <w:pPr>
        <w:numPr>
          <w:ilvl w:val="0"/>
          <w:numId w:val="30"/>
        </w:numPr>
        <w:spacing w:after="0" w:line="260" w:lineRule="exact"/>
        <w:rPr>
          <w:rFonts w:eastAsia="Segoe UI" w:cstheme="minorHAnsi"/>
          <w:color w:val="000000" w:themeColor="text1"/>
        </w:rPr>
      </w:pPr>
      <w:r w:rsidRPr="00810442">
        <w:rPr>
          <w:rFonts w:eastAsia="Segoe UI" w:cstheme="minorHAnsi"/>
          <w:b/>
          <w:bCs/>
          <w:color w:val="000000" w:themeColor="text1"/>
        </w:rPr>
        <w:lastRenderedPageBreak/>
        <w:t>NUTS</w:t>
      </w:r>
      <w:r w:rsidR="001A57C4">
        <w:rPr>
          <w:rFonts w:eastAsia="Segoe UI" w:cstheme="minorHAnsi"/>
          <w:b/>
          <w:bCs/>
          <w:color w:val="000000" w:themeColor="text1"/>
        </w:rPr>
        <w:t>360</w:t>
      </w:r>
      <w:r w:rsidRPr="00810442">
        <w:rPr>
          <w:rFonts w:eastAsia="Segoe UI" w:cstheme="minorHAnsi"/>
          <w:b/>
          <w:bCs/>
          <w:color w:val="000000" w:themeColor="text1"/>
        </w:rPr>
        <w:t xml:space="preserve"> Proefprojecten</w:t>
      </w:r>
      <w:r w:rsidRPr="00810442">
        <w:rPr>
          <w:rFonts w:eastAsia="Segoe UI" w:cstheme="minorHAnsi"/>
          <w:color w:val="000000" w:themeColor="text1"/>
        </w:rPr>
        <w:t xml:space="preserve"> → specifieke testcases zoals WYRE Merksem.</w:t>
      </w:r>
    </w:p>
    <w:p w14:paraId="430DB8E2" w14:textId="5D4AB163" w:rsidR="00056EAB" w:rsidRPr="00056EAB" w:rsidRDefault="00056EAB" w:rsidP="00056EAB">
      <w:pPr>
        <w:spacing w:after="220" w:line="260" w:lineRule="exact"/>
        <w:rPr>
          <w:rFonts w:eastAsia="Segoe UI" w:cstheme="minorHAnsi"/>
          <w:b/>
          <w:bCs/>
          <w:color w:val="000000" w:themeColor="text1"/>
        </w:rPr>
      </w:pPr>
      <w:r w:rsidRPr="00056EAB">
        <w:rPr>
          <w:rFonts w:eastAsia="Segoe UI" w:cstheme="minorHAnsi"/>
          <w:b/>
          <w:bCs/>
          <w:color w:val="000000" w:themeColor="text1"/>
        </w:rPr>
        <w:t>Communicatiesuggestie</w:t>
      </w:r>
      <w:r w:rsidR="002009ED">
        <w:rPr>
          <w:rFonts w:eastAsia="Segoe UI" w:cstheme="minorHAnsi"/>
          <w:b/>
          <w:bCs/>
          <w:color w:val="000000" w:themeColor="text1"/>
        </w:rPr>
        <w:t xml:space="preserve">: </w:t>
      </w:r>
    </w:p>
    <w:p w14:paraId="007A8EBF" w14:textId="72D51257" w:rsidR="00056EAB" w:rsidRPr="002009ED" w:rsidRDefault="00056EAB" w:rsidP="00056EAB">
      <w:pPr>
        <w:pStyle w:val="Normaalweb"/>
        <w:rPr>
          <w:rFonts w:asciiTheme="minorHAnsi" w:eastAsia="Segoe UI" w:hAnsiTheme="minorHAnsi" w:cstheme="minorHAnsi"/>
          <w:color w:val="000000" w:themeColor="text1"/>
          <w:sz w:val="22"/>
          <w:szCs w:val="22"/>
          <w:lang w:eastAsia="en-US"/>
        </w:rPr>
      </w:pPr>
      <w:r w:rsidRPr="002009ED">
        <w:rPr>
          <w:rFonts w:asciiTheme="minorHAnsi" w:eastAsia="Segoe UI" w:hAnsiTheme="minorHAnsi" w:cstheme="minorHAnsi"/>
          <w:color w:val="000000" w:themeColor="text1"/>
          <w:sz w:val="22"/>
          <w:szCs w:val="22"/>
          <w:lang w:eastAsia="en-US"/>
        </w:rPr>
        <w:t xml:space="preserve">“Het project </w:t>
      </w:r>
      <w:r w:rsidR="008275D9">
        <w:rPr>
          <w:rFonts w:asciiTheme="minorHAnsi" w:eastAsia="Segoe UI" w:hAnsiTheme="minorHAnsi" w:cstheme="minorHAnsi"/>
          <w:b/>
          <w:bCs/>
          <w:color w:val="000000" w:themeColor="text1"/>
          <w:sz w:val="22"/>
          <w:szCs w:val="22"/>
          <w:lang w:eastAsia="en-US"/>
        </w:rPr>
        <w:t>NUTS</w:t>
      </w:r>
      <w:r w:rsidR="00D71FDD">
        <w:rPr>
          <w:rFonts w:asciiTheme="minorHAnsi" w:eastAsia="Segoe UI" w:hAnsiTheme="minorHAnsi" w:cstheme="minorHAnsi"/>
          <w:b/>
          <w:bCs/>
          <w:color w:val="000000" w:themeColor="text1"/>
          <w:sz w:val="22"/>
          <w:szCs w:val="22"/>
          <w:lang w:eastAsia="en-US"/>
        </w:rPr>
        <w:t>+</w:t>
      </w:r>
      <w:r w:rsidR="00A666BE">
        <w:rPr>
          <w:rFonts w:asciiTheme="minorHAnsi" w:eastAsia="Segoe UI" w:hAnsiTheme="minorHAnsi" w:cstheme="minorHAnsi"/>
          <w:b/>
          <w:bCs/>
          <w:color w:val="000000" w:themeColor="text1"/>
          <w:sz w:val="22"/>
          <w:szCs w:val="22"/>
          <w:lang w:eastAsia="en-US"/>
        </w:rPr>
        <w:t xml:space="preserve"> of </w:t>
      </w:r>
      <w:r w:rsidR="00EC164C">
        <w:rPr>
          <w:rFonts w:asciiTheme="minorHAnsi" w:eastAsia="Segoe UI" w:hAnsiTheme="minorHAnsi" w:cstheme="minorHAnsi"/>
          <w:b/>
          <w:bCs/>
          <w:color w:val="000000" w:themeColor="text1"/>
          <w:sz w:val="22"/>
          <w:szCs w:val="22"/>
          <w:lang w:eastAsia="en-US"/>
        </w:rPr>
        <w:t>NUTS</w:t>
      </w:r>
      <w:r w:rsidR="00A666BE">
        <w:rPr>
          <w:rFonts w:asciiTheme="minorHAnsi" w:eastAsia="Segoe UI" w:hAnsiTheme="minorHAnsi" w:cstheme="minorHAnsi"/>
          <w:b/>
          <w:bCs/>
          <w:color w:val="000000" w:themeColor="text1"/>
          <w:sz w:val="22"/>
          <w:szCs w:val="22"/>
          <w:lang w:eastAsia="en-US"/>
        </w:rPr>
        <w:t>360°</w:t>
      </w:r>
      <w:r w:rsidRPr="002009ED">
        <w:rPr>
          <w:rFonts w:asciiTheme="minorHAnsi" w:eastAsia="Segoe UI" w:hAnsiTheme="minorHAnsi" w:cstheme="minorHAnsi"/>
          <w:color w:val="000000" w:themeColor="text1"/>
          <w:sz w:val="22"/>
          <w:szCs w:val="22"/>
          <w:lang w:eastAsia="en-US"/>
        </w:rPr>
        <w:t xml:space="preserve"> verenigt onder één vlag de verschillende deelinitiatieven rond toezicht, herstelling, digitalisering en samenwerking met nutsmaatschappijen. De naam verwijst naar het streven naar een pluskwaliteit in het beheer van nutswerken in Antwerpen. NUTS+ staat voor een slimme, efficiënte en herbruikbare aanpak, zowel digitaal als organisatorisch.”</w:t>
      </w:r>
    </w:p>
    <w:p w14:paraId="67183EB6" w14:textId="5F73F7E6" w:rsidR="00056EAB" w:rsidRDefault="00CE18A3" w:rsidP="00056EAB">
      <w:pPr>
        <w:spacing w:after="220" w:line="260" w:lineRule="exact"/>
        <w:rPr>
          <w:ins w:id="872" w:author="Michel Gerits" w:date="2025-08-18T22:03:00Z" w16du:dateUtc="2025-08-18T20:03:00Z"/>
          <w:rFonts w:eastAsia="Segoe UI" w:cstheme="minorHAnsi"/>
          <w:color w:val="000000" w:themeColor="text1"/>
          <w:sz w:val="20"/>
          <w:szCs w:val="20"/>
        </w:rPr>
      </w:pPr>
      <w:r>
        <w:rPr>
          <w:rFonts w:eastAsia="Segoe UI" w:cstheme="minorHAnsi"/>
          <w:color w:val="000000" w:themeColor="text1"/>
          <w:sz w:val="20"/>
          <w:szCs w:val="20"/>
        </w:rPr>
        <w:t>*</w:t>
      </w:r>
      <w:r w:rsidRPr="00CE18A3">
        <w:rPr>
          <w:rFonts w:eastAsia="Segoe UI" w:cstheme="minorHAnsi"/>
          <w:color w:val="000000" w:themeColor="text1"/>
          <w:sz w:val="20"/>
          <w:szCs w:val="20"/>
        </w:rPr>
        <w:t>(</w:t>
      </w:r>
      <w:r w:rsidR="00755D15" w:rsidRPr="00CE18A3">
        <w:rPr>
          <w:rFonts w:eastAsia="Segoe UI" w:cstheme="minorHAnsi"/>
          <w:color w:val="000000" w:themeColor="text1"/>
          <w:sz w:val="20"/>
          <w:szCs w:val="20"/>
        </w:rPr>
        <w:t xml:space="preserve">Variante ODINA </w:t>
      </w:r>
      <w:r>
        <w:rPr>
          <w:rFonts w:eastAsia="Segoe UI" w:cstheme="minorHAnsi"/>
          <w:color w:val="000000" w:themeColor="text1"/>
          <w:sz w:val="20"/>
          <w:szCs w:val="20"/>
        </w:rPr>
        <w:t>-</w:t>
      </w:r>
      <w:r w:rsidR="00755D15" w:rsidRPr="00CE18A3">
        <w:rPr>
          <w:rFonts w:eastAsia="Segoe UI" w:cstheme="minorHAnsi"/>
          <w:color w:val="000000" w:themeColor="text1"/>
          <w:sz w:val="20"/>
          <w:szCs w:val="20"/>
        </w:rPr>
        <w:t xml:space="preserve">OPENBAAR DOMEIN </w:t>
      </w:r>
      <w:r w:rsidRPr="00CE18A3">
        <w:rPr>
          <w:rFonts w:eastAsia="Segoe UI" w:cstheme="minorHAnsi"/>
          <w:color w:val="000000" w:themeColor="text1"/>
          <w:sz w:val="20"/>
          <w:szCs w:val="20"/>
        </w:rPr>
        <w:t>INNAME NUTS ANTWERPEN</w:t>
      </w:r>
      <w:r w:rsidR="00F93808">
        <w:rPr>
          <w:rFonts w:eastAsia="Segoe UI" w:cstheme="minorHAnsi"/>
          <w:color w:val="000000" w:themeColor="text1"/>
          <w:sz w:val="20"/>
          <w:szCs w:val="20"/>
        </w:rPr>
        <w:t xml:space="preserve"> kan verder onderzocht worden</w:t>
      </w:r>
      <w:r w:rsidRPr="00CE18A3">
        <w:rPr>
          <w:rFonts w:eastAsia="Segoe UI" w:cstheme="minorHAnsi"/>
          <w:color w:val="000000" w:themeColor="text1"/>
          <w:sz w:val="20"/>
          <w:szCs w:val="20"/>
        </w:rPr>
        <w:t xml:space="preserve">) </w:t>
      </w:r>
    </w:p>
    <w:p w14:paraId="65105206" w14:textId="77777777" w:rsidR="00A14E5F" w:rsidRDefault="00A14E5F" w:rsidP="00056EAB">
      <w:pPr>
        <w:spacing w:after="220" w:line="260" w:lineRule="exact"/>
        <w:rPr>
          <w:ins w:id="873" w:author="Michel Gerits" w:date="2025-08-18T22:03:00Z" w16du:dateUtc="2025-08-18T20:03:00Z"/>
          <w:rFonts w:eastAsia="Segoe UI" w:cstheme="minorHAnsi"/>
          <w:color w:val="000000" w:themeColor="text1"/>
          <w:sz w:val="20"/>
          <w:szCs w:val="20"/>
        </w:rPr>
      </w:pPr>
    </w:p>
    <w:p w14:paraId="45C0E9B1" w14:textId="77777777" w:rsidR="00A14E5F" w:rsidRDefault="00A14E5F" w:rsidP="00A14E5F">
      <w:pPr>
        <w:spacing w:after="220" w:line="260" w:lineRule="exact"/>
        <w:rPr>
          <w:ins w:id="874" w:author="Michel Gerits" w:date="2025-08-18T22:03:00Z" w16du:dateUtc="2025-08-18T20:03:00Z"/>
          <w:rFonts w:eastAsia="Segoe UI" w:cstheme="minorHAnsi"/>
          <w:color w:val="000000" w:themeColor="text1"/>
          <w:sz w:val="20"/>
          <w:szCs w:val="20"/>
        </w:rPr>
      </w:pPr>
    </w:p>
    <w:p w14:paraId="14D1F6E8" w14:textId="77777777" w:rsidR="00A14E5F" w:rsidRDefault="00A14E5F" w:rsidP="00A14E5F">
      <w:pPr>
        <w:pStyle w:val="grotetitel"/>
        <w:rPr>
          <w:ins w:id="875" w:author="Michel Gerits" w:date="2025-08-18T22:03:00Z" w16du:dateUtc="2025-08-18T20:03:00Z"/>
        </w:rPr>
      </w:pPr>
      <w:ins w:id="876" w:author="Michel Gerits" w:date="2025-08-18T22:03:00Z" w16du:dateUtc="2025-08-18T20:03:00Z">
        <w:r>
          <w:t xml:space="preserve">Uitdaging  </w:t>
        </w:r>
        <w:r w:rsidRPr="00E95A11">
          <w:t xml:space="preserve">Juridische </w:t>
        </w:r>
        <w:r>
          <w:t>aspecten</w:t>
        </w:r>
        <w:r w:rsidRPr="00E95A11">
          <w:t xml:space="preserve"> &amp; Uitrol</w:t>
        </w:r>
        <w:r>
          <w:t xml:space="preserve"> digitale tool </w:t>
        </w:r>
      </w:ins>
    </w:p>
    <w:p w14:paraId="55F9E052" w14:textId="77777777" w:rsidR="00A14E5F" w:rsidRPr="00E95A11" w:rsidRDefault="00A14E5F" w:rsidP="00A14E5F">
      <w:pPr>
        <w:spacing w:after="220" w:line="260" w:lineRule="exact"/>
        <w:rPr>
          <w:ins w:id="877" w:author="Michel Gerits" w:date="2025-08-18T22:03:00Z" w16du:dateUtc="2025-08-18T20:03:00Z"/>
          <w:rFonts w:eastAsia="Segoe UI" w:cstheme="minorHAnsi"/>
          <w:color w:val="000000" w:themeColor="text1"/>
          <w:sz w:val="20"/>
          <w:szCs w:val="20"/>
        </w:rPr>
      </w:pPr>
      <w:ins w:id="878" w:author="Michel Gerits" w:date="2025-08-18T22:03:00Z" w16du:dateUtc="2025-08-18T20:03:00Z">
        <w:r w:rsidRPr="00E95A11">
          <w:rPr>
            <w:rFonts w:eastAsia="Segoe UI" w:cstheme="minorHAnsi"/>
            <w:b/>
            <w:bCs/>
            <w:color w:val="000000" w:themeColor="text1"/>
            <w:sz w:val="20"/>
            <w:szCs w:val="20"/>
          </w:rPr>
          <w:t>Uitdaging</w:t>
        </w:r>
        <w:r w:rsidRPr="00E95A11">
          <w:rPr>
            <w:rFonts w:eastAsia="Segoe UI" w:cstheme="minorHAnsi"/>
            <w:color w:val="000000" w:themeColor="text1"/>
            <w:sz w:val="20"/>
            <w:szCs w:val="20"/>
          </w:rPr>
          <w:br/>
          <w:t xml:space="preserve">Een digitaal platform dat door meerdere steden, nutsmaatschappijen en private partijen gebruikt zal worden, moet </w:t>
        </w:r>
        <w:r w:rsidRPr="00E95A11">
          <w:rPr>
            <w:rFonts w:eastAsia="Segoe UI" w:cstheme="minorHAnsi"/>
            <w:b/>
            <w:bCs/>
            <w:color w:val="000000" w:themeColor="text1"/>
            <w:sz w:val="20"/>
            <w:szCs w:val="20"/>
          </w:rPr>
          <w:t>juridisch robuust</w:t>
        </w:r>
        <w:r w:rsidRPr="00E95A11">
          <w:rPr>
            <w:rFonts w:eastAsia="Segoe UI" w:cstheme="minorHAnsi"/>
            <w:color w:val="000000" w:themeColor="text1"/>
            <w:sz w:val="20"/>
            <w:szCs w:val="20"/>
          </w:rPr>
          <w:t xml:space="preserve"> en </w:t>
        </w:r>
        <w:r w:rsidRPr="00E95A11">
          <w:rPr>
            <w:rFonts w:eastAsia="Segoe UI" w:cstheme="minorHAnsi"/>
            <w:b/>
            <w:bCs/>
            <w:color w:val="000000" w:themeColor="text1"/>
            <w:sz w:val="20"/>
            <w:szCs w:val="20"/>
          </w:rPr>
          <w:t>marktneutraal</w:t>
        </w:r>
        <w:r w:rsidRPr="00E95A11">
          <w:rPr>
            <w:rFonts w:eastAsia="Segoe UI" w:cstheme="minorHAnsi"/>
            <w:color w:val="000000" w:themeColor="text1"/>
            <w:sz w:val="20"/>
            <w:szCs w:val="20"/>
          </w:rPr>
          <w:t xml:space="preserve"> zijn.</w:t>
        </w:r>
        <w:r w:rsidRPr="00E95A11">
          <w:rPr>
            <w:rFonts w:eastAsia="Segoe UI" w:cstheme="minorHAnsi"/>
            <w:color w:val="000000" w:themeColor="text1"/>
            <w:sz w:val="20"/>
            <w:szCs w:val="20"/>
          </w:rPr>
          <w:br/>
          <w:t>Aanbestedingsprocedures voor innovatieve software brengen risico’s mee: vendor lock-in, bezwaarprocedures of te beperkte deelname van marktpartijen.</w:t>
        </w:r>
        <w:r w:rsidRPr="00E95A11">
          <w:rPr>
            <w:rFonts w:eastAsia="Segoe UI" w:cstheme="minorHAnsi"/>
            <w:color w:val="000000" w:themeColor="text1"/>
            <w:sz w:val="20"/>
            <w:szCs w:val="20"/>
          </w:rPr>
          <w:br/>
          <w:t>Bovendien moet de app schaalbaar zijn voor kleinere gemeenten zonder telkens een zware aanbesteding te moeten doorlopen.</w:t>
        </w:r>
      </w:ins>
    </w:p>
    <w:p w14:paraId="6E1F92E9" w14:textId="77777777" w:rsidR="00A14E5F" w:rsidRPr="00E95A11" w:rsidRDefault="00A14E5F" w:rsidP="00A14E5F">
      <w:pPr>
        <w:spacing w:after="220" w:line="260" w:lineRule="exact"/>
        <w:rPr>
          <w:ins w:id="879" w:author="Michel Gerits" w:date="2025-08-18T22:03:00Z" w16du:dateUtc="2025-08-18T20:03:00Z"/>
          <w:rFonts w:eastAsia="Segoe UI" w:cstheme="minorHAnsi"/>
          <w:color w:val="000000" w:themeColor="text1"/>
          <w:sz w:val="20"/>
          <w:szCs w:val="20"/>
        </w:rPr>
      </w:pPr>
      <w:ins w:id="880" w:author="Michel Gerits" w:date="2025-08-18T22:03:00Z" w16du:dateUtc="2025-08-18T20:03:00Z">
        <w:r w:rsidRPr="00E95A11">
          <w:rPr>
            <w:rFonts w:eastAsia="Segoe UI" w:cstheme="minorHAnsi"/>
            <w:b/>
            <w:bCs/>
            <w:color w:val="000000" w:themeColor="text1"/>
            <w:sz w:val="20"/>
            <w:szCs w:val="20"/>
          </w:rPr>
          <w:t>Oplossing</w:t>
        </w:r>
        <w:r>
          <w:rPr>
            <w:rFonts w:eastAsia="Segoe UI" w:cstheme="minorHAnsi"/>
            <w:b/>
            <w:bCs/>
            <w:color w:val="000000" w:themeColor="text1"/>
            <w:sz w:val="20"/>
            <w:szCs w:val="20"/>
          </w:rPr>
          <w:t xml:space="preserve">  </w:t>
        </w:r>
      </w:ins>
    </w:p>
    <w:p w14:paraId="4C53EEC7" w14:textId="77777777" w:rsidR="00A14E5F" w:rsidRPr="00E95A11" w:rsidRDefault="00A14E5F" w:rsidP="00A14E5F">
      <w:pPr>
        <w:numPr>
          <w:ilvl w:val="0"/>
          <w:numId w:val="109"/>
        </w:numPr>
        <w:spacing w:after="0" w:line="260" w:lineRule="exact"/>
        <w:rPr>
          <w:ins w:id="881" w:author="Michel Gerits" w:date="2025-08-18T22:03:00Z" w16du:dateUtc="2025-08-18T20:03:00Z"/>
          <w:rFonts w:eastAsia="Segoe UI" w:cstheme="minorHAnsi"/>
          <w:color w:val="000000" w:themeColor="text1"/>
          <w:sz w:val="20"/>
          <w:szCs w:val="20"/>
        </w:rPr>
      </w:pPr>
      <w:ins w:id="882" w:author="Michel Gerits" w:date="2025-08-18T22:03:00Z" w16du:dateUtc="2025-08-18T20:03:00Z">
        <w:r w:rsidRPr="00E95A11">
          <w:rPr>
            <w:rFonts w:eastAsia="Segoe UI" w:cstheme="minorHAnsi"/>
            <w:b/>
            <w:bCs/>
            <w:color w:val="000000" w:themeColor="text1"/>
            <w:sz w:val="20"/>
            <w:szCs w:val="20"/>
          </w:rPr>
          <w:t>Innovatiegericht aanbesteden</w:t>
        </w:r>
        <w:r w:rsidRPr="00E95A11">
          <w:rPr>
            <w:rFonts w:eastAsia="Segoe UI" w:cstheme="minorHAnsi"/>
            <w:color w:val="000000" w:themeColor="text1"/>
            <w:sz w:val="20"/>
            <w:szCs w:val="20"/>
          </w:rPr>
          <w:t>: selectiecriteria expliciet koppelen aan interoperabiliteit (OSLO), open API’s, overdraagbaarheid van data en code.</w:t>
        </w:r>
      </w:ins>
    </w:p>
    <w:p w14:paraId="4AFC2521" w14:textId="77777777" w:rsidR="00A14E5F" w:rsidRPr="00E95A11" w:rsidRDefault="00A14E5F" w:rsidP="00A14E5F">
      <w:pPr>
        <w:numPr>
          <w:ilvl w:val="0"/>
          <w:numId w:val="109"/>
        </w:numPr>
        <w:spacing w:after="0" w:line="260" w:lineRule="exact"/>
        <w:rPr>
          <w:ins w:id="883" w:author="Michel Gerits" w:date="2025-08-18T22:03:00Z" w16du:dateUtc="2025-08-18T20:03:00Z"/>
          <w:rFonts w:eastAsia="Segoe UI" w:cstheme="minorHAnsi"/>
          <w:color w:val="000000" w:themeColor="text1"/>
          <w:sz w:val="20"/>
          <w:szCs w:val="20"/>
        </w:rPr>
      </w:pPr>
      <w:ins w:id="884" w:author="Michel Gerits" w:date="2025-08-18T22:03:00Z" w16du:dateUtc="2025-08-18T20:03:00Z">
        <w:r w:rsidRPr="00E95A11">
          <w:rPr>
            <w:rFonts w:eastAsia="Segoe UI" w:cstheme="minorHAnsi"/>
            <w:b/>
            <w:bCs/>
            <w:color w:val="000000" w:themeColor="text1"/>
            <w:sz w:val="20"/>
            <w:szCs w:val="20"/>
          </w:rPr>
          <w:t>Raamovereenkomst/groepsaankoop</w:t>
        </w:r>
        <w:r w:rsidRPr="00E95A11">
          <w:rPr>
            <w:rFonts w:eastAsia="Segoe UI" w:cstheme="minorHAnsi"/>
            <w:color w:val="000000" w:themeColor="text1"/>
            <w:sz w:val="20"/>
            <w:szCs w:val="20"/>
          </w:rPr>
          <w:t xml:space="preserve"> voorzien: andere steden en gemeenten kunnen eenvoudig aansluiten zonder aparte aanbesteding.</w:t>
        </w:r>
      </w:ins>
    </w:p>
    <w:p w14:paraId="46293EDA" w14:textId="77777777" w:rsidR="00A14E5F" w:rsidRPr="00E95A11" w:rsidRDefault="00A14E5F" w:rsidP="00A14E5F">
      <w:pPr>
        <w:numPr>
          <w:ilvl w:val="0"/>
          <w:numId w:val="109"/>
        </w:numPr>
        <w:spacing w:after="0" w:line="260" w:lineRule="exact"/>
        <w:rPr>
          <w:ins w:id="885" w:author="Michel Gerits" w:date="2025-08-18T22:03:00Z" w16du:dateUtc="2025-08-18T20:03:00Z"/>
          <w:rFonts w:eastAsia="Segoe UI" w:cstheme="minorHAnsi"/>
          <w:color w:val="000000" w:themeColor="text1"/>
          <w:sz w:val="20"/>
          <w:szCs w:val="20"/>
        </w:rPr>
      </w:pPr>
      <w:ins w:id="886" w:author="Michel Gerits" w:date="2025-08-18T22:03:00Z" w16du:dateUtc="2025-08-18T20:03:00Z">
        <w:r w:rsidRPr="00E95A11">
          <w:rPr>
            <w:rFonts w:eastAsia="Segoe UI" w:cstheme="minorHAnsi"/>
            <w:b/>
            <w:bCs/>
            <w:color w:val="000000" w:themeColor="text1"/>
            <w:sz w:val="20"/>
            <w:szCs w:val="20"/>
          </w:rPr>
          <w:t>Juridische toets</w:t>
        </w:r>
        <w:r w:rsidRPr="00E95A11">
          <w:rPr>
            <w:rFonts w:eastAsia="Segoe UI" w:cstheme="minorHAnsi"/>
            <w:color w:val="000000" w:themeColor="text1"/>
            <w:sz w:val="20"/>
            <w:szCs w:val="20"/>
          </w:rPr>
          <w:t xml:space="preserve"> vanaf MVP-fase door stadsjuristen en externe specialisten.</w:t>
        </w:r>
      </w:ins>
    </w:p>
    <w:p w14:paraId="375CFF32" w14:textId="77777777" w:rsidR="00A14E5F" w:rsidRPr="00E95A11" w:rsidRDefault="00A14E5F" w:rsidP="00A14E5F">
      <w:pPr>
        <w:numPr>
          <w:ilvl w:val="0"/>
          <w:numId w:val="109"/>
        </w:numPr>
        <w:spacing w:after="0" w:line="260" w:lineRule="exact"/>
        <w:rPr>
          <w:ins w:id="887" w:author="Michel Gerits" w:date="2025-08-18T22:03:00Z" w16du:dateUtc="2025-08-18T20:03:00Z"/>
          <w:rFonts w:eastAsia="Segoe UI" w:cstheme="minorHAnsi"/>
          <w:color w:val="000000" w:themeColor="text1"/>
          <w:sz w:val="20"/>
          <w:szCs w:val="20"/>
        </w:rPr>
      </w:pPr>
      <w:ins w:id="888" w:author="Michel Gerits" w:date="2025-08-18T22:03:00Z" w16du:dateUtc="2025-08-18T20:03:00Z">
        <w:r w:rsidRPr="00E95A11">
          <w:rPr>
            <w:rFonts w:eastAsia="Segoe UI" w:cstheme="minorHAnsi"/>
            <w:b/>
            <w:bCs/>
            <w:color w:val="000000" w:themeColor="text1"/>
            <w:sz w:val="20"/>
            <w:szCs w:val="20"/>
          </w:rPr>
          <w:t>Hybride uitrolmodel</w:t>
        </w:r>
        <w:r w:rsidRPr="00E95A11">
          <w:rPr>
            <w:rFonts w:eastAsia="Segoe UI" w:cstheme="minorHAnsi"/>
            <w:color w:val="000000" w:themeColor="text1"/>
            <w:sz w:val="20"/>
            <w:szCs w:val="20"/>
          </w:rPr>
          <w:t>: centrale publieke toegang (webtoepassing of appstore) + optionele integratie in commerciële tools (bv. Eaglebe).</w:t>
        </w:r>
      </w:ins>
    </w:p>
    <w:p w14:paraId="05B6FE61" w14:textId="77777777" w:rsidR="00A14E5F" w:rsidRPr="00E95A11" w:rsidRDefault="00A14E5F" w:rsidP="00A14E5F">
      <w:pPr>
        <w:numPr>
          <w:ilvl w:val="0"/>
          <w:numId w:val="109"/>
        </w:numPr>
        <w:spacing w:after="0" w:line="260" w:lineRule="exact"/>
        <w:rPr>
          <w:ins w:id="889" w:author="Michel Gerits" w:date="2025-08-18T22:03:00Z" w16du:dateUtc="2025-08-18T20:03:00Z"/>
          <w:rFonts w:eastAsia="Segoe UI" w:cstheme="minorHAnsi"/>
          <w:color w:val="000000" w:themeColor="text1"/>
          <w:sz w:val="20"/>
          <w:szCs w:val="20"/>
        </w:rPr>
      </w:pPr>
      <w:ins w:id="890" w:author="Michel Gerits" w:date="2025-08-18T22:03:00Z" w16du:dateUtc="2025-08-18T20:03:00Z">
        <w:r w:rsidRPr="00E95A11">
          <w:rPr>
            <w:rFonts w:eastAsia="Segoe UI" w:cstheme="minorHAnsi"/>
            <w:b/>
            <w:bCs/>
            <w:color w:val="000000" w:themeColor="text1"/>
            <w:sz w:val="20"/>
            <w:szCs w:val="20"/>
          </w:rPr>
          <w:t>Athumi/GIPOD als neutrale host</w:t>
        </w:r>
        <w:r w:rsidRPr="00E95A11">
          <w:rPr>
            <w:rFonts w:eastAsia="Segoe UI" w:cstheme="minorHAnsi"/>
            <w:color w:val="000000" w:themeColor="text1"/>
            <w:sz w:val="20"/>
            <w:szCs w:val="20"/>
          </w:rPr>
          <w:t xml:space="preserve"> voor kernkoppelingen → garandeert marktneutraliteit en vertrouwen bij nutsbedrijven.</w:t>
        </w:r>
      </w:ins>
    </w:p>
    <w:p w14:paraId="58498137" w14:textId="77777777" w:rsidR="00A14E5F" w:rsidRPr="00E95A11" w:rsidRDefault="00A14E5F" w:rsidP="00A14E5F">
      <w:pPr>
        <w:spacing w:after="220" w:line="260" w:lineRule="exact"/>
        <w:rPr>
          <w:ins w:id="891" w:author="Michel Gerits" w:date="2025-08-18T22:03:00Z" w16du:dateUtc="2025-08-18T20:03:00Z"/>
          <w:rFonts w:eastAsia="Segoe UI" w:cstheme="minorHAnsi"/>
          <w:color w:val="000000" w:themeColor="text1"/>
          <w:sz w:val="20"/>
          <w:szCs w:val="20"/>
        </w:rPr>
      </w:pPr>
      <w:ins w:id="892" w:author="Michel Gerits" w:date="2025-08-18T22:03:00Z" w16du:dateUtc="2025-08-18T20:03:00Z">
        <w:r w:rsidRPr="00E95A11">
          <w:rPr>
            <w:rFonts w:eastAsia="Segoe UI" w:cstheme="minorHAnsi"/>
            <w:b/>
            <w:bCs/>
            <w:color w:val="000000" w:themeColor="text1"/>
            <w:sz w:val="20"/>
            <w:szCs w:val="20"/>
          </w:rPr>
          <w:t>Innovatief karakter</w:t>
        </w:r>
      </w:ins>
    </w:p>
    <w:p w14:paraId="16EEFABE" w14:textId="77777777" w:rsidR="00A14E5F" w:rsidRPr="00E95A11" w:rsidRDefault="00A14E5F" w:rsidP="00A14E5F">
      <w:pPr>
        <w:numPr>
          <w:ilvl w:val="0"/>
          <w:numId w:val="110"/>
        </w:numPr>
        <w:spacing w:after="0" w:line="260" w:lineRule="exact"/>
        <w:rPr>
          <w:ins w:id="893" w:author="Michel Gerits" w:date="2025-08-18T22:03:00Z" w16du:dateUtc="2025-08-18T20:03:00Z"/>
          <w:rFonts w:eastAsia="Segoe UI" w:cstheme="minorHAnsi"/>
          <w:color w:val="000000" w:themeColor="text1"/>
          <w:sz w:val="20"/>
          <w:szCs w:val="20"/>
        </w:rPr>
      </w:pPr>
      <w:ins w:id="894" w:author="Michel Gerits" w:date="2025-08-18T22:03:00Z" w16du:dateUtc="2025-08-18T20:03:00Z">
        <w:r w:rsidRPr="00E95A11">
          <w:rPr>
            <w:rFonts w:eastAsia="Segoe UI" w:cstheme="minorHAnsi"/>
            <w:color w:val="000000" w:themeColor="text1"/>
            <w:sz w:val="20"/>
            <w:szCs w:val="20"/>
          </w:rPr>
          <w:t xml:space="preserve">Niet alleen technologische innovatie, maar ook </w:t>
        </w:r>
        <w:r w:rsidRPr="00E95A11">
          <w:rPr>
            <w:rFonts w:eastAsia="Segoe UI" w:cstheme="minorHAnsi"/>
            <w:b/>
            <w:bCs/>
            <w:color w:val="000000" w:themeColor="text1"/>
            <w:sz w:val="20"/>
            <w:szCs w:val="20"/>
          </w:rPr>
          <w:t>juridische innovatie</w:t>
        </w:r>
        <w:r w:rsidRPr="00E95A11">
          <w:rPr>
            <w:rFonts w:eastAsia="Segoe UI" w:cstheme="minorHAnsi"/>
            <w:color w:val="000000" w:themeColor="text1"/>
            <w:sz w:val="20"/>
            <w:szCs w:val="20"/>
          </w:rPr>
          <w:t>: de aanbesteding zelf wordt ontworpen om open standaarden en marktbrede deelname te stimuleren.</w:t>
        </w:r>
      </w:ins>
    </w:p>
    <w:p w14:paraId="691603BE" w14:textId="77777777" w:rsidR="00A14E5F" w:rsidRPr="00E95A11" w:rsidRDefault="00A14E5F" w:rsidP="00A14E5F">
      <w:pPr>
        <w:numPr>
          <w:ilvl w:val="0"/>
          <w:numId w:val="110"/>
        </w:numPr>
        <w:spacing w:after="0" w:line="260" w:lineRule="exact"/>
        <w:rPr>
          <w:ins w:id="895" w:author="Michel Gerits" w:date="2025-08-18T22:03:00Z" w16du:dateUtc="2025-08-18T20:03:00Z"/>
          <w:rFonts w:eastAsia="Segoe UI" w:cstheme="minorHAnsi"/>
          <w:color w:val="000000" w:themeColor="text1"/>
          <w:sz w:val="20"/>
          <w:szCs w:val="20"/>
        </w:rPr>
      </w:pPr>
      <w:ins w:id="896" w:author="Michel Gerits" w:date="2025-08-18T22:03:00Z" w16du:dateUtc="2025-08-18T20:03:00Z">
        <w:r w:rsidRPr="00E95A11">
          <w:rPr>
            <w:rFonts w:eastAsia="Segoe UI" w:cstheme="minorHAnsi"/>
            <w:color w:val="000000" w:themeColor="text1"/>
            <w:sz w:val="20"/>
            <w:szCs w:val="20"/>
          </w:rPr>
          <w:t>Combinatie van publieke uitrol (centrale toegang) en private integratie (API’s) is nieuw in Vlaanderen.</w:t>
        </w:r>
      </w:ins>
    </w:p>
    <w:p w14:paraId="0C9A7D1F" w14:textId="77777777" w:rsidR="00A14E5F" w:rsidRPr="00E95A11" w:rsidRDefault="00A14E5F" w:rsidP="00A14E5F">
      <w:pPr>
        <w:spacing w:after="220" w:line="260" w:lineRule="exact"/>
        <w:rPr>
          <w:ins w:id="897" w:author="Michel Gerits" w:date="2025-08-18T22:03:00Z" w16du:dateUtc="2025-08-18T20:03:00Z"/>
          <w:rFonts w:eastAsia="Segoe UI" w:cstheme="minorHAnsi"/>
          <w:color w:val="000000" w:themeColor="text1"/>
          <w:sz w:val="20"/>
          <w:szCs w:val="20"/>
        </w:rPr>
      </w:pPr>
      <w:ins w:id="898" w:author="Michel Gerits" w:date="2025-08-18T22:03:00Z" w16du:dateUtc="2025-08-18T20:03:00Z">
        <w:r w:rsidRPr="00E95A11">
          <w:rPr>
            <w:rFonts w:eastAsia="Segoe UI" w:cstheme="minorHAnsi"/>
            <w:b/>
            <w:bCs/>
            <w:color w:val="000000" w:themeColor="text1"/>
            <w:sz w:val="20"/>
            <w:szCs w:val="20"/>
          </w:rPr>
          <w:t>Impact</w:t>
        </w:r>
      </w:ins>
    </w:p>
    <w:p w14:paraId="1DBED3B9" w14:textId="77777777" w:rsidR="00A14E5F" w:rsidRPr="00E95A11" w:rsidRDefault="00A14E5F" w:rsidP="00A14E5F">
      <w:pPr>
        <w:numPr>
          <w:ilvl w:val="0"/>
          <w:numId w:val="110"/>
        </w:numPr>
        <w:spacing w:after="0" w:line="260" w:lineRule="exact"/>
        <w:rPr>
          <w:ins w:id="899" w:author="Michel Gerits" w:date="2025-08-18T22:03:00Z" w16du:dateUtc="2025-08-18T20:03:00Z"/>
          <w:rFonts w:eastAsia="Segoe UI" w:cstheme="minorHAnsi"/>
          <w:color w:val="000000" w:themeColor="text1"/>
          <w:sz w:val="20"/>
          <w:szCs w:val="20"/>
        </w:rPr>
      </w:pPr>
      <w:ins w:id="900" w:author="Michel Gerits" w:date="2025-08-18T22:03:00Z" w16du:dateUtc="2025-08-18T20:03:00Z">
        <w:r w:rsidRPr="00E95A11">
          <w:rPr>
            <w:rFonts w:eastAsia="Segoe UI" w:cstheme="minorHAnsi"/>
            <w:color w:val="000000" w:themeColor="text1"/>
            <w:sz w:val="20"/>
            <w:szCs w:val="20"/>
          </w:rPr>
          <w:t xml:space="preserve">Vermijdt lock-in en garandeert dat de applicatie </w:t>
        </w:r>
        <w:r w:rsidRPr="003A4B42">
          <w:rPr>
            <w:rFonts w:eastAsia="Segoe UI" w:cstheme="minorHAnsi"/>
            <w:color w:val="000000" w:themeColor="text1"/>
            <w:sz w:val="20"/>
            <w:szCs w:val="20"/>
          </w:rPr>
          <w:t>toekomstbestendig</w:t>
        </w:r>
        <w:r w:rsidRPr="00E95A11">
          <w:rPr>
            <w:rFonts w:eastAsia="Segoe UI" w:cstheme="minorHAnsi"/>
            <w:color w:val="000000" w:themeColor="text1"/>
            <w:sz w:val="20"/>
            <w:szCs w:val="20"/>
          </w:rPr>
          <w:t xml:space="preserve"> blijft.</w:t>
        </w:r>
      </w:ins>
    </w:p>
    <w:p w14:paraId="3CCD224B" w14:textId="77777777" w:rsidR="00A14E5F" w:rsidRPr="00E95A11" w:rsidRDefault="00A14E5F" w:rsidP="00A14E5F">
      <w:pPr>
        <w:numPr>
          <w:ilvl w:val="0"/>
          <w:numId w:val="110"/>
        </w:numPr>
        <w:spacing w:after="0" w:line="260" w:lineRule="exact"/>
        <w:rPr>
          <w:ins w:id="901" w:author="Michel Gerits" w:date="2025-08-18T22:03:00Z" w16du:dateUtc="2025-08-18T20:03:00Z"/>
          <w:rFonts w:eastAsia="Segoe UI" w:cstheme="minorHAnsi"/>
          <w:color w:val="000000" w:themeColor="text1"/>
          <w:sz w:val="20"/>
          <w:szCs w:val="20"/>
        </w:rPr>
      </w:pPr>
      <w:ins w:id="902" w:author="Michel Gerits" w:date="2025-08-18T22:03:00Z" w16du:dateUtc="2025-08-18T20:03:00Z">
        <w:r w:rsidRPr="00E95A11">
          <w:rPr>
            <w:rFonts w:eastAsia="Segoe UI" w:cstheme="minorHAnsi"/>
            <w:color w:val="000000" w:themeColor="text1"/>
            <w:sz w:val="20"/>
            <w:szCs w:val="20"/>
          </w:rPr>
          <w:t>Vergroot de adoptie door kleinere gemeenten (lagere drempel) en nutsmaatschappijen (via neutrale koppelingen).</w:t>
        </w:r>
      </w:ins>
    </w:p>
    <w:p w14:paraId="24A97908" w14:textId="77777777" w:rsidR="00A14E5F" w:rsidRPr="00E95A11" w:rsidRDefault="00A14E5F" w:rsidP="00A14E5F">
      <w:pPr>
        <w:numPr>
          <w:ilvl w:val="0"/>
          <w:numId w:val="110"/>
        </w:numPr>
        <w:spacing w:after="0" w:line="260" w:lineRule="exact"/>
        <w:rPr>
          <w:ins w:id="903" w:author="Michel Gerits" w:date="2025-08-18T22:03:00Z" w16du:dateUtc="2025-08-18T20:03:00Z"/>
          <w:rFonts w:eastAsia="Segoe UI" w:cstheme="minorHAnsi"/>
          <w:color w:val="000000" w:themeColor="text1"/>
          <w:sz w:val="20"/>
          <w:szCs w:val="20"/>
        </w:rPr>
      </w:pPr>
      <w:ins w:id="904" w:author="Michel Gerits" w:date="2025-08-18T22:03:00Z" w16du:dateUtc="2025-08-18T20:03:00Z">
        <w:r w:rsidRPr="00E95A11">
          <w:rPr>
            <w:rFonts w:eastAsia="Segoe UI" w:cstheme="minorHAnsi"/>
            <w:color w:val="000000" w:themeColor="text1"/>
            <w:sz w:val="20"/>
            <w:szCs w:val="20"/>
          </w:rPr>
          <w:t>Transparantie in de markt verhoogt de kans op hergebruik en verdere innovatie.</w:t>
        </w:r>
      </w:ins>
    </w:p>
    <w:p w14:paraId="1494DCF5" w14:textId="77777777" w:rsidR="00A14E5F" w:rsidRPr="00E95A11" w:rsidRDefault="00A14E5F" w:rsidP="00A14E5F">
      <w:pPr>
        <w:spacing w:after="220" w:line="260" w:lineRule="exact"/>
        <w:rPr>
          <w:ins w:id="905" w:author="Michel Gerits" w:date="2025-08-18T22:03:00Z" w16du:dateUtc="2025-08-18T20:03:00Z"/>
          <w:rFonts w:eastAsia="Segoe UI" w:cstheme="minorHAnsi"/>
          <w:color w:val="000000" w:themeColor="text1"/>
          <w:sz w:val="20"/>
          <w:szCs w:val="20"/>
        </w:rPr>
      </w:pPr>
      <w:ins w:id="906" w:author="Michel Gerits" w:date="2025-08-18T22:03:00Z" w16du:dateUtc="2025-08-18T20:03:00Z">
        <w:r w:rsidRPr="00E95A11">
          <w:rPr>
            <w:rFonts w:eastAsia="Segoe UI" w:cstheme="minorHAnsi"/>
            <w:b/>
            <w:bCs/>
            <w:color w:val="000000" w:themeColor="text1"/>
            <w:sz w:val="20"/>
            <w:szCs w:val="20"/>
          </w:rPr>
          <w:t>Schaalbaarheid</w:t>
        </w:r>
      </w:ins>
    </w:p>
    <w:p w14:paraId="2DED6D8F" w14:textId="77777777" w:rsidR="00A14E5F" w:rsidRPr="00E95A11" w:rsidRDefault="00A14E5F" w:rsidP="00A14E5F">
      <w:pPr>
        <w:numPr>
          <w:ilvl w:val="0"/>
          <w:numId w:val="110"/>
        </w:numPr>
        <w:spacing w:after="0" w:line="260" w:lineRule="exact"/>
        <w:rPr>
          <w:ins w:id="907" w:author="Michel Gerits" w:date="2025-08-18T22:03:00Z" w16du:dateUtc="2025-08-18T20:03:00Z"/>
          <w:rFonts w:eastAsia="Segoe UI" w:cstheme="minorHAnsi"/>
          <w:color w:val="000000" w:themeColor="text1"/>
          <w:sz w:val="20"/>
          <w:szCs w:val="20"/>
        </w:rPr>
      </w:pPr>
      <w:ins w:id="908" w:author="Michel Gerits" w:date="2025-08-18T22:03:00Z" w16du:dateUtc="2025-08-18T20:03:00Z">
        <w:r w:rsidRPr="00E95A11">
          <w:rPr>
            <w:rFonts w:eastAsia="Segoe UI" w:cstheme="minorHAnsi"/>
            <w:color w:val="000000" w:themeColor="text1"/>
            <w:sz w:val="20"/>
            <w:szCs w:val="20"/>
          </w:rPr>
          <w:t>Dankzij raamovereenkomsten en API-architectuur kunnen zowel kleine gemeenten als private partners eenvoudig aansluiten.</w:t>
        </w:r>
      </w:ins>
    </w:p>
    <w:p w14:paraId="0890D687" w14:textId="77777777" w:rsidR="00A14E5F" w:rsidRDefault="00A14E5F" w:rsidP="00A14E5F">
      <w:pPr>
        <w:numPr>
          <w:ilvl w:val="0"/>
          <w:numId w:val="110"/>
        </w:numPr>
        <w:spacing w:after="0" w:line="260" w:lineRule="exact"/>
        <w:rPr>
          <w:ins w:id="909" w:author="Michel Gerits" w:date="2025-08-18T22:03:00Z" w16du:dateUtc="2025-08-18T20:03:00Z"/>
          <w:rFonts w:eastAsia="Segoe UI" w:cstheme="minorHAnsi"/>
          <w:color w:val="000000" w:themeColor="text1"/>
          <w:sz w:val="20"/>
          <w:szCs w:val="20"/>
        </w:rPr>
      </w:pPr>
      <w:ins w:id="910" w:author="Michel Gerits" w:date="2025-08-18T22:03:00Z" w16du:dateUtc="2025-08-18T20:03:00Z">
        <w:r w:rsidRPr="00E95A11">
          <w:rPr>
            <w:rFonts w:eastAsia="Segoe UI" w:cstheme="minorHAnsi"/>
            <w:color w:val="000000" w:themeColor="text1"/>
            <w:sz w:val="20"/>
            <w:szCs w:val="20"/>
          </w:rPr>
          <w:t>Athumi/GIPOD als neutraal distributie- en hostingkanaal maakt Vlaamse opschaling mogelijk.</w:t>
        </w:r>
      </w:ins>
    </w:p>
    <w:p w14:paraId="3782A8C6" w14:textId="77777777" w:rsidR="00A14E5F" w:rsidRDefault="00A14E5F" w:rsidP="00A14E5F">
      <w:pPr>
        <w:spacing w:after="220" w:line="260" w:lineRule="exact"/>
        <w:rPr>
          <w:ins w:id="911" w:author="Michel Gerits" w:date="2025-08-18T22:03:00Z" w16du:dateUtc="2025-08-18T20:03:00Z"/>
          <w:rFonts w:eastAsia="Segoe UI" w:cstheme="minorHAnsi"/>
          <w:color w:val="000000" w:themeColor="text1"/>
          <w:sz w:val="20"/>
          <w:szCs w:val="20"/>
        </w:rPr>
      </w:pPr>
    </w:p>
    <w:p w14:paraId="2A918275" w14:textId="77777777" w:rsidR="00A14E5F" w:rsidRDefault="00A14E5F" w:rsidP="00A14E5F">
      <w:pPr>
        <w:pStyle w:val="kleinetitel"/>
        <w:rPr>
          <w:ins w:id="912" w:author="Michel Gerits" w:date="2025-08-18T22:03:00Z" w16du:dateUtc="2025-08-18T20:03:00Z"/>
        </w:rPr>
      </w:pPr>
      <w:ins w:id="913" w:author="Michel Gerits" w:date="2025-08-18T22:03:00Z" w16du:dateUtc="2025-08-18T20:03:00Z">
        <w:r>
          <w:lastRenderedPageBreak/>
          <w:t>Mogelijke onderzochte pistes</w:t>
        </w:r>
      </w:ins>
    </w:p>
    <w:p w14:paraId="2B4683C5" w14:textId="77777777" w:rsidR="00A14E5F" w:rsidRPr="00E95A11" w:rsidRDefault="00A14E5F" w:rsidP="00A14E5F">
      <w:pPr>
        <w:spacing w:after="220" w:line="260" w:lineRule="exact"/>
        <w:rPr>
          <w:ins w:id="914" w:author="Michel Gerits" w:date="2025-08-18T22:03:00Z" w16du:dateUtc="2025-08-18T20:03:00Z"/>
          <w:rFonts w:eastAsia="Segoe UI" w:cstheme="minorHAnsi"/>
          <w:b/>
          <w:bCs/>
          <w:color w:val="000000" w:themeColor="text1"/>
          <w:sz w:val="20"/>
          <w:szCs w:val="20"/>
        </w:rPr>
      </w:pPr>
      <w:ins w:id="915" w:author="Michel Gerits" w:date="2025-08-18T22:03:00Z" w16du:dateUtc="2025-08-18T20:03:00Z">
        <w:r w:rsidRPr="00E95A11">
          <w:rPr>
            <w:rFonts w:eastAsia="Segoe UI" w:cstheme="minorHAnsi"/>
            <w:b/>
            <w:bCs/>
            <w:color w:val="000000" w:themeColor="text1"/>
            <w:sz w:val="20"/>
            <w:szCs w:val="20"/>
          </w:rPr>
          <w:t>Overzicht van mogelijke juridische en organisatorische uitrolscenario’s</w:t>
        </w:r>
      </w:ins>
    </w:p>
    <w:p w14:paraId="0215DD0D" w14:textId="77777777" w:rsidR="00A14E5F" w:rsidRPr="009C79A2" w:rsidRDefault="00A14E5F" w:rsidP="00A14E5F">
      <w:pPr>
        <w:spacing w:after="220" w:line="260" w:lineRule="exact"/>
        <w:rPr>
          <w:ins w:id="916" w:author="Michel Gerits" w:date="2025-08-18T22:03:00Z" w16du:dateUtc="2025-08-18T20:03:00Z"/>
          <w:rFonts w:eastAsia="Segoe UI" w:cstheme="minorHAnsi"/>
          <w:b/>
          <w:bCs/>
          <w:color w:val="000000" w:themeColor="text1"/>
          <w:sz w:val="20"/>
          <w:szCs w:val="20"/>
          <w:lang w:val="en-GB"/>
          <w:rPrChange w:id="917" w:author="Coens, Alain" w:date="2025-08-20T13:51:00Z" w16du:dateUtc="2025-08-20T11:51:00Z">
            <w:rPr>
              <w:ins w:id="918" w:author="Michel Gerits" w:date="2025-08-18T22:03:00Z" w16du:dateUtc="2025-08-18T20:03:00Z"/>
              <w:rFonts w:eastAsia="Segoe UI" w:cstheme="minorHAnsi"/>
              <w:b/>
              <w:bCs/>
              <w:color w:val="000000" w:themeColor="text1"/>
              <w:sz w:val="20"/>
              <w:szCs w:val="20"/>
            </w:rPr>
          </w:rPrChange>
        </w:rPr>
      </w:pPr>
      <w:ins w:id="919" w:author="Michel Gerits" w:date="2025-08-18T22:03:00Z" w16du:dateUtc="2025-08-18T20:03:00Z">
        <w:r w:rsidRPr="009C79A2">
          <w:rPr>
            <w:rFonts w:eastAsia="Segoe UI" w:cstheme="minorHAnsi"/>
            <w:b/>
            <w:bCs/>
            <w:color w:val="000000" w:themeColor="text1"/>
            <w:sz w:val="20"/>
            <w:szCs w:val="20"/>
            <w:lang w:val="en-GB"/>
            <w:rPrChange w:id="920" w:author="Coens, Alain" w:date="2025-08-20T13:51:00Z" w16du:dateUtc="2025-08-20T11:51:00Z">
              <w:rPr>
                <w:rFonts w:eastAsia="Segoe UI" w:cstheme="minorHAnsi"/>
                <w:b/>
                <w:bCs/>
                <w:color w:val="000000" w:themeColor="text1"/>
                <w:sz w:val="20"/>
                <w:szCs w:val="20"/>
              </w:rPr>
            </w:rPrChange>
          </w:rPr>
          <w:t>1. Centrale publieke app (Windows/Apple/Google store)</w:t>
        </w:r>
      </w:ins>
    </w:p>
    <w:p w14:paraId="052299D5" w14:textId="77777777" w:rsidR="00A14E5F" w:rsidRPr="00E95A11" w:rsidRDefault="00A14E5F" w:rsidP="00A14E5F">
      <w:pPr>
        <w:numPr>
          <w:ilvl w:val="0"/>
          <w:numId w:val="111"/>
        </w:numPr>
        <w:spacing w:after="0" w:line="260" w:lineRule="exact"/>
        <w:rPr>
          <w:ins w:id="921" w:author="Michel Gerits" w:date="2025-08-18T22:03:00Z" w16du:dateUtc="2025-08-18T20:03:00Z"/>
          <w:rFonts w:eastAsia="Segoe UI" w:cstheme="minorHAnsi"/>
          <w:color w:val="000000" w:themeColor="text1"/>
          <w:sz w:val="20"/>
          <w:szCs w:val="20"/>
        </w:rPr>
      </w:pPr>
      <w:ins w:id="922" w:author="Michel Gerits" w:date="2025-08-18T22:03:00Z" w16du:dateUtc="2025-08-18T20:03:00Z">
        <w:r w:rsidRPr="00E95A11">
          <w:rPr>
            <w:rFonts w:eastAsia="Segoe UI" w:cstheme="minorHAnsi"/>
            <w:color w:val="000000" w:themeColor="text1"/>
            <w:sz w:val="20"/>
            <w:szCs w:val="20"/>
          </w:rPr>
          <w:t xml:space="preserve">App wordt als </w:t>
        </w:r>
        <w:r w:rsidRPr="00E95A11">
          <w:rPr>
            <w:rFonts w:eastAsia="Segoe UI" w:cstheme="minorHAnsi"/>
            <w:b/>
            <w:bCs/>
            <w:color w:val="000000" w:themeColor="text1"/>
            <w:sz w:val="20"/>
            <w:szCs w:val="20"/>
          </w:rPr>
          <w:t>standaardapplicatie</w:t>
        </w:r>
        <w:r w:rsidRPr="00E95A11">
          <w:rPr>
            <w:rFonts w:eastAsia="Segoe UI" w:cstheme="minorHAnsi"/>
            <w:color w:val="000000" w:themeColor="text1"/>
            <w:sz w:val="20"/>
            <w:szCs w:val="20"/>
          </w:rPr>
          <w:t xml:space="preserve"> aangeboden in appstores.</w:t>
        </w:r>
      </w:ins>
    </w:p>
    <w:p w14:paraId="1B7446D0" w14:textId="77777777" w:rsidR="00A14E5F" w:rsidRPr="00E95A11" w:rsidRDefault="00A14E5F" w:rsidP="00A14E5F">
      <w:pPr>
        <w:numPr>
          <w:ilvl w:val="0"/>
          <w:numId w:val="111"/>
        </w:numPr>
        <w:spacing w:after="0" w:line="260" w:lineRule="exact"/>
        <w:rPr>
          <w:ins w:id="923" w:author="Michel Gerits" w:date="2025-08-18T22:03:00Z" w16du:dateUtc="2025-08-18T20:03:00Z"/>
          <w:rFonts w:eastAsia="Segoe UI" w:cstheme="minorHAnsi"/>
          <w:color w:val="000000" w:themeColor="text1"/>
          <w:sz w:val="20"/>
          <w:szCs w:val="20"/>
        </w:rPr>
      </w:pPr>
      <w:ins w:id="924" w:author="Michel Gerits" w:date="2025-08-18T22:03:00Z" w16du:dateUtc="2025-08-18T20:03:00Z">
        <w:r w:rsidRPr="00E95A11">
          <w:rPr>
            <w:rFonts w:eastAsia="Segoe UI" w:cstheme="minorHAnsi"/>
            <w:color w:val="000000" w:themeColor="text1"/>
            <w:sz w:val="20"/>
            <w:szCs w:val="20"/>
          </w:rPr>
          <w:t>Beheer en hosting via een publieke instantie (bv. Digipolis of Athumi).</w:t>
        </w:r>
      </w:ins>
    </w:p>
    <w:p w14:paraId="56CD6983" w14:textId="77777777" w:rsidR="00A14E5F" w:rsidRPr="00E95A11" w:rsidRDefault="00A14E5F" w:rsidP="00A14E5F">
      <w:pPr>
        <w:numPr>
          <w:ilvl w:val="0"/>
          <w:numId w:val="111"/>
        </w:numPr>
        <w:spacing w:after="0" w:line="260" w:lineRule="exact"/>
        <w:rPr>
          <w:ins w:id="925" w:author="Michel Gerits" w:date="2025-08-18T22:03:00Z" w16du:dateUtc="2025-08-18T20:03:00Z"/>
          <w:rFonts w:eastAsia="Segoe UI" w:cstheme="minorHAnsi"/>
          <w:color w:val="000000" w:themeColor="text1"/>
          <w:sz w:val="20"/>
          <w:szCs w:val="20"/>
        </w:rPr>
      </w:pPr>
      <w:ins w:id="926" w:author="Michel Gerits" w:date="2025-08-18T22:03:00Z" w16du:dateUtc="2025-08-18T20:03:00Z">
        <w:r w:rsidRPr="00E95A11">
          <w:rPr>
            <w:rFonts w:eastAsia="Segoe UI" w:cstheme="minorHAnsi"/>
            <w:color w:val="000000" w:themeColor="text1"/>
            <w:sz w:val="20"/>
            <w:szCs w:val="20"/>
          </w:rPr>
          <w:t>Voordeel: gebruiksgemak, brede toegankelijkheid, herkenbare distributie.</w:t>
        </w:r>
      </w:ins>
    </w:p>
    <w:p w14:paraId="2155992A" w14:textId="77777777" w:rsidR="00A14E5F" w:rsidRPr="00E95A11" w:rsidRDefault="00A14E5F" w:rsidP="00A14E5F">
      <w:pPr>
        <w:numPr>
          <w:ilvl w:val="0"/>
          <w:numId w:val="111"/>
        </w:numPr>
        <w:spacing w:after="0" w:line="260" w:lineRule="exact"/>
        <w:rPr>
          <w:ins w:id="927" w:author="Michel Gerits" w:date="2025-08-18T22:03:00Z" w16du:dateUtc="2025-08-18T20:03:00Z"/>
          <w:rFonts w:eastAsia="Segoe UI" w:cstheme="minorHAnsi"/>
          <w:color w:val="000000" w:themeColor="text1"/>
          <w:sz w:val="20"/>
          <w:szCs w:val="20"/>
        </w:rPr>
      </w:pPr>
      <w:ins w:id="928" w:author="Michel Gerits" w:date="2025-08-18T22:03:00Z" w16du:dateUtc="2025-08-18T20:03:00Z">
        <w:r w:rsidRPr="00E95A11">
          <w:rPr>
            <w:rFonts w:eastAsia="Segoe UI" w:cstheme="minorHAnsi"/>
            <w:color w:val="000000" w:themeColor="text1"/>
            <w:sz w:val="20"/>
            <w:szCs w:val="20"/>
          </w:rPr>
          <w:t>Nadeel: updates, security en databeheer moeten centraal en continu geborgd worden.</w:t>
        </w:r>
      </w:ins>
    </w:p>
    <w:p w14:paraId="6BE19A2D" w14:textId="77777777" w:rsidR="00A14E5F" w:rsidRPr="00E95A11" w:rsidRDefault="00A14E5F" w:rsidP="00A14E5F">
      <w:pPr>
        <w:spacing w:after="220" w:line="260" w:lineRule="exact"/>
        <w:rPr>
          <w:ins w:id="929" w:author="Michel Gerits" w:date="2025-08-18T22:03:00Z" w16du:dateUtc="2025-08-18T20:03:00Z"/>
          <w:rFonts w:eastAsia="Segoe UI" w:cstheme="minorHAnsi"/>
          <w:b/>
          <w:bCs/>
          <w:color w:val="000000" w:themeColor="text1"/>
          <w:sz w:val="20"/>
          <w:szCs w:val="20"/>
        </w:rPr>
      </w:pPr>
      <w:ins w:id="930" w:author="Michel Gerits" w:date="2025-08-18T22:03:00Z" w16du:dateUtc="2025-08-18T20:03:00Z">
        <w:r w:rsidRPr="00E95A11">
          <w:rPr>
            <w:rFonts w:eastAsia="Segoe UI" w:cstheme="minorHAnsi"/>
            <w:b/>
            <w:bCs/>
            <w:color w:val="000000" w:themeColor="text1"/>
            <w:sz w:val="20"/>
            <w:szCs w:val="20"/>
          </w:rPr>
          <w:t>2. Webtoepassing gekoppeld aan GIPOD/Athumi</w:t>
        </w:r>
      </w:ins>
    </w:p>
    <w:p w14:paraId="48E499D9" w14:textId="77777777" w:rsidR="00A14E5F" w:rsidRPr="00E95A11" w:rsidRDefault="00A14E5F" w:rsidP="00A14E5F">
      <w:pPr>
        <w:numPr>
          <w:ilvl w:val="0"/>
          <w:numId w:val="112"/>
        </w:numPr>
        <w:spacing w:after="0" w:line="260" w:lineRule="exact"/>
        <w:rPr>
          <w:ins w:id="931" w:author="Michel Gerits" w:date="2025-08-18T22:03:00Z" w16du:dateUtc="2025-08-18T20:03:00Z"/>
          <w:rFonts w:eastAsia="Segoe UI" w:cstheme="minorHAnsi"/>
          <w:color w:val="000000" w:themeColor="text1"/>
          <w:sz w:val="20"/>
          <w:szCs w:val="20"/>
        </w:rPr>
      </w:pPr>
      <w:ins w:id="932" w:author="Michel Gerits" w:date="2025-08-18T22:03:00Z" w16du:dateUtc="2025-08-18T20:03:00Z">
        <w:r w:rsidRPr="00E95A11">
          <w:rPr>
            <w:rFonts w:eastAsia="Segoe UI" w:cstheme="minorHAnsi"/>
            <w:color w:val="000000" w:themeColor="text1"/>
            <w:sz w:val="20"/>
            <w:szCs w:val="20"/>
          </w:rPr>
          <w:t>Geen aparte installatie, maar toegang via browser.</w:t>
        </w:r>
      </w:ins>
    </w:p>
    <w:p w14:paraId="04EEEA16" w14:textId="77777777" w:rsidR="00A14E5F" w:rsidRPr="00E95A11" w:rsidRDefault="00A14E5F" w:rsidP="00A14E5F">
      <w:pPr>
        <w:numPr>
          <w:ilvl w:val="0"/>
          <w:numId w:val="112"/>
        </w:numPr>
        <w:spacing w:after="0" w:line="260" w:lineRule="exact"/>
        <w:rPr>
          <w:ins w:id="933" w:author="Michel Gerits" w:date="2025-08-18T22:03:00Z" w16du:dateUtc="2025-08-18T20:03:00Z"/>
          <w:rFonts w:eastAsia="Segoe UI" w:cstheme="minorHAnsi"/>
          <w:color w:val="000000" w:themeColor="text1"/>
          <w:sz w:val="20"/>
          <w:szCs w:val="20"/>
        </w:rPr>
      </w:pPr>
      <w:ins w:id="934" w:author="Michel Gerits" w:date="2025-08-18T22:03:00Z" w16du:dateUtc="2025-08-18T20:03:00Z">
        <w:r w:rsidRPr="00E95A11">
          <w:rPr>
            <w:rFonts w:eastAsia="Segoe UI" w:cstheme="minorHAnsi"/>
            <w:color w:val="000000" w:themeColor="text1"/>
            <w:sz w:val="20"/>
            <w:szCs w:val="20"/>
          </w:rPr>
          <w:t xml:space="preserve">Hosting en security onder beheer van </w:t>
        </w:r>
        <w:r w:rsidRPr="00E95A11">
          <w:rPr>
            <w:rFonts w:eastAsia="Segoe UI" w:cstheme="minorHAnsi"/>
            <w:b/>
            <w:bCs/>
            <w:color w:val="000000" w:themeColor="text1"/>
            <w:sz w:val="20"/>
            <w:szCs w:val="20"/>
          </w:rPr>
          <w:t>GIPOD of Athumi</w:t>
        </w:r>
        <w:r w:rsidRPr="00E95A11">
          <w:rPr>
            <w:rFonts w:eastAsia="Segoe UI" w:cstheme="minorHAnsi"/>
            <w:color w:val="000000" w:themeColor="text1"/>
            <w:sz w:val="20"/>
            <w:szCs w:val="20"/>
          </w:rPr>
          <w:t>.</w:t>
        </w:r>
      </w:ins>
    </w:p>
    <w:p w14:paraId="5C96EFB5" w14:textId="77777777" w:rsidR="00A14E5F" w:rsidRPr="00E95A11" w:rsidRDefault="00A14E5F" w:rsidP="00A14E5F">
      <w:pPr>
        <w:numPr>
          <w:ilvl w:val="0"/>
          <w:numId w:val="112"/>
        </w:numPr>
        <w:spacing w:after="0" w:line="260" w:lineRule="exact"/>
        <w:rPr>
          <w:ins w:id="935" w:author="Michel Gerits" w:date="2025-08-18T22:03:00Z" w16du:dateUtc="2025-08-18T20:03:00Z"/>
          <w:rFonts w:eastAsia="Segoe UI" w:cstheme="minorHAnsi"/>
          <w:color w:val="000000" w:themeColor="text1"/>
          <w:sz w:val="20"/>
          <w:szCs w:val="20"/>
        </w:rPr>
      </w:pPr>
      <w:ins w:id="936" w:author="Michel Gerits" w:date="2025-08-18T22:03:00Z" w16du:dateUtc="2025-08-18T20:03:00Z">
        <w:r w:rsidRPr="00E95A11">
          <w:rPr>
            <w:rFonts w:eastAsia="Segoe UI" w:cstheme="minorHAnsi"/>
            <w:color w:val="000000" w:themeColor="text1"/>
            <w:sz w:val="20"/>
            <w:szCs w:val="20"/>
          </w:rPr>
          <w:t>Voordeel: naadloze integratie met Vlaamse data-infrastructuur, schaalbaar.</w:t>
        </w:r>
      </w:ins>
    </w:p>
    <w:p w14:paraId="2576E8EB" w14:textId="77777777" w:rsidR="00A14E5F" w:rsidRPr="00E95A11" w:rsidRDefault="00A14E5F" w:rsidP="00A14E5F">
      <w:pPr>
        <w:numPr>
          <w:ilvl w:val="0"/>
          <w:numId w:val="112"/>
        </w:numPr>
        <w:spacing w:after="0" w:line="260" w:lineRule="exact"/>
        <w:rPr>
          <w:ins w:id="937" w:author="Michel Gerits" w:date="2025-08-18T22:03:00Z" w16du:dateUtc="2025-08-18T20:03:00Z"/>
          <w:rFonts w:eastAsia="Segoe UI" w:cstheme="minorHAnsi"/>
          <w:color w:val="000000" w:themeColor="text1"/>
          <w:sz w:val="20"/>
          <w:szCs w:val="20"/>
        </w:rPr>
      </w:pPr>
      <w:ins w:id="938" w:author="Michel Gerits" w:date="2025-08-18T22:03:00Z" w16du:dateUtc="2025-08-18T20:03:00Z">
        <w:r w:rsidRPr="00E95A11">
          <w:rPr>
            <w:rFonts w:eastAsia="Segoe UI" w:cstheme="minorHAnsi"/>
            <w:color w:val="000000" w:themeColor="text1"/>
            <w:sz w:val="20"/>
            <w:szCs w:val="20"/>
          </w:rPr>
          <w:t>Nadeel: minder flexibiliteit voor lokale uitbreidingen.</w:t>
        </w:r>
      </w:ins>
    </w:p>
    <w:p w14:paraId="5DD24401" w14:textId="77777777" w:rsidR="00A14E5F" w:rsidRPr="00E95A11" w:rsidRDefault="00A14E5F" w:rsidP="00A14E5F">
      <w:pPr>
        <w:spacing w:after="220" w:line="260" w:lineRule="exact"/>
        <w:rPr>
          <w:ins w:id="939" w:author="Michel Gerits" w:date="2025-08-18T22:03:00Z" w16du:dateUtc="2025-08-18T20:03:00Z"/>
          <w:rFonts w:eastAsia="Segoe UI" w:cstheme="minorHAnsi"/>
          <w:b/>
          <w:bCs/>
          <w:color w:val="000000" w:themeColor="text1"/>
          <w:sz w:val="20"/>
          <w:szCs w:val="20"/>
        </w:rPr>
      </w:pPr>
      <w:ins w:id="940" w:author="Michel Gerits" w:date="2025-08-18T22:03:00Z" w16du:dateUtc="2025-08-18T20:03:00Z">
        <w:r w:rsidRPr="00E95A11">
          <w:rPr>
            <w:rFonts w:eastAsia="Segoe UI" w:cstheme="minorHAnsi"/>
            <w:b/>
            <w:bCs/>
            <w:color w:val="000000" w:themeColor="text1"/>
            <w:sz w:val="20"/>
            <w:szCs w:val="20"/>
          </w:rPr>
          <w:t>3. Digipolis als ontwikkelaar &amp; verspreider</w:t>
        </w:r>
      </w:ins>
    </w:p>
    <w:p w14:paraId="6687C2E3" w14:textId="77777777" w:rsidR="00A14E5F" w:rsidRPr="00E95A11" w:rsidRDefault="00A14E5F" w:rsidP="00A14E5F">
      <w:pPr>
        <w:numPr>
          <w:ilvl w:val="0"/>
          <w:numId w:val="113"/>
        </w:numPr>
        <w:spacing w:after="0" w:line="260" w:lineRule="exact"/>
        <w:rPr>
          <w:ins w:id="941" w:author="Michel Gerits" w:date="2025-08-18T22:03:00Z" w16du:dateUtc="2025-08-18T20:03:00Z"/>
          <w:rFonts w:eastAsia="Segoe UI" w:cstheme="minorHAnsi"/>
          <w:color w:val="000000" w:themeColor="text1"/>
          <w:sz w:val="20"/>
          <w:szCs w:val="20"/>
        </w:rPr>
      </w:pPr>
      <w:ins w:id="942" w:author="Michel Gerits" w:date="2025-08-18T22:03:00Z" w16du:dateUtc="2025-08-18T20:03:00Z">
        <w:r w:rsidRPr="00E95A11">
          <w:rPr>
            <w:rFonts w:eastAsia="Segoe UI" w:cstheme="minorHAnsi"/>
            <w:color w:val="000000" w:themeColor="text1"/>
            <w:sz w:val="20"/>
            <w:szCs w:val="20"/>
          </w:rPr>
          <w:t>Digipolis bouwt en beheert de toepassing, en kan ze via raamovereenkomst aanbieden aan andere steden.</w:t>
        </w:r>
      </w:ins>
    </w:p>
    <w:p w14:paraId="014C6738" w14:textId="77777777" w:rsidR="00A14E5F" w:rsidRPr="00E95A11" w:rsidRDefault="00A14E5F" w:rsidP="00A14E5F">
      <w:pPr>
        <w:numPr>
          <w:ilvl w:val="0"/>
          <w:numId w:val="113"/>
        </w:numPr>
        <w:spacing w:after="0" w:line="260" w:lineRule="exact"/>
        <w:rPr>
          <w:ins w:id="943" w:author="Michel Gerits" w:date="2025-08-18T22:03:00Z" w16du:dateUtc="2025-08-18T20:03:00Z"/>
          <w:rFonts w:eastAsia="Segoe UI" w:cstheme="minorHAnsi"/>
          <w:color w:val="000000" w:themeColor="text1"/>
          <w:sz w:val="20"/>
          <w:szCs w:val="20"/>
        </w:rPr>
      </w:pPr>
      <w:ins w:id="944" w:author="Michel Gerits" w:date="2025-08-18T22:03:00Z" w16du:dateUtc="2025-08-18T20:03:00Z">
        <w:r w:rsidRPr="00E95A11">
          <w:rPr>
            <w:rFonts w:eastAsia="Segoe UI" w:cstheme="minorHAnsi"/>
            <w:color w:val="000000" w:themeColor="text1"/>
            <w:sz w:val="20"/>
            <w:szCs w:val="20"/>
          </w:rPr>
          <w:t>Voordeel: expertise en ervaring met stedelijke digitale tools.</w:t>
        </w:r>
      </w:ins>
    </w:p>
    <w:p w14:paraId="6B208045" w14:textId="77777777" w:rsidR="00A14E5F" w:rsidRPr="00E95A11" w:rsidRDefault="00A14E5F" w:rsidP="00A14E5F">
      <w:pPr>
        <w:numPr>
          <w:ilvl w:val="0"/>
          <w:numId w:val="113"/>
        </w:numPr>
        <w:spacing w:after="0" w:line="260" w:lineRule="exact"/>
        <w:rPr>
          <w:ins w:id="945" w:author="Michel Gerits" w:date="2025-08-18T22:03:00Z" w16du:dateUtc="2025-08-18T20:03:00Z"/>
          <w:rFonts w:eastAsia="Segoe UI" w:cstheme="minorHAnsi"/>
          <w:color w:val="000000" w:themeColor="text1"/>
          <w:sz w:val="20"/>
          <w:szCs w:val="20"/>
        </w:rPr>
      </w:pPr>
      <w:ins w:id="946" w:author="Michel Gerits" w:date="2025-08-18T22:03:00Z" w16du:dateUtc="2025-08-18T20:03:00Z">
        <w:r w:rsidRPr="00E95A11">
          <w:rPr>
            <w:rFonts w:eastAsia="Segoe UI" w:cstheme="minorHAnsi"/>
            <w:color w:val="000000" w:themeColor="text1"/>
            <w:sz w:val="20"/>
            <w:szCs w:val="20"/>
          </w:rPr>
          <w:t>Nadeel: Digipolis is juridisch gebonden aan overheidsopdrachten, waardoor verkoop/licenties aan derden zorgvuldig geregeld moeten worden.</w:t>
        </w:r>
      </w:ins>
    </w:p>
    <w:p w14:paraId="58E5C85C" w14:textId="77777777" w:rsidR="00A14E5F" w:rsidRPr="009C79A2" w:rsidRDefault="00A14E5F" w:rsidP="00A14E5F">
      <w:pPr>
        <w:spacing w:after="220" w:line="260" w:lineRule="exact"/>
        <w:rPr>
          <w:ins w:id="947" w:author="Michel Gerits" w:date="2025-08-18T22:03:00Z" w16du:dateUtc="2025-08-18T20:03:00Z"/>
          <w:rFonts w:eastAsia="Segoe UI" w:cstheme="minorHAnsi"/>
          <w:b/>
          <w:bCs/>
          <w:color w:val="000000" w:themeColor="text1"/>
          <w:sz w:val="20"/>
          <w:szCs w:val="20"/>
          <w:lang w:val="en-GB"/>
          <w:rPrChange w:id="948" w:author="Coens, Alain" w:date="2025-08-20T14:26:00Z" w16du:dateUtc="2025-08-20T12:26:00Z">
            <w:rPr>
              <w:ins w:id="949" w:author="Michel Gerits" w:date="2025-08-18T22:03:00Z" w16du:dateUtc="2025-08-18T20:03:00Z"/>
              <w:rFonts w:eastAsia="Segoe UI" w:cstheme="minorHAnsi"/>
              <w:b/>
              <w:bCs/>
              <w:color w:val="000000" w:themeColor="text1"/>
              <w:sz w:val="20"/>
              <w:szCs w:val="20"/>
            </w:rPr>
          </w:rPrChange>
        </w:rPr>
      </w:pPr>
      <w:ins w:id="950" w:author="Michel Gerits" w:date="2025-08-18T22:03:00Z" w16du:dateUtc="2025-08-18T20:03:00Z">
        <w:r w:rsidRPr="009C79A2">
          <w:rPr>
            <w:rFonts w:eastAsia="Segoe UI" w:cstheme="minorHAnsi"/>
            <w:b/>
            <w:bCs/>
            <w:color w:val="000000" w:themeColor="text1"/>
            <w:sz w:val="20"/>
            <w:szCs w:val="20"/>
            <w:lang w:val="en-GB"/>
            <w:rPrChange w:id="951" w:author="Coens, Alain" w:date="2025-08-20T14:26:00Z" w16du:dateUtc="2025-08-20T12:26:00Z">
              <w:rPr>
                <w:rFonts w:eastAsia="Segoe UI" w:cstheme="minorHAnsi"/>
                <w:b/>
                <w:bCs/>
                <w:color w:val="000000" w:themeColor="text1"/>
                <w:sz w:val="20"/>
                <w:szCs w:val="20"/>
              </w:rPr>
            </w:rPrChange>
          </w:rPr>
          <w:t>4. Private partners (bv. Eaglebe, Spotbooking, …)</w:t>
        </w:r>
      </w:ins>
    </w:p>
    <w:p w14:paraId="02444904" w14:textId="77777777" w:rsidR="00A14E5F" w:rsidRPr="00E95A11" w:rsidRDefault="00A14E5F" w:rsidP="00A14E5F">
      <w:pPr>
        <w:numPr>
          <w:ilvl w:val="0"/>
          <w:numId w:val="114"/>
        </w:numPr>
        <w:spacing w:after="0" w:line="260" w:lineRule="exact"/>
        <w:rPr>
          <w:ins w:id="952" w:author="Michel Gerits" w:date="2025-08-18T22:03:00Z" w16du:dateUtc="2025-08-18T20:03:00Z"/>
          <w:rFonts w:eastAsia="Segoe UI" w:cstheme="minorHAnsi"/>
          <w:color w:val="000000" w:themeColor="text1"/>
          <w:sz w:val="20"/>
          <w:szCs w:val="20"/>
        </w:rPr>
      </w:pPr>
      <w:ins w:id="953" w:author="Michel Gerits" w:date="2025-08-18T22:03:00Z" w16du:dateUtc="2025-08-18T20:03:00Z">
        <w:r w:rsidRPr="00E95A11">
          <w:rPr>
            <w:rFonts w:eastAsia="Segoe UI" w:cstheme="minorHAnsi"/>
            <w:color w:val="000000" w:themeColor="text1"/>
            <w:sz w:val="20"/>
            <w:szCs w:val="20"/>
          </w:rPr>
          <w:t>Integratie van de app in hun bestaande producten (vergunningenbeheer, signalisatieplanning, …).</w:t>
        </w:r>
      </w:ins>
    </w:p>
    <w:p w14:paraId="10B1DEE5" w14:textId="77777777" w:rsidR="00A14E5F" w:rsidRPr="00E95A11" w:rsidRDefault="00A14E5F" w:rsidP="00A14E5F">
      <w:pPr>
        <w:numPr>
          <w:ilvl w:val="0"/>
          <w:numId w:val="114"/>
        </w:numPr>
        <w:spacing w:after="0" w:line="260" w:lineRule="exact"/>
        <w:rPr>
          <w:ins w:id="954" w:author="Michel Gerits" w:date="2025-08-18T22:03:00Z" w16du:dateUtc="2025-08-18T20:03:00Z"/>
          <w:rFonts w:eastAsia="Segoe UI" w:cstheme="minorHAnsi"/>
          <w:color w:val="000000" w:themeColor="text1"/>
          <w:sz w:val="20"/>
          <w:szCs w:val="20"/>
        </w:rPr>
      </w:pPr>
      <w:ins w:id="955" w:author="Michel Gerits" w:date="2025-08-18T22:03:00Z" w16du:dateUtc="2025-08-18T20:03:00Z">
        <w:r w:rsidRPr="00E95A11">
          <w:rPr>
            <w:rFonts w:eastAsia="Segoe UI" w:cstheme="minorHAnsi"/>
            <w:color w:val="000000" w:themeColor="text1"/>
            <w:sz w:val="20"/>
            <w:szCs w:val="20"/>
          </w:rPr>
          <w:t>Voordeel: marktverspreiding, schaalvoordelen, bredere adoptie.</w:t>
        </w:r>
      </w:ins>
    </w:p>
    <w:p w14:paraId="12C0B2C4" w14:textId="77777777" w:rsidR="00A14E5F" w:rsidRPr="00E95A11" w:rsidRDefault="00A14E5F" w:rsidP="00A14E5F">
      <w:pPr>
        <w:numPr>
          <w:ilvl w:val="0"/>
          <w:numId w:val="114"/>
        </w:numPr>
        <w:spacing w:after="0" w:line="260" w:lineRule="exact"/>
        <w:rPr>
          <w:ins w:id="956" w:author="Michel Gerits" w:date="2025-08-18T22:03:00Z" w16du:dateUtc="2025-08-18T20:03:00Z"/>
          <w:rFonts w:eastAsia="Segoe UI" w:cstheme="minorHAnsi"/>
          <w:color w:val="000000" w:themeColor="text1"/>
          <w:sz w:val="20"/>
          <w:szCs w:val="20"/>
        </w:rPr>
      </w:pPr>
      <w:ins w:id="957" w:author="Michel Gerits" w:date="2025-08-18T22:03:00Z" w16du:dateUtc="2025-08-18T20:03:00Z">
        <w:r w:rsidRPr="00E95A11">
          <w:rPr>
            <w:rFonts w:eastAsia="Segoe UI" w:cstheme="minorHAnsi"/>
            <w:color w:val="000000" w:themeColor="text1"/>
            <w:sz w:val="20"/>
            <w:szCs w:val="20"/>
          </w:rPr>
          <w:t xml:space="preserve">Nadeel: risico op </w:t>
        </w:r>
        <w:r w:rsidRPr="00E95A11">
          <w:rPr>
            <w:rFonts w:eastAsia="Segoe UI" w:cstheme="minorHAnsi"/>
            <w:b/>
            <w:bCs/>
            <w:color w:val="000000" w:themeColor="text1"/>
            <w:sz w:val="20"/>
            <w:szCs w:val="20"/>
          </w:rPr>
          <w:t>vendor lock-in</w:t>
        </w:r>
        <w:r w:rsidRPr="00E95A11">
          <w:rPr>
            <w:rFonts w:eastAsia="Segoe UI" w:cstheme="minorHAnsi"/>
            <w:color w:val="000000" w:themeColor="text1"/>
            <w:sz w:val="20"/>
            <w:szCs w:val="20"/>
          </w:rPr>
          <w:t xml:space="preserve"> of commerciële afhankelijkheid.</w:t>
        </w:r>
      </w:ins>
    </w:p>
    <w:p w14:paraId="0596BCD5" w14:textId="77777777" w:rsidR="00A14E5F" w:rsidRPr="00E95A11" w:rsidRDefault="00A14E5F" w:rsidP="00A14E5F">
      <w:pPr>
        <w:spacing w:after="220" w:line="260" w:lineRule="exact"/>
        <w:rPr>
          <w:ins w:id="958" w:author="Michel Gerits" w:date="2025-08-18T22:03:00Z" w16du:dateUtc="2025-08-18T20:03:00Z"/>
          <w:rFonts w:eastAsia="Segoe UI" w:cstheme="minorHAnsi"/>
          <w:b/>
          <w:bCs/>
          <w:color w:val="000000" w:themeColor="text1"/>
          <w:sz w:val="20"/>
          <w:szCs w:val="20"/>
        </w:rPr>
      </w:pPr>
      <w:ins w:id="959" w:author="Michel Gerits" w:date="2025-08-18T22:03:00Z" w16du:dateUtc="2025-08-18T20:03:00Z">
        <w:r w:rsidRPr="00E95A11">
          <w:rPr>
            <w:rFonts w:eastAsia="Segoe UI" w:cstheme="minorHAnsi"/>
            <w:b/>
            <w:bCs/>
            <w:color w:val="000000" w:themeColor="text1"/>
            <w:sz w:val="20"/>
            <w:szCs w:val="20"/>
          </w:rPr>
          <w:t>5. Rol van nutsmaatschappijen</w:t>
        </w:r>
      </w:ins>
    </w:p>
    <w:p w14:paraId="02D6F0A1" w14:textId="77777777" w:rsidR="00A14E5F" w:rsidRPr="00E95A11" w:rsidRDefault="00A14E5F" w:rsidP="00A14E5F">
      <w:pPr>
        <w:numPr>
          <w:ilvl w:val="0"/>
          <w:numId w:val="115"/>
        </w:numPr>
        <w:spacing w:after="0" w:line="260" w:lineRule="exact"/>
        <w:rPr>
          <w:ins w:id="960" w:author="Michel Gerits" w:date="2025-08-18T22:03:00Z" w16du:dateUtc="2025-08-18T20:03:00Z"/>
          <w:rFonts w:eastAsia="Segoe UI" w:cstheme="minorHAnsi"/>
          <w:color w:val="000000" w:themeColor="text1"/>
          <w:sz w:val="20"/>
          <w:szCs w:val="20"/>
        </w:rPr>
      </w:pPr>
      <w:ins w:id="961" w:author="Michel Gerits" w:date="2025-08-18T22:03:00Z" w16du:dateUtc="2025-08-18T20:03:00Z">
        <w:r w:rsidRPr="00E95A11">
          <w:rPr>
            <w:rFonts w:eastAsia="Segoe UI" w:cstheme="minorHAnsi"/>
            <w:color w:val="000000" w:themeColor="text1"/>
            <w:sz w:val="20"/>
            <w:szCs w:val="20"/>
          </w:rPr>
          <w:t>Kunnen de app gebruiken als “operationeel dashboard” voor hun werken.</w:t>
        </w:r>
      </w:ins>
    </w:p>
    <w:p w14:paraId="0AD9FB47" w14:textId="77777777" w:rsidR="00A14E5F" w:rsidRPr="00E95A11" w:rsidRDefault="00A14E5F" w:rsidP="00A14E5F">
      <w:pPr>
        <w:numPr>
          <w:ilvl w:val="0"/>
          <w:numId w:val="115"/>
        </w:numPr>
        <w:spacing w:after="0" w:line="260" w:lineRule="exact"/>
        <w:rPr>
          <w:ins w:id="962" w:author="Michel Gerits" w:date="2025-08-18T22:03:00Z" w16du:dateUtc="2025-08-18T20:03:00Z"/>
          <w:rFonts w:eastAsia="Segoe UI" w:cstheme="minorHAnsi"/>
          <w:color w:val="000000" w:themeColor="text1"/>
          <w:sz w:val="20"/>
          <w:szCs w:val="20"/>
        </w:rPr>
      </w:pPr>
      <w:ins w:id="963" w:author="Michel Gerits" w:date="2025-08-18T22:03:00Z" w16du:dateUtc="2025-08-18T20:03:00Z">
        <w:r w:rsidRPr="00E95A11">
          <w:rPr>
            <w:rFonts w:eastAsia="Segoe UI" w:cstheme="minorHAnsi"/>
            <w:color w:val="000000" w:themeColor="text1"/>
            <w:sz w:val="20"/>
            <w:szCs w:val="20"/>
          </w:rPr>
          <w:t>Juridisch gevoelige kwestie: ze mogen niet exclusief bevoordeeld worden in de aanbesteding.</w:t>
        </w:r>
      </w:ins>
    </w:p>
    <w:p w14:paraId="67897B68" w14:textId="77777777" w:rsidR="00A14E5F" w:rsidRPr="00E95A11" w:rsidRDefault="00A14E5F" w:rsidP="00A14E5F">
      <w:pPr>
        <w:numPr>
          <w:ilvl w:val="0"/>
          <w:numId w:val="115"/>
        </w:numPr>
        <w:spacing w:after="0" w:line="260" w:lineRule="exact"/>
        <w:rPr>
          <w:ins w:id="964" w:author="Michel Gerits" w:date="2025-08-18T22:03:00Z" w16du:dateUtc="2025-08-18T20:03:00Z"/>
          <w:rFonts w:eastAsia="Segoe UI" w:cstheme="minorHAnsi"/>
          <w:color w:val="000000" w:themeColor="text1"/>
          <w:sz w:val="20"/>
          <w:szCs w:val="20"/>
        </w:rPr>
      </w:pPr>
      <w:ins w:id="965" w:author="Michel Gerits" w:date="2025-08-18T22:03:00Z" w16du:dateUtc="2025-08-18T20:03:00Z">
        <w:r w:rsidRPr="00E95A11">
          <w:rPr>
            <w:rFonts w:eastAsia="Segoe UI" w:cstheme="minorHAnsi"/>
            <w:color w:val="000000" w:themeColor="text1"/>
            <w:sz w:val="20"/>
            <w:szCs w:val="20"/>
          </w:rPr>
          <w:t xml:space="preserve">Wel mogelijk via </w:t>
        </w:r>
        <w:r w:rsidRPr="00E95A11">
          <w:rPr>
            <w:rFonts w:eastAsia="Segoe UI" w:cstheme="minorHAnsi"/>
            <w:b/>
            <w:bCs/>
            <w:color w:val="000000" w:themeColor="text1"/>
            <w:sz w:val="20"/>
            <w:szCs w:val="20"/>
          </w:rPr>
          <w:t>open API’s</w:t>
        </w:r>
        <w:r w:rsidRPr="00E95A11">
          <w:rPr>
            <w:rFonts w:eastAsia="Segoe UI" w:cstheme="minorHAnsi"/>
            <w:color w:val="000000" w:themeColor="text1"/>
            <w:sz w:val="20"/>
            <w:szCs w:val="20"/>
          </w:rPr>
          <w:t xml:space="preserve"> en open standaarden: nutsbedrijven integreren de data in hun eigen tools.</w:t>
        </w:r>
      </w:ins>
    </w:p>
    <w:p w14:paraId="2050207D" w14:textId="77777777" w:rsidR="00A14E5F" w:rsidRPr="00E95A11" w:rsidRDefault="00A14E5F" w:rsidP="00A14E5F">
      <w:pPr>
        <w:spacing w:after="220" w:line="260" w:lineRule="exact"/>
        <w:rPr>
          <w:ins w:id="966" w:author="Michel Gerits" w:date="2025-08-18T22:03:00Z" w16du:dateUtc="2025-08-18T20:03:00Z"/>
          <w:rFonts w:eastAsia="Segoe UI" w:cstheme="minorHAnsi"/>
          <w:b/>
          <w:bCs/>
          <w:color w:val="000000" w:themeColor="text1"/>
          <w:sz w:val="20"/>
          <w:szCs w:val="20"/>
        </w:rPr>
      </w:pPr>
      <w:ins w:id="967" w:author="Michel Gerits" w:date="2025-08-18T22:03:00Z" w16du:dateUtc="2025-08-18T20:03:00Z">
        <w:r w:rsidRPr="00E95A11">
          <w:rPr>
            <w:rFonts w:eastAsia="Segoe UI" w:cstheme="minorHAnsi"/>
            <w:b/>
            <w:bCs/>
            <w:color w:val="000000" w:themeColor="text1"/>
            <w:sz w:val="20"/>
            <w:szCs w:val="20"/>
          </w:rPr>
          <w:t>6. Juridisch kader</w:t>
        </w:r>
      </w:ins>
    </w:p>
    <w:p w14:paraId="3CFB0C30" w14:textId="77777777" w:rsidR="00A14E5F" w:rsidRPr="00E95A11" w:rsidRDefault="00A14E5F" w:rsidP="00A14E5F">
      <w:pPr>
        <w:numPr>
          <w:ilvl w:val="0"/>
          <w:numId w:val="116"/>
        </w:numPr>
        <w:spacing w:after="0" w:line="260" w:lineRule="exact"/>
        <w:rPr>
          <w:ins w:id="968" w:author="Michel Gerits" w:date="2025-08-18T22:03:00Z" w16du:dateUtc="2025-08-18T20:03:00Z"/>
          <w:rFonts w:eastAsia="Segoe UI" w:cstheme="minorHAnsi"/>
          <w:color w:val="000000" w:themeColor="text1"/>
          <w:sz w:val="20"/>
          <w:szCs w:val="20"/>
        </w:rPr>
      </w:pPr>
      <w:ins w:id="969" w:author="Michel Gerits" w:date="2025-08-18T22:03:00Z" w16du:dateUtc="2025-08-18T20:03:00Z">
        <w:r w:rsidRPr="00E95A11">
          <w:rPr>
            <w:rFonts w:eastAsia="Segoe UI" w:cstheme="minorHAnsi"/>
            <w:color w:val="000000" w:themeColor="text1"/>
            <w:sz w:val="20"/>
            <w:szCs w:val="20"/>
          </w:rPr>
          <w:t xml:space="preserve">Subsidie = </w:t>
        </w:r>
        <w:r w:rsidRPr="00E95A11">
          <w:rPr>
            <w:rFonts w:eastAsia="Segoe UI" w:cstheme="minorHAnsi"/>
            <w:b/>
            <w:bCs/>
            <w:color w:val="000000" w:themeColor="text1"/>
            <w:sz w:val="20"/>
            <w:szCs w:val="20"/>
          </w:rPr>
          <w:t>verplichting tot toepassing van de wet op overheidsopdrachten</w:t>
        </w:r>
        <w:r w:rsidRPr="00E95A11">
          <w:rPr>
            <w:rFonts w:eastAsia="Segoe UI" w:cstheme="minorHAnsi"/>
            <w:color w:val="000000" w:themeColor="text1"/>
            <w:sz w:val="20"/>
            <w:szCs w:val="20"/>
          </w:rPr>
          <w:t>.</w:t>
        </w:r>
      </w:ins>
    </w:p>
    <w:p w14:paraId="060F70CC" w14:textId="77777777" w:rsidR="00A14E5F" w:rsidRPr="00E95A11" w:rsidRDefault="00A14E5F" w:rsidP="00A14E5F">
      <w:pPr>
        <w:numPr>
          <w:ilvl w:val="0"/>
          <w:numId w:val="116"/>
        </w:numPr>
        <w:spacing w:after="0" w:line="260" w:lineRule="exact"/>
        <w:rPr>
          <w:ins w:id="970" w:author="Michel Gerits" w:date="2025-08-18T22:03:00Z" w16du:dateUtc="2025-08-18T20:03:00Z"/>
          <w:rFonts w:eastAsia="Segoe UI" w:cstheme="minorHAnsi"/>
          <w:color w:val="000000" w:themeColor="text1"/>
          <w:sz w:val="20"/>
          <w:szCs w:val="20"/>
        </w:rPr>
      </w:pPr>
      <w:ins w:id="971" w:author="Michel Gerits" w:date="2025-08-18T22:03:00Z" w16du:dateUtc="2025-08-18T20:03:00Z">
        <w:r w:rsidRPr="00E95A11">
          <w:rPr>
            <w:rFonts w:eastAsia="Segoe UI" w:cstheme="minorHAnsi"/>
            <w:color w:val="000000" w:themeColor="text1"/>
            <w:sz w:val="20"/>
            <w:szCs w:val="20"/>
          </w:rPr>
          <w:t>Dit betekent:</w:t>
        </w:r>
      </w:ins>
    </w:p>
    <w:p w14:paraId="1966F00B" w14:textId="77777777" w:rsidR="00A14E5F" w:rsidRPr="00E95A11" w:rsidRDefault="00A14E5F" w:rsidP="00A14E5F">
      <w:pPr>
        <w:numPr>
          <w:ilvl w:val="1"/>
          <w:numId w:val="116"/>
        </w:numPr>
        <w:spacing w:after="0" w:line="260" w:lineRule="exact"/>
        <w:rPr>
          <w:ins w:id="972" w:author="Michel Gerits" w:date="2025-08-18T22:03:00Z" w16du:dateUtc="2025-08-18T20:03:00Z"/>
          <w:rFonts w:eastAsia="Segoe UI" w:cstheme="minorHAnsi"/>
          <w:color w:val="000000" w:themeColor="text1"/>
          <w:sz w:val="20"/>
          <w:szCs w:val="20"/>
        </w:rPr>
      </w:pPr>
      <w:ins w:id="973" w:author="Michel Gerits" w:date="2025-08-18T22:03:00Z" w16du:dateUtc="2025-08-18T20:03:00Z">
        <w:r w:rsidRPr="00E95A11">
          <w:rPr>
            <w:rFonts w:eastAsia="Segoe UI" w:cstheme="minorHAnsi"/>
            <w:color w:val="000000" w:themeColor="text1"/>
            <w:sz w:val="20"/>
            <w:szCs w:val="20"/>
          </w:rPr>
          <w:t>Open aanbesteding of onderhandelingsprocedure met voorafgaande bekendmaking.</w:t>
        </w:r>
      </w:ins>
    </w:p>
    <w:p w14:paraId="1D1396BD" w14:textId="77777777" w:rsidR="00A14E5F" w:rsidRPr="00E95A11" w:rsidRDefault="00A14E5F" w:rsidP="00A14E5F">
      <w:pPr>
        <w:numPr>
          <w:ilvl w:val="1"/>
          <w:numId w:val="116"/>
        </w:numPr>
        <w:spacing w:after="0" w:line="260" w:lineRule="exact"/>
        <w:rPr>
          <w:ins w:id="974" w:author="Michel Gerits" w:date="2025-08-18T22:03:00Z" w16du:dateUtc="2025-08-18T20:03:00Z"/>
          <w:rFonts w:eastAsia="Segoe UI" w:cstheme="minorHAnsi"/>
          <w:color w:val="000000" w:themeColor="text1"/>
          <w:sz w:val="20"/>
          <w:szCs w:val="20"/>
        </w:rPr>
      </w:pPr>
      <w:ins w:id="975" w:author="Michel Gerits" w:date="2025-08-18T22:03:00Z" w16du:dateUtc="2025-08-18T20:03:00Z">
        <w:r w:rsidRPr="00E95A11">
          <w:rPr>
            <w:rFonts w:eastAsia="Segoe UI" w:cstheme="minorHAnsi"/>
            <w:color w:val="000000" w:themeColor="text1"/>
            <w:sz w:val="20"/>
            <w:szCs w:val="20"/>
          </w:rPr>
          <w:t xml:space="preserve">Heldere selectiecriteria: </w:t>
        </w:r>
        <w:r w:rsidRPr="00E95A11">
          <w:rPr>
            <w:rFonts w:eastAsia="Segoe UI" w:cstheme="minorHAnsi"/>
            <w:b/>
            <w:bCs/>
            <w:color w:val="000000" w:themeColor="text1"/>
            <w:sz w:val="20"/>
            <w:szCs w:val="20"/>
          </w:rPr>
          <w:t>OSLO-conformiteit, API-toegang, overdraagbaarheid</w:t>
        </w:r>
        <w:r w:rsidRPr="00E95A11">
          <w:rPr>
            <w:rFonts w:eastAsia="Segoe UI" w:cstheme="minorHAnsi"/>
            <w:color w:val="000000" w:themeColor="text1"/>
            <w:sz w:val="20"/>
            <w:szCs w:val="20"/>
          </w:rPr>
          <w:t>.</w:t>
        </w:r>
      </w:ins>
    </w:p>
    <w:p w14:paraId="138A81BE" w14:textId="77777777" w:rsidR="00A14E5F" w:rsidRPr="00E95A11" w:rsidRDefault="00A14E5F" w:rsidP="00A14E5F">
      <w:pPr>
        <w:numPr>
          <w:ilvl w:val="0"/>
          <w:numId w:val="116"/>
        </w:numPr>
        <w:spacing w:after="0" w:line="260" w:lineRule="exact"/>
        <w:rPr>
          <w:ins w:id="976" w:author="Michel Gerits" w:date="2025-08-18T22:03:00Z" w16du:dateUtc="2025-08-18T20:03:00Z"/>
          <w:rFonts w:eastAsia="Segoe UI" w:cstheme="minorHAnsi"/>
          <w:color w:val="000000" w:themeColor="text1"/>
          <w:sz w:val="20"/>
          <w:szCs w:val="20"/>
        </w:rPr>
      </w:pPr>
      <w:ins w:id="977" w:author="Michel Gerits" w:date="2025-08-18T22:03:00Z" w16du:dateUtc="2025-08-18T20:03:00Z">
        <w:r w:rsidRPr="00E95A11">
          <w:rPr>
            <w:rFonts w:eastAsia="Segoe UI" w:cstheme="minorHAnsi"/>
            <w:b/>
            <w:bCs/>
            <w:color w:val="000000" w:themeColor="text1"/>
            <w:sz w:val="20"/>
            <w:szCs w:val="20"/>
          </w:rPr>
          <w:t>Raamovereenkomsten</w:t>
        </w:r>
        <w:r w:rsidRPr="00E95A11">
          <w:rPr>
            <w:rFonts w:eastAsia="Segoe UI" w:cstheme="minorHAnsi"/>
            <w:color w:val="000000" w:themeColor="text1"/>
            <w:sz w:val="20"/>
            <w:szCs w:val="20"/>
          </w:rPr>
          <w:t xml:space="preserve"> of </w:t>
        </w:r>
        <w:r w:rsidRPr="00E95A11">
          <w:rPr>
            <w:rFonts w:eastAsia="Segoe UI" w:cstheme="minorHAnsi"/>
            <w:b/>
            <w:bCs/>
            <w:color w:val="000000" w:themeColor="text1"/>
            <w:sz w:val="20"/>
            <w:szCs w:val="20"/>
          </w:rPr>
          <w:t>groepsaankopen</w:t>
        </w:r>
        <w:r w:rsidRPr="00E95A11">
          <w:rPr>
            <w:rFonts w:eastAsia="Segoe UI" w:cstheme="minorHAnsi"/>
            <w:color w:val="000000" w:themeColor="text1"/>
            <w:sz w:val="20"/>
            <w:szCs w:val="20"/>
          </w:rPr>
          <w:t xml:space="preserve"> zijn juridisch mogelijk en helpen om andere steden/stakeholders eenvoudig te laten instappen.</w:t>
        </w:r>
      </w:ins>
    </w:p>
    <w:p w14:paraId="43A00886" w14:textId="77777777" w:rsidR="00A14E5F" w:rsidRPr="00E95A11" w:rsidRDefault="00A14E5F" w:rsidP="00A14E5F">
      <w:pPr>
        <w:numPr>
          <w:ilvl w:val="0"/>
          <w:numId w:val="116"/>
        </w:numPr>
        <w:spacing w:after="0" w:line="260" w:lineRule="exact"/>
        <w:rPr>
          <w:ins w:id="978" w:author="Michel Gerits" w:date="2025-08-18T22:03:00Z" w16du:dateUtc="2025-08-18T20:03:00Z"/>
          <w:rFonts w:eastAsia="Segoe UI" w:cstheme="minorHAnsi"/>
          <w:color w:val="000000" w:themeColor="text1"/>
          <w:sz w:val="20"/>
          <w:szCs w:val="20"/>
        </w:rPr>
      </w:pPr>
      <w:ins w:id="979" w:author="Michel Gerits" w:date="2025-08-18T22:03:00Z" w16du:dateUtc="2025-08-18T20:03:00Z">
        <w:r w:rsidRPr="00E95A11">
          <w:rPr>
            <w:rFonts w:eastAsia="Segoe UI" w:cstheme="minorHAnsi"/>
            <w:color w:val="000000" w:themeColor="text1"/>
            <w:sz w:val="20"/>
            <w:szCs w:val="20"/>
          </w:rPr>
          <w:t xml:space="preserve">Nutsbedrijven en private partijen kunnen </w:t>
        </w:r>
        <w:r w:rsidRPr="00E95A11">
          <w:rPr>
            <w:rFonts w:eastAsia="Segoe UI" w:cstheme="minorHAnsi"/>
            <w:b/>
            <w:bCs/>
            <w:color w:val="000000" w:themeColor="text1"/>
            <w:sz w:val="20"/>
            <w:szCs w:val="20"/>
          </w:rPr>
          <w:t>wel deelnemen als partner in de ontwikkeling</w:t>
        </w:r>
        <w:r w:rsidRPr="00E95A11">
          <w:rPr>
            <w:rFonts w:eastAsia="Segoe UI" w:cstheme="minorHAnsi"/>
            <w:color w:val="000000" w:themeColor="text1"/>
            <w:sz w:val="20"/>
            <w:szCs w:val="20"/>
          </w:rPr>
          <w:t xml:space="preserve"> (co-creatie, klankbord), maar </w:t>
        </w:r>
        <w:r w:rsidRPr="00E95A11">
          <w:rPr>
            <w:rFonts w:eastAsia="Segoe UI" w:cstheme="minorHAnsi"/>
            <w:b/>
            <w:bCs/>
            <w:color w:val="000000" w:themeColor="text1"/>
            <w:sz w:val="20"/>
            <w:szCs w:val="20"/>
          </w:rPr>
          <w:t>niet exclusief de distributie in handen krijgen</w:t>
        </w:r>
        <w:r w:rsidRPr="00E95A11">
          <w:rPr>
            <w:rFonts w:eastAsia="Segoe UI" w:cstheme="minorHAnsi"/>
            <w:color w:val="000000" w:themeColor="text1"/>
            <w:sz w:val="20"/>
            <w:szCs w:val="20"/>
          </w:rPr>
          <w:t>.</w:t>
        </w:r>
      </w:ins>
    </w:p>
    <w:p w14:paraId="6A5380CE" w14:textId="77777777" w:rsidR="00EA1831" w:rsidRPr="00F67D28" w:rsidRDefault="00EA1831" w:rsidP="00EA1831">
      <w:pPr>
        <w:spacing w:after="220" w:line="260" w:lineRule="exact"/>
        <w:ind w:left="720"/>
        <w:rPr>
          <w:ins w:id="980" w:author="Michel Gerits" w:date="2025-08-31T21:22:00Z" w16du:dateUtc="2025-08-31T19:22:00Z"/>
          <w:noProof/>
        </w:rPr>
      </w:pPr>
    </w:p>
    <w:p w14:paraId="126C21CC" w14:textId="2CDE5A3D" w:rsidR="00A14E5F" w:rsidRPr="00EA1831" w:rsidRDefault="00EA1831">
      <w:pPr>
        <w:pStyle w:val="grotetitel"/>
        <w:rPr>
          <w:ins w:id="981" w:author="Michel Gerits" w:date="2025-08-18T22:03:00Z" w16du:dateUtc="2025-08-18T20:03:00Z"/>
          <w:rPrChange w:id="982" w:author="Michel Gerits" w:date="2025-08-31T21:22:00Z" w16du:dateUtc="2025-08-31T19:22:00Z">
            <w:rPr>
              <w:ins w:id="983" w:author="Michel Gerits" w:date="2025-08-18T22:03:00Z" w16du:dateUtc="2025-08-18T20:03:00Z"/>
              <w:rFonts w:eastAsia="Segoe UI" w:cstheme="minorHAnsi"/>
              <w:color w:val="000000" w:themeColor="text1"/>
              <w:sz w:val="20"/>
              <w:szCs w:val="20"/>
            </w:rPr>
          </w:rPrChange>
        </w:rPr>
        <w:pPrChange w:id="984" w:author="Michel Gerits" w:date="2025-08-31T21:22:00Z" w16du:dateUtc="2025-08-31T19:22:00Z">
          <w:pPr>
            <w:spacing w:after="220" w:line="260" w:lineRule="exact"/>
          </w:pPr>
        </w:pPrChange>
      </w:pPr>
      <w:ins w:id="985" w:author="Michel Gerits" w:date="2025-08-31T21:22:00Z" w16du:dateUtc="2025-08-31T19:22:00Z">
        <w:r w:rsidRPr="00EA1831">
          <w:t>Uitdaging</w:t>
        </w:r>
        <w:r w:rsidRPr="00EA1831">
          <w:rPr>
            <w:rPrChange w:id="986" w:author="Michel Gerits" w:date="2025-08-31T21:22:00Z" w16du:dateUtc="2025-08-31T19:22:00Z">
              <w:rPr>
                <w:noProof/>
              </w:rPr>
            </w:rPrChange>
          </w:rPr>
          <w:t xml:space="preserve">:  </w:t>
        </w:r>
      </w:ins>
      <w:ins w:id="987" w:author="Michel Gerits" w:date="2025-09-01T11:21:00Z">
        <w:r w:rsidR="00F029AC" w:rsidRPr="00F029AC">
          <w:rPr>
            <w:lang w:val="nl-BE"/>
          </w:rPr>
          <w:t>Van indruk naar inzicht: objectieve KPI’s voor nutswerken</w:t>
        </w:r>
      </w:ins>
    </w:p>
    <w:p w14:paraId="3A4C8B20" w14:textId="26668C3D" w:rsidR="00EA1831" w:rsidRPr="00E95A11" w:rsidRDefault="00EA1831" w:rsidP="00EA1831">
      <w:pPr>
        <w:spacing w:after="220" w:line="260" w:lineRule="exact"/>
        <w:rPr>
          <w:ins w:id="988" w:author="Michel Gerits" w:date="2025-08-31T21:22:00Z" w16du:dateUtc="2025-08-31T19:22:00Z"/>
          <w:rFonts w:eastAsia="Segoe UI" w:cstheme="minorHAnsi"/>
          <w:color w:val="000000" w:themeColor="text1"/>
          <w:sz w:val="20"/>
          <w:szCs w:val="20"/>
        </w:rPr>
      </w:pPr>
      <w:ins w:id="989" w:author="Michel Gerits" w:date="2025-08-31T21:22:00Z" w16du:dateUtc="2025-08-31T19:22:00Z">
        <w:r w:rsidRPr="00E95A11">
          <w:rPr>
            <w:rFonts w:eastAsia="Segoe UI" w:cstheme="minorHAnsi"/>
            <w:b/>
            <w:bCs/>
            <w:color w:val="000000" w:themeColor="text1"/>
            <w:sz w:val="20"/>
            <w:szCs w:val="20"/>
          </w:rPr>
          <w:t>Uitdaging</w:t>
        </w:r>
        <w:r w:rsidRPr="00E95A11">
          <w:rPr>
            <w:rFonts w:eastAsia="Segoe UI" w:cstheme="minorHAnsi"/>
            <w:color w:val="000000" w:themeColor="text1"/>
            <w:sz w:val="20"/>
            <w:szCs w:val="20"/>
          </w:rPr>
          <w:br/>
        </w:r>
      </w:ins>
      <w:ins w:id="990" w:author="Michel Gerits" w:date="2025-08-31T21:29:00Z">
        <w:r w:rsidR="005B23C0" w:rsidRPr="005B23C0">
          <w:rPr>
            <w:rFonts w:eastAsia="Segoe UI" w:cstheme="minorHAnsi"/>
            <w:color w:val="000000" w:themeColor="text1"/>
            <w:sz w:val="20"/>
            <w:szCs w:val="20"/>
          </w:rPr>
          <w:t>De uitdaging is om de kwaliteit, doorlooptijd en hinder van nutswerken niet langer subjectief te beoordelen, maar via uniforme en automatisch meetbare KPI’s rechtstreeks uit de app en gekoppelde datastromen te monitoren</w:t>
        </w:r>
      </w:ins>
    </w:p>
    <w:p w14:paraId="25822631" w14:textId="77777777" w:rsidR="00EA1831" w:rsidRPr="00E95A11" w:rsidRDefault="00EA1831" w:rsidP="00EA1831">
      <w:pPr>
        <w:spacing w:after="220" w:line="260" w:lineRule="exact"/>
        <w:rPr>
          <w:ins w:id="991" w:author="Michel Gerits" w:date="2025-08-31T21:22:00Z" w16du:dateUtc="2025-08-31T19:22:00Z"/>
          <w:rFonts w:eastAsia="Segoe UI" w:cstheme="minorHAnsi"/>
          <w:color w:val="000000" w:themeColor="text1"/>
          <w:sz w:val="20"/>
          <w:szCs w:val="20"/>
        </w:rPr>
      </w:pPr>
      <w:ins w:id="992" w:author="Michel Gerits" w:date="2025-08-31T21:22:00Z" w16du:dateUtc="2025-08-31T19:22:00Z">
        <w:r w:rsidRPr="00E95A11">
          <w:rPr>
            <w:rFonts w:eastAsia="Segoe UI" w:cstheme="minorHAnsi"/>
            <w:b/>
            <w:bCs/>
            <w:color w:val="000000" w:themeColor="text1"/>
            <w:sz w:val="20"/>
            <w:szCs w:val="20"/>
          </w:rPr>
          <w:lastRenderedPageBreak/>
          <w:t>Oplossing</w:t>
        </w:r>
        <w:r>
          <w:rPr>
            <w:rFonts w:eastAsia="Segoe UI" w:cstheme="minorHAnsi"/>
            <w:b/>
            <w:bCs/>
            <w:color w:val="000000" w:themeColor="text1"/>
            <w:sz w:val="20"/>
            <w:szCs w:val="20"/>
          </w:rPr>
          <w:t xml:space="preserve">  </w:t>
        </w:r>
      </w:ins>
    </w:p>
    <w:p w14:paraId="02F4AAC9" w14:textId="1529EA1C" w:rsidR="00A54A6B" w:rsidRPr="00A54A6B" w:rsidRDefault="006A293F">
      <w:pPr>
        <w:spacing w:after="0" w:line="260" w:lineRule="exact"/>
        <w:rPr>
          <w:ins w:id="993" w:author="Michel Gerits" w:date="2025-08-31T21:22:00Z"/>
          <w:rFonts w:eastAsia="Segoe UI" w:cstheme="minorHAnsi"/>
          <w:b/>
          <w:bCs/>
          <w:color w:val="000000" w:themeColor="text1"/>
          <w:sz w:val="20"/>
          <w:szCs w:val="20"/>
        </w:rPr>
        <w:pPrChange w:id="994" w:author="Michel Gerits" w:date="2025-08-31T21:23:00Z" w16du:dateUtc="2025-08-31T19:23:00Z">
          <w:pPr>
            <w:spacing w:after="220" w:line="260" w:lineRule="exact"/>
          </w:pPr>
        </w:pPrChange>
      </w:pPr>
      <w:ins w:id="995" w:author="Michel Gerits" w:date="2025-08-31T21:28:00Z" w16du:dateUtc="2025-08-31T19:28:00Z">
        <w:r>
          <w:rPr>
            <w:rFonts w:eastAsia="Segoe UI" w:cstheme="minorHAnsi"/>
            <w:b/>
            <w:bCs/>
            <w:color w:val="000000" w:themeColor="text1"/>
            <w:sz w:val="20"/>
            <w:szCs w:val="20"/>
          </w:rPr>
          <w:t xml:space="preserve">1. </w:t>
        </w:r>
      </w:ins>
      <w:ins w:id="996" w:author="Michel Gerits" w:date="2025-08-31T21:22:00Z">
        <w:r w:rsidR="00A54A6B" w:rsidRPr="00A54A6B">
          <w:rPr>
            <w:rFonts w:eastAsia="Segoe UI" w:cstheme="minorHAnsi"/>
            <w:b/>
            <w:bCs/>
            <w:color w:val="000000" w:themeColor="text1"/>
            <w:sz w:val="20"/>
            <w:szCs w:val="20"/>
          </w:rPr>
          <w:t>Kwaliteit van herstel</w:t>
        </w:r>
      </w:ins>
    </w:p>
    <w:p w14:paraId="7F4894F1" w14:textId="72431886" w:rsidR="00A54A6B" w:rsidRPr="00A54A6B" w:rsidRDefault="00A54A6B">
      <w:pPr>
        <w:numPr>
          <w:ilvl w:val="0"/>
          <w:numId w:val="130"/>
        </w:numPr>
        <w:spacing w:after="0" w:line="260" w:lineRule="exact"/>
        <w:rPr>
          <w:ins w:id="997" w:author="Michel Gerits" w:date="2025-08-31T21:22:00Z"/>
          <w:rFonts w:eastAsia="Segoe UI" w:cstheme="minorHAnsi"/>
          <w:color w:val="000000" w:themeColor="text1"/>
          <w:sz w:val="20"/>
          <w:szCs w:val="20"/>
          <w:rPrChange w:id="998" w:author="Michel Gerits" w:date="2025-08-31T21:22:00Z" w16du:dateUtc="2025-08-31T19:22:00Z">
            <w:rPr>
              <w:ins w:id="999" w:author="Michel Gerits" w:date="2025-08-31T21:22:00Z"/>
              <w:rFonts w:eastAsia="Segoe UI" w:cstheme="minorHAnsi"/>
              <w:b/>
              <w:bCs/>
              <w:color w:val="000000" w:themeColor="text1"/>
              <w:sz w:val="20"/>
              <w:szCs w:val="20"/>
            </w:rPr>
          </w:rPrChange>
        </w:rPr>
        <w:pPrChange w:id="1000" w:author="Michel Gerits" w:date="2025-08-31T21:23:00Z" w16du:dateUtc="2025-08-31T19:23:00Z">
          <w:pPr>
            <w:numPr>
              <w:numId w:val="130"/>
            </w:numPr>
            <w:tabs>
              <w:tab w:val="num" w:pos="720"/>
            </w:tabs>
            <w:spacing w:after="220" w:line="260" w:lineRule="exact"/>
            <w:ind w:left="720" w:hanging="360"/>
          </w:pPr>
        </w:pPrChange>
      </w:pPr>
      <w:ins w:id="1001" w:author="Michel Gerits" w:date="2025-08-31T21:22:00Z">
        <w:r w:rsidRPr="00A54A6B">
          <w:rPr>
            <w:rFonts w:eastAsia="Segoe UI" w:cstheme="minorHAnsi"/>
            <w:color w:val="000000" w:themeColor="text1"/>
            <w:sz w:val="20"/>
            <w:szCs w:val="20"/>
            <w:rPrChange w:id="1002" w:author="Michel Gerits" w:date="2025-08-31T21:22:00Z" w16du:dateUtc="2025-08-31T19:22:00Z">
              <w:rPr>
                <w:rFonts w:eastAsia="Segoe UI" w:cstheme="minorHAnsi"/>
                <w:b/>
                <w:bCs/>
                <w:color w:val="000000" w:themeColor="text1"/>
                <w:sz w:val="20"/>
                <w:szCs w:val="20"/>
              </w:rPr>
            </w:rPrChange>
          </w:rPr>
          <w:t>Baseline: in 2024 werd bij &gt;</w:t>
        </w:r>
      </w:ins>
      <w:r w:rsidR="00422C11">
        <w:rPr>
          <w:rFonts w:eastAsia="Segoe UI" w:cstheme="minorHAnsi"/>
          <w:color w:val="000000" w:themeColor="text1"/>
          <w:sz w:val="20"/>
          <w:szCs w:val="20"/>
        </w:rPr>
        <w:t>7</w:t>
      </w:r>
      <w:ins w:id="1003" w:author="Michel Gerits" w:date="2025-08-31T21:22:00Z">
        <w:r w:rsidRPr="00A54A6B">
          <w:rPr>
            <w:rFonts w:eastAsia="Segoe UI" w:cstheme="minorHAnsi"/>
            <w:color w:val="000000" w:themeColor="text1"/>
            <w:sz w:val="20"/>
            <w:szCs w:val="20"/>
            <w:rPrChange w:id="1004" w:author="Michel Gerits" w:date="2025-08-31T21:22:00Z" w16du:dateUtc="2025-08-31T19:22:00Z">
              <w:rPr>
                <w:rFonts w:eastAsia="Segoe UI" w:cstheme="minorHAnsi"/>
                <w:b/>
                <w:bCs/>
                <w:color w:val="000000" w:themeColor="text1"/>
                <w:sz w:val="20"/>
                <w:szCs w:val="20"/>
              </w:rPr>
            </w:rPrChange>
          </w:rPr>
          <w:t>0% van de gecontroleerde nutsherstellingen een fout of tekortkoming vastgesteld (rapport vaststellers).</w:t>
        </w:r>
      </w:ins>
    </w:p>
    <w:p w14:paraId="1E86DD0A" w14:textId="77777777" w:rsidR="00A54A6B" w:rsidRPr="00A54A6B" w:rsidRDefault="00A54A6B">
      <w:pPr>
        <w:numPr>
          <w:ilvl w:val="0"/>
          <w:numId w:val="130"/>
        </w:numPr>
        <w:spacing w:after="0" w:line="260" w:lineRule="exact"/>
        <w:rPr>
          <w:ins w:id="1005" w:author="Michel Gerits" w:date="2025-08-31T21:22:00Z"/>
          <w:rFonts w:eastAsia="Segoe UI" w:cstheme="minorHAnsi"/>
          <w:color w:val="000000" w:themeColor="text1"/>
          <w:sz w:val="20"/>
          <w:szCs w:val="20"/>
          <w:rPrChange w:id="1006" w:author="Michel Gerits" w:date="2025-08-31T21:22:00Z" w16du:dateUtc="2025-08-31T19:22:00Z">
            <w:rPr>
              <w:ins w:id="1007" w:author="Michel Gerits" w:date="2025-08-31T21:22:00Z"/>
              <w:rFonts w:eastAsia="Segoe UI" w:cstheme="minorHAnsi"/>
              <w:b/>
              <w:bCs/>
              <w:color w:val="000000" w:themeColor="text1"/>
              <w:sz w:val="20"/>
              <w:szCs w:val="20"/>
            </w:rPr>
          </w:rPrChange>
        </w:rPr>
        <w:pPrChange w:id="1008" w:author="Michel Gerits" w:date="2025-08-31T21:23:00Z" w16du:dateUtc="2025-08-31T19:23:00Z">
          <w:pPr>
            <w:numPr>
              <w:numId w:val="130"/>
            </w:numPr>
            <w:tabs>
              <w:tab w:val="num" w:pos="720"/>
            </w:tabs>
            <w:spacing w:after="220" w:line="260" w:lineRule="exact"/>
            <w:ind w:left="720" w:hanging="360"/>
          </w:pPr>
        </w:pPrChange>
      </w:pPr>
      <w:ins w:id="1009" w:author="Michel Gerits" w:date="2025-08-31T21:22:00Z">
        <w:r w:rsidRPr="00A54A6B">
          <w:rPr>
            <w:rFonts w:eastAsia="Segoe UI" w:cstheme="minorHAnsi"/>
            <w:color w:val="000000" w:themeColor="text1"/>
            <w:sz w:val="20"/>
            <w:szCs w:val="20"/>
            <w:rPrChange w:id="1010" w:author="Michel Gerits" w:date="2025-08-31T21:22:00Z" w16du:dateUtc="2025-08-31T19:22:00Z">
              <w:rPr>
                <w:rFonts w:eastAsia="Segoe UI" w:cstheme="minorHAnsi"/>
                <w:b/>
                <w:bCs/>
                <w:color w:val="000000" w:themeColor="text1"/>
                <w:sz w:val="20"/>
                <w:szCs w:val="20"/>
              </w:rPr>
            </w:rPrChange>
          </w:rPr>
          <w:t>Target: tegen einde MVP-fase (M24) &lt;25% fouten → een verbetering van 30%.</w:t>
        </w:r>
      </w:ins>
    </w:p>
    <w:p w14:paraId="36DA7A03" w14:textId="77777777" w:rsidR="00A54A6B" w:rsidRDefault="00A54A6B" w:rsidP="00A54A6B">
      <w:pPr>
        <w:numPr>
          <w:ilvl w:val="0"/>
          <w:numId w:val="130"/>
        </w:numPr>
        <w:spacing w:after="0" w:line="260" w:lineRule="exact"/>
        <w:rPr>
          <w:ins w:id="1011" w:author="Michel Gerits" w:date="2025-08-31T21:27:00Z" w16du:dateUtc="2025-08-31T19:27:00Z"/>
          <w:rFonts w:eastAsia="Segoe UI" w:cstheme="minorHAnsi"/>
          <w:color w:val="000000" w:themeColor="text1"/>
          <w:sz w:val="20"/>
          <w:szCs w:val="20"/>
        </w:rPr>
      </w:pPr>
      <w:ins w:id="1012" w:author="Michel Gerits" w:date="2025-08-31T21:22:00Z">
        <w:r w:rsidRPr="00A54A6B">
          <w:rPr>
            <w:rFonts w:eastAsia="Segoe UI" w:cstheme="minorHAnsi"/>
            <w:color w:val="000000" w:themeColor="text1"/>
            <w:sz w:val="20"/>
            <w:szCs w:val="20"/>
            <w:rPrChange w:id="1013" w:author="Michel Gerits" w:date="2025-08-31T21:22:00Z" w16du:dateUtc="2025-08-31T19:22:00Z">
              <w:rPr>
                <w:rFonts w:eastAsia="Segoe UI" w:cstheme="minorHAnsi"/>
                <w:b/>
                <w:bCs/>
                <w:color w:val="000000" w:themeColor="text1"/>
                <w:sz w:val="20"/>
                <w:szCs w:val="20"/>
              </w:rPr>
            </w:rPrChange>
          </w:rPr>
          <w:t>Meetmethode: steekproefcontroles en vaststellingsapp met AI-beeldherkenning, gevalideerd door toezichters.</w:t>
        </w:r>
      </w:ins>
    </w:p>
    <w:p w14:paraId="66CB6EF6" w14:textId="77777777" w:rsidR="006A293F" w:rsidRPr="00A54A6B" w:rsidRDefault="006A293F">
      <w:pPr>
        <w:spacing w:after="0" w:line="260" w:lineRule="exact"/>
        <w:ind w:left="720"/>
        <w:rPr>
          <w:ins w:id="1014" w:author="Michel Gerits" w:date="2025-08-31T21:22:00Z"/>
          <w:rFonts w:eastAsia="Segoe UI" w:cstheme="minorHAnsi"/>
          <w:color w:val="000000" w:themeColor="text1"/>
          <w:sz w:val="20"/>
          <w:szCs w:val="20"/>
          <w:rPrChange w:id="1015" w:author="Michel Gerits" w:date="2025-08-31T21:22:00Z" w16du:dateUtc="2025-08-31T19:22:00Z">
            <w:rPr>
              <w:ins w:id="1016" w:author="Michel Gerits" w:date="2025-08-31T21:22:00Z"/>
              <w:rFonts w:eastAsia="Segoe UI" w:cstheme="minorHAnsi"/>
              <w:b/>
              <w:bCs/>
              <w:color w:val="000000" w:themeColor="text1"/>
              <w:sz w:val="20"/>
              <w:szCs w:val="20"/>
            </w:rPr>
          </w:rPrChange>
        </w:rPr>
        <w:pPrChange w:id="1017" w:author="Michel Gerits" w:date="2025-08-31T21:27:00Z" w16du:dateUtc="2025-08-31T19:27:00Z">
          <w:pPr>
            <w:numPr>
              <w:numId w:val="130"/>
            </w:numPr>
            <w:tabs>
              <w:tab w:val="num" w:pos="720"/>
            </w:tabs>
            <w:spacing w:after="220" w:line="260" w:lineRule="exact"/>
            <w:ind w:left="720" w:hanging="360"/>
          </w:pPr>
        </w:pPrChange>
      </w:pPr>
    </w:p>
    <w:p w14:paraId="76879376" w14:textId="77777777" w:rsidR="00A54A6B" w:rsidRPr="00A54A6B" w:rsidRDefault="00A54A6B">
      <w:pPr>
        <w:spacing w:after="0" w:line="260" w:lineRule="exact"/>
        <w:rPr>
          <w:ins w:id="1018" w:author="Michel Gerits" w:date="2025-08-31T21:22:00Z"/>
          <w:rFonts w:eastAsia="Segoe UI" w:cstheme="minorHAnsi"/>
          <w:b/>
          <w:bCs/>
          <w:color w:val="000000" w:themeColor="text1"/>
          <w:sz w:val="20"/>
          <w:szCs w:val="20"/>
        </w:rPr>
        <w:pPrChange w:id="1019" w:author="Michel Gerits" w:date="2025-08-31T21:23:00Z" w16du:dateUtc="2025-08-31T19:23:00Z">
          <w:pPr>
            <w:spacing w:after="220" w:line="260" w:lineRule="exact"/>
          </w:pPr>
        </w:pPrChange>
      </w:pPr>
      <w:ins w:id="1020" w:author="Michel Gerits" w:date="2025-08-31T21:22:00Z">
        <w:r w:rsidRPr="00A54A6B">
          <w:rPr>
            <w:rFonts w:eastAsia="Segoe UI" w:cstheme="minorHAnsi"/>
            <w:b/>
            <w:bCs/>
            <w:color w:val="000000" w:themeColor="text1"/>
            <w:sz w:val="20"/>
            <w:szCs w:val="20"/>
          </w:rPr>
          <w:t>2. Doorlooptijd herstelling</w:t>
        </w:r>
      </w:ins>
    </w:p>
    <w:p w14:paraId="4A3115EB" w14:textId="77777777" w:rsidR="00A54A6B" w:rsidRPr="00A54A6B" w:rsidRDefault="00A54A6B">
      <w:pPr>
        <w:numPr>
          <w:ilvl w:val="0"/>
          <w:numId w:val="131"/>
        </w:numPr>
        <w:spacing w:after="0" w:line="260" w:lineRule="exact"/>
        <w:rPr>
          <w:ins w:id="1021" w:author="Michel Gerits" w:date="2025-08-31T21:22:00Z"/>
          <w:rFonts w:eastAsia="Segoe UI" w:cstheme="minorHAnsi"/>
          <w:color w:val="000000" w:themeColor="text1"/>
          <w:sz w:val="20"/>
          <w:szCs w:val="20"/>
          <w:rPrChange w:id="1022" w:author="Michel Gerits" w:date="2025-08-31T21:23:00Z" w16du:dateUtc="2025-08-31T19:23:00Z">
            <w:rPr>
              <w:ins w:id="1023" w:author="Michel Gerits" w:date="2025-08-31T21:22:00Z"/>
              <w:rFonts w:eastAsia="Segoe UI" w:cstheme="minorHAnsi"/>
              <w:b/>
              <w:bCs/>
              <w:color w:val="000000" w:themeColor="text1"/>
              <w:sz w:val="20"/>
              <w:szCs w:val="20"/>
            </w:rPr>
          </w:rPrChange>
        </w:rPr>
        <w:pPrChange w:id="1024" w:author="Michel Gerits" w:date="2025-08-31T21:23:00Z" w16du:dateUtc="2025-08-31T19:23:00Z">
          <w:pPr>
            <w:numPr>
              <w:numId w:val="131"/>
            </w:numPr>
            <w:tabs>
              <w:tab w:val="num" w:pos="720"/>
            </w:tabs>
            <w:spacing w:after="220" w:line="260" w:lineRule="exact"/>
            <w:ind w:left="720" w:hanging="360"/>
          </w:pPr>
        </w:pPrChange>
      </w:pPr>
      <w:ins w:id="1025" w:author="Michel Gerits" w:date="2025-08-31T21:22:00Z">
        <w:r w:rsidRPr="00A54A6B">
          <w:rPr>
            <w:rFonts w:eastAsia="Segoe UI" w:cstheme="minorHAnsi"/>
            <w:color w:val="000000" w:themeColor="text1"/>
            <w:sz w:val="20"/>
            <w:szCs w:val="20"/>
            <w:rPrChange w:id="1026" w:author="Michel Gerits" w:date="2025-08-31T21:23:00Z" w16du:dateUtc="2025-08-31T19:23:00Z">
              <w:rPr>
                <w:rFonts w:eastAsia="Segoe UI" w:cstheme="minorHAnsi"/>
                <w:b/>
                <w:bCs/>
                <w:color w:val="000000" w:themeColor="text1"/>
                <w:sz w:val="20"/>
                <w:szCs w:val="20"/>
              </w:rPr>
            </w:rPrChange>
          </w:rPr>
          <w:t>Baseline: mediane hersteltijd van nutswerken in Antwerpen = ca. 20 werkdagen (KPMG-studie &amp; retributiepiloot).</w:t>
        </w:r>
      </w:ins>
    </w:p>
    <w:p w14:paraId="5822C28B" w14:textId="77777777" w:rsidR="00A54A6B" w:rsidRPr="00A54A6B" w:rsidRDefault="00A54A6B">
      <w:pPr>
        <w:numPr>
          <w:ilvl w:val="0"/>
          <w:numId w:val="131"/>
        </w:numPr>
        <w:spacing w:after="0" w:line="260" w:lineRule="exact"/>
        <w:rPr>
          <w:ins w:id="1027" w:author="Michel Gerits" w:date="2025-08-31T21:22:00Z"/>
          <w:rFonts w:eastAsia="Segoe UI" w:cstheme="minorHAnsi"/>
          <w:color w:val="000000" w:themeColor="text1"/>
          <w:sz w:val="20"/>
          <w:szCs w:val="20"/>
          <w:rPrChange w:id="1028" w:author="Michel Gerits" w:date="2025-08-31T21:23:00Z" w16du:dateUtc="2025-08-31T19:23:00Z">
            <w:rPr>
              <w:ins w:id="1029" w:author="Michel Gerits" w:date="2025-08-31T21:22:00Z"/>
              <w:rFonts w:eastAsia="Segoe UI" w:cstheme="minorHAnsi"/>
              <w:b/>
              <w:bCs/>
              <w:color w:val="000000" w:themeColor="text1"/>
              <w:sz w:val="20"/>
              <w:szCs w:val="20"/>
            </w:rPr>
          </w:rPrChange>
        </w:rPr>
        <w:pPrChange w:id="1030" w:author="Michel Gerits" w:date="2025-08-31T21:23:00Z" w16du:dateUtc="2025-08-31T19:23:00Z">
          <w:pPr>
            <w:numPr>
              <w:numId w:val="131"/>
            </w:numPr>
            <w:tabs>
              <w:tab w:val="num" w:pos="720"/>
            </w:tabs>
            <w:spacing w:after="220" w:line="260" w:lineRule="exact"/>
            <w:ind w:left="720" w:hanging="360"/>
          </w:pPr>
        </w:pPrChange>
      </w:pPr>
      <w:ins w:id="1031" w:author="Michel Gerits" w:date="2025-08-31T21:22:00Z">
        <w:r w:rsidRPr="00A54A6B">
          <w:rPr>
            <w:rFonts w:eastAsia="Segoe UI" w:cstheme="minorHAnsi"/>
            <w:color w:val="000000" w:themeColor="text1"/>
            <w:sz w:val="20"/>
            <w:szCs w:val="20"/>
            <w:rPrChange w:id="1032" w:author="Michel Gerits" w:date="2025-08-31T21:23:00Z" w16du:dateUtc="2025-08-31T19:23:00Z">
              <w:rPr>
                <w:rFonts w:eastAsia="Segoe UI" w:cstheme="minorHAnsi"/>
                <w:b/>
                <w:bCs/>
                <w:color w:val="000000" w:themeColor="text1"/>
                <w:sz w:val="20"/>
                <w:szCs w:val="20"/>
              </w:rPr>
            </w:rPrChange>
          </w:rPr>
          <w:t>Target: reductie met −25% (naar max. 15 werkdagen) binnen 24 maanden.</w:t>
        </w:r>
      </w:ins>
    </w:p>
    <w:p w14:paraId="488E3719" w14:textId="77777777" w:rsidR="00A54A6B" w:rsidRDefault="00A54A6B" w:rsidP="00A54A6B">
      <w:pPr>
        <w:numPr>
          <w:ilvl w:val="0"/>
          <w:numId w:val="131"/>
        </w:numPr>
        <w:spacing w:after="0" w:line="260" w:lineRule="exact"/>
        <w:rPr>
          <w:ins w:id="1033" w:author="Michel Gerits" w:date="2025-08-31T21:27:00Z" w16du:dateUtc="2025-08-31T19:27:00Z"/>
          <w:rFonts w:eastAsia="Segoe UI" w:cstheme="minorHAnsi"/>
          <w:color w:val="000000" w:themeColor="text1"/>
          <w:sz w:val="20"/>
          <w:szCs w:val="20"/>
        </w:rPr>
      </w:pPr>
      <w:ins w:id="1034" w:author="Michel Gerits" w:date="2025-08-31T21:22:00Z">
        <w:r w:rsidRPr="00A54A6B">
          <w:rPr>
            <w:rFonts w:eastAsia="Segoe UI" w:cstheme="minorHAnsi"/>
            <w:color w:val="000000" w:themeColor="text1"/>
            <w:sz w:val="20"/>
            <w:szCs w:val="20"/>
            <w:rPrChange w:id="1035" w:author="Michel Gerits" w:date="2025-08-31T21:23:00Z" w16du:dateUtc="2025-08-31T19:23:00Z">
              <w:rPr>
                <w:rFonts w:eastAsia="Segoe UI" w:cstheme="minorHAnsi"/>
                <w:b/>
                <w:bCs/>
                <w:color w:val="000000" w:themeColor="text1"/>
                <w:sz w:val="20"/>
                <w:szCs w:val="20"/>
              </w:rPr>
            </w:rPrChange>
          </w:rPr>
          <w:t>Meetmethode: automatische koppeling herstelbon ↔ fotolog ↔ GIPOD-registratie.</w:t>
        </w:r>
      </w:ins>
    </w:p>
    <w:p w14:paraId="0299108B" w14:textId="77777777" w:rsidR="006A293F" w:rsidRPr="00A54A6B" w:rsidRDefault="006A293F">
      <w:pPr>
        <w:spacing w:after="0" w:line="260" w:lineRule="exact"/>
        <w:ind w:left="720"/>
        <w:rPr>
          <w:ins w:id="1036" w:author="Michel Gerits" w:date="2025-08-31T21:22:00Z"/>
          <w:rFonts w:eastAsia="Segoe UI" w:cstheme="minorHAnsi"/>
          <w:color w:val="000000" w:themeColor="text1"/>
          <w:sz w:val="20"/>
          <w:szCs w:val="20"/>
          <w:rPrChange w:id="1037" w:author="Michel Gerits" w:date="2025-08-31T21:23:00Z" w16du:dateUtc="2025-08-31T19:23:00Z">
            <w:rPr>
              <w:ins w:id="1038" w:author="Michel Gerits" w:date="2025-08-31T21:22:00Z"/>
              <w:rFonts w:eastAsia="Segoe UI" w:cstheme="minorHAnsi"/>
              <w:b/>
              <w:bCs/>
              <w:color w:val="000000" w:themeColor="text1"/>
              <w:sz w:val="20"/>
              <w:szCs w:val="20"/>
            </w:rPr>
          </w:rPrChange>
        </w:rPr>
        <w:pPrChange w:id="1039" w:author="Michel Gerits" w:date="2025-08-31T21:27:00Z" w16du:dateUtc="2025-08-31T19:27:00Z">
          <w:pPr>
            <w:numPr>
              <w:numId w:val="131"/>
            </w:numPr>
            <w:tabs>
              <w:tab w:val="num" w:pos="720"/>
            </w:tabs>
            <w:spacing w:after="220" w:line="260" w:lineRule="exact"/>
            <w:ind w:left="720" w:hanging="360"/>
          </w:pPr>
        </w:pPrChange>
      </w:pPr>
    </w:p>
    <w:p w14:paraId="12E48371" w14:textId="77777777" w:rsidR="00A54A6B" w:rsidRPr="00A54A6B" w:rsidRDefault="00A54A6B">
      <w:pPr>
        <w:spacing w:after="0" w:line="260" w:lineRule="exact"/>
        <w:rPr>
          <w:ins w:id="1040" w:author="Michel Gerits" w:date="2025-08-31T21:22:00Z"/>
          <w:rFonts w:eastAsia="Segoe UI" w:cstheme="minorHAnsi"/>
          <w:b/>
          <w:bCs/>
          <w:color w:val="000000" w:themeColor="text1"/>
          <w:sz w:val="20"/>
          <w:szCs w:val="20"/>
        </w:rPr>
        <w:pPrChange w:id="1041" w:author="Michel Gerits" w:date="2025-08-31T21:23:00Z" w16du:dateUtc="2025-08-31T19:23:00Z">
          <w:pPr>
            <w:spacing w:after="220" w:line="260" w:lineRule="exact"/>
          </w:pPr>
        </w:pPrChange>
      </w:pPr>
      <w:ins w:id="1042" w:author="Michel Gerits" w:date="2025-08-31T21:22:00Z">
        <w:r w:rsidRPr="00A54A6B">
          <w:rPr>
            <w:rFonts w:eastAsia="Segoe UI" w:cstheme="minorHAnsi"/>
            <w:b/>
            <w:bCs/>
            <w:color w:val="000000" w:themeColor="text1"/>
            <w:sz w:val="20"/>
            <w:szCs w:val="20"/>
          </w:rPr>
          <w:t>3. Klachten bewoners</w:t>
        </w:r>
      </w:ins>
    </w:p>
    <w:p w14:paraId="639332DB" w14:textId="77777777" w:rsidR="00A54A6B" w:rsidRPr="00A54A6B" w:rsidRDefault="00A54A6B">
      <w:pPr>
        <w:numPr>
          <w:ilvl w:val="0"/>
          <w:numId w:val="132"/>
        </w:numPr>
        <w:spacing w:after="0" w:line="260" w:lineRule="exact"/>
        <w:rPr>
          <w:ins w:id="1043" w:author="Michel Gerits" w:date="2025-08-31T21:22:00Z"/>
          <w:rFonts w:eastAsia="Segoe UI" w:cstheme="minorHAnsi"/>
          <w:color w:val="000000" w:themeColor="text1"/>
          <w:sz w:val="20"/>
          <w:szCs w:val="20"/>
          <w:rPrChange w:id="1044" w:author="Michel Gerits" w:date="2025-08-31T21:23:00Z" w16du:dateUtc="2025-08-31T19:23:00Z">
            <w:rPr>
              <w:ins w:id="1045" w:author="Michel Gerits" w:date="2025-08-31T21:22:00Z"/>
              <w:rFonts w:eastAsia="Segoe UI" w:cstheme="minorHAnsi"/>
              <w:b/>
              <w:bCs/>
              <w:color w:val="000000" w:themeColor="text1"/>
              <w:sz w:val="20"/>
              <w:szCs w:val="20"/>
            </w:rPr>
          </w:rPrChange>
        </w:rPr>
        <w:pPrChange w:id="1046" w:author="Michel Gerits" w:date="2025-08-31T21:23:00Z" w16du:dateUtc="2025-08-31T19:23:00Z">
          <w:pPr>
            <w:numPr>
              <w:numId w:val="132"/>
            </w:numPr>
            <w:tabs>
              <w:tab w:val="num" w:pos="720"/>
            </w:tabs>
            <w:spacing w:after="220" w:line="260" w:lineRule="exact"/>
            <w:ind w:left="720" w:hanging="360"/>
          </w:pPr>
        </w:pPrChange>
      </w:pPr>
      <w:ins w:id="1047" w:author="Michel Gerits" w:date="2025-08-31T21:22:00Z">
        <w:r w:rsidRPr="00A54A6B">
          <w:rPr>
            <w:rFonts w:eastAsia="Segoe UI" w:cstheme="minorHAnsi"/>
            <w:color w:val="000000" w:themeColor="text1"/>
            <w:sz w:val="20"/>
            <w:szCs w:val="20"/>
            <w:rPrChange w:id="1048" w:author="Michel Gerits" w:date="2025-08-31T21:23:00Z" w16du:dateUtc="2025-08-31T19:23:00Z">
              <w:rPr>
                <w:rFonts w:eastAsia="Segoe UI" w:cstheme="minorHAnsi"/>
                <w:b/>
                <w:bCs/>
                <w:color w:val="000000" w:themeColor="text1"/>
                <w:sz w:val="20"/>
                <w:szCs w:val="20"/>
              </w:rPr>
            </w:rPrChange>
          </w:rPr>
          <w:t>Baseline: gemiddeld 120 klachten/maand rond nutswerken (KLM-data 2024).</w:t>
        </w:r>
      </w:ins>
    </w:p>
    <w:p w14:paraId="2112ED3A" w14:textId="77777777" w:rsidR="00A54A6B" w:rsidRPr="00A54A6B" w:rsidRDefault="00A54A6B">
      <w:pPr>
        <w:numPr>
          <w:ilvl w:val="0"/>
          <w:numId w:val="132"/>
        </w:numPr>
        <w:spacing w:after="0" w:line="260" w:lineRule="exact"/>
        <w:rPr>
          <w:ins w:id="1049" w:author="Michel Gerits" w:date="2025-08-31T21:22:00Z"/>
          <w:rFonts w:eastAsia="Segoe UI" w:cstheme="minorHAnsi"/>
          <w:color w:val="000000" w:themeColor="text1"/>
          <w:sz w:val="20"/>
          <w:szCs w:val="20"/>
          <w:rPrChange w:id="1050" w:author="Michel Gerits" w:date="2025-08-31T21:23:00Z" w16du:dateUtc="2025-08-31T19:23:00Z">
            <w:rPr>
              <w:ins w:id="1051" w:author="Michel Gerits" w:date="2025-08-31T21:22:00Z"/>
              <w:rFonts w:eastAsia="Segoe UI" w:cstheme="minorHAnsi"/>
              <w:b/>
              <w:bCs/>
              <w:color w:val="000000" w:themeColor="text1"/>
              <w:sz w:val="20"/>
              <w:szCs w:val="20"/>
            </w:rPr>
          </w:rPrChange>
        </w:rPr>
        <w:pPrChange w:id="1052" w:author="Michel Gerits" w:date="2025-08-31T21:23:00Z" w16du:dateUtc="2025-08-31T19:23:00Z">
          <w:pPr>
            <w:numPr>
              <w:numId w:val="132"/>
            </w:numPr>
            <w:tabs>
              <w:tab w:val="num" w:pos="720"/>
            </w:tabs>
            <w:spacing w:after="220" w:line="260" w:lineRule="exact"/>
            <w:ind w:left="720" w:hanging="360"/>
          </w:pPr>
        </w:pPrChange>
      </w:pPr>
      <w:ins w:id="1053" w:author="Michel Gerits" w:date="2025-08-31T21:22:00Z">
        <w:r w:rsidRPr="00A54A6B">
          <w:rPr>
            <w:rFonts w:eastAsia="Segoe UI" w:cstheme="minorHAnsi"/>
            <w:color w:val="000000" w:themeColor="text1"/>
            <w:sz w:val="20"/>
            <w:szCs w:val="20"/>
            <w:rPrChange w:id="1054" w:author="Michel Gerits" w:date="2025-08-31T21:23:00Z" w16du:dateUtc="2025-08-31T19:23:00Z">
              <w:rPr>
                <w:rFonts w:eastAsia="Segoe UI" w:cstheme="minorHAnsi"/>
                <w:b/>
                <w:bCs/>
                <w:color w:val="000000" w:themeColor="text1"/>
                <w:sz w:val="20"/>
                <w:szCs w:val="20"/>
              </w:rPr>
            </w:rPrChange>
          </w:rPr>
          <w:t>Target: reductie van −20% binnen 2 jaar door betere communicatie en kortere hinder.</w:t>
        </w:r>
      </w:ins>
    </w:p>
    <w:p w14:paraId="6E239299" w14:textId="77777777" w:rsidR="00A54A6B" w:rsidRDefault="00A54A6B" w:rsidP="00A54A6B">
      <w:pPr>
        <w:numPr>
          <w:ilvl w:val="0"/>
          <w:numId w:val="132"/>
        </w:numPr>
        <w:spacing w:after="0" w:line="260" w:lineRule="exact"/>
        <w:rPr>
          <w:ins w:id="1055" w:author="Michel Gerits" w:date="2025-08-31T21:27:00Z" w16du:dateUtc="2025-08-31T19:27:00Z"/>
          <w:rFonts w:eastAsia="Segoe UI" w:cstheme="minorHAnsi"/>
          <w:color w:val="000000" w:themeColor="text1"/>
          <w:sz w:val="20"/>
          <w:szCs w:val="20"/>
        </w:rPr>
      </w:pPr>
      <w:ins w:id="1056" w:author="Michel Gerits" w:date="2025-08-31T21:22:00Z">
        <w:r w:rsidRPr="00A54A6B">
          <w:rPr>
            <w:rFonts w:eastAsia="Segoe UI" w:cstheme="minorHAnsi"/>
            <w:color w:val="000000" w:themeColor="text1"/>
            <w:sz w:val="20"/>
            <w:szCs w:val="20"/>
            <w:rPrChange w:id="1057" w:author="Michel Gerits" w:date="2025-08-31T21:23:00Z" w16du:dateUtc="2025-08-31T19:23:00Z">
              <w:rPr>
                <w:rFonts w:eastAsia="Segoe UI" w:cstheme="minorHAnsi"/>
                <w:b/>
                <w:bCs/>
                <w:color w:val="000000" w:themeColor="text1"/>
                <w:sz w:val="20"/>
                <w:szCs w:val="20"/>
              </w:rPr>
            </w:rPrChange>
          </w:rPr>
          <w:t>Meetmethode: monitoring KLM-registraties en bewonersfeedback via QR-codes/app.</w:t>
        </w:r>
      </w:ins>
    </w:p>
    <w:p w14:paraId="6A15A758" w14:textId="77777777" w:rsidR="006A293F" w:rsidRPr="00A54A6B" w:rsidRDefault="006A293F">
      <w:pPr>
        <w:spacing w:after="0" w:line="260" w:lineRule="exact"/>
        <w:ind w:left="720"/>
        <w:rPr>
          <w:ins w:id="1058" w:author="Michel Gerits" w:date="2025-08-31T21:22:00Z"/>
          <w:rFonts w:eastAsia="Segoe UI" w:cstheme="minorHAnsi"/>
          <w:color w:val="000000" w:themeColor="text1"/>
          <w:sz w:val="20"/>
          <w:szCs w:val="20"/>
          <w:rPrChange w:id="1059" w:author="Michel Gerits" w:date="2025-08-31T21:23:00Z" w16du:dateUtc="2025-08-31T19:23:00Z">
            <w:rPr>
              <w:ins w:id="1060" w:author="Michel Gerits" w:date="2025-08-31T21:22:00Z"/>
              <w:rFonts w:eastAsia="Segoe UI" w:cstheme="minorHAnsi"/>
              <w:b/>
              <w:bCs/>
              <w:color w:val="000000" w:themeColor="text1"/>
              <w:sz w:val="20"/>
              <w:szCs w:val="20"/>
            </w:rPr>
          </w:rPrChange>
        </w:rPr>
        <w:pPrChange w:id="1061" w:author="Michel Gerits" w:date="2025-08-31T21:27:00Z" w16du:dateUtc="2025-08-31T19:27:00Z">
          <w:pPr>
            <w:numPr>
              <w:numId w:val="132"/>
            </w:numPr>
            <w:tabs>
              <w:tab w:val="num" w:pos="720"/>
            </w:tabs>
            <w:spacing w:after="220" w:line="260" w:lineRule="exact"/>
            <w:ind w:left="720" w:hanging="360"/>
          </w:pPr>
        </w:pPrChange>
      </w:pPr>
    </w:p>
    <w:p w14:paraId="65BBF130" w14:textId="77777777" w:rsidR="00A54A6B" w:rsidRPr="00A54A6B" w:rsidRDefault="00A54A6B">
      <w:pPr>
        <w:spacing w:after="0" w:line="260" w:lineRule="exact"/>
        <w:rPr>
          <w:ins w:id="1062" w:author="Michel Gerits" w:date="2025-08-31T21:22:00Z"/>
          <w:rFonts w:eastAsia="Segoe UI" w:cstheme="minorHAnsi"/>
          <w:b/>
          <w:bCs/>
          <w:color w:val="000000" w:themeColor="text1"/>
          <w:sz w:val="20"/>
          <w:szCs w:val="20"/>
        </w:rPr>
        <w:pPrChange w:id="1063" w:author="Michel Gerits" w:date="2025-08-31T21:23:00Z" w16du:dateUtc="2025-08-31T19:23:00Z">
          <w:pPr>
            <w:spacing w:after="220" w:line="260" w:lineRule="exact"/>
          </w:pPr>
        </w:pPrChange>
      </w:pPr>
      <w:ins w:id="1064" w:author="Michel Gerits" w:date="2025-08-31T21:22:00Z">
        <w:r w:rsidRPr="00A54A6B">
          <w:rPr>
            <w:rFonts w:eastAsia="Segoe UI" w:cstheme="minorHAnsi"/>
            <w:b/>
            <w:bCs/>
            <w:color w:val="000000" w:themeColor="text1"/>
            <w:sz w:val="20"/>
            <w:szCs w:val="20"/>
          </w:rPr>
          <w:t>4. Datacompletude &amp; OSLO-conformiteit</w:t>
        </w:r>
      </w:ins>
    </w:p>
    <w:p w14:paraId="7620B725" w14:textId="1310B475" w:rsidR="00A54A6B" w:rsidRPr="00A54A6B" w:rsidRDefault="00A54A6B">
      <w:pPr>
        <w:numPr>
          <w:ilvl w:val="0"/>
          <w:numId w:val="133"/>
        </w:numPr>
        <w:spacing w:after="0" w:line="260" w:lineRule="exact"/>
        <w:rPr>
          <w:ins w:id="1065" w:author="Michel Gerits" w:date="2025-08-31T21:22:00Z"/>
          <w:rFonts w:eastAsia="Segoe UI" w:cstheme="minorHAnsi"/>
          <w:color w:val="000000" w:themeColor="text1"/>
          <w:sz w:val="20"/>
          <w:szCs w:val="20"/>
          <w:rPrChange w:id="1066" w:author="Michel Gerits" w:date="2025-08-31T21:23:00Z" w16du:dateUtc="2025-08-31T19:23:00Z">
            <w:rPr>
              <w:ins w:id="1067" w:author="Michel Gerits" w:date="2025-08-31T21:22:00Z"/>
              <w:rFonts w:eastAsia="Segoe UI" w:cstheme="minorHAnsi"/>
              <w:b/>
              <w:bCs/>
              <w:color w:val="000000" w:themeColor="text1"/>
              <w:sz w:val="20"/>
              <w:szCs w:val="20"/>
            </w:rPr>
          </w:rPrChange>
        </w:rPr>
        <w:pPrChange w:id="1068" w:author="Michel Gerits" w:date="2025-08-31T21:23:00Z" w16du:dateUtc="2025-08-31T19:23:00Z">
          <w:pPr>
            <w:numPr>
              <w:numId w:val="133"/>
            </w:numPr>
            <w:tabs>
              <w:tab w:val="num" w:pos="720"/>
            </w:tabs>
            <w:spacing w:after="220" w:line="260" w:lineRule="exact"/>
            <w:ind w:left="720" w:hanging="360"/>
          </w:pPr>
        </w:pPrChange>
      </w:pPr>
      <w:ins w:id="1069" w:author="Michel Gerits" w:date="2025-08-31T21:22:00Z">
        <w:r w:rsidRPr="00A54A6B">
          <w:rPr>
            <w:rFonts w:eastAsia="Segoe UI" w:cstheme="minorHAnsi"/>
            <w:color w:val="000000" w:themeColor="text1"/>
            <w:sz w:val="20"/>
            <w:szCs w:val="20"/>
            <w:rPrChange w:id="1070" w:author="Michel Gerits" w:date="2025-08-31T21:23:00Z" w16du:dateUtc="2025-08-31T19:23:00Z">
              <w:rPr>
                <w:rFonts w:eastAsia="Segoe UI" w:cstheme="minorHAnsi"/>
                <w:b/>
                <w:bCs/>
                <w:color w:val="000000" w:themeColor="text1"/>
                <w:sz w:val="20"/>
                <w:szCs w:val="20"/>
              </w:rPr>
            </w:rPrChange>
          </w:rPr>
          <w:t>Baseline: in 2024 zijn &lt;30% van de nutsdossiers volledig en conform geregistreerd in GIPOD.</w:t>
        </w:r>
      </w:ins>
    </w:p>
    <w:p w14:paraId="601EF82E" w14:textId="2EE1B475" w:rsidR="00A54A6B" w:rsidRPr="00A54A6B" w:rsidRDefault="00A54A6B">
      <w:pPr>
        <w:numPr>
          <w:ilvl w:val="0"/>
          <w:numId w:val="133"/>
        </w:numPr>
        <w:spacing w:after="0" w:line="260" w:lineRule="exact"/>
        <w:rPr>
          <w:ins w:id="1071" w:author="Michel Gerits" w:date="2025-08-31T21:22:00Z"/>
          <w:rFonts w:eastAsia="Segoe UI" w:cstheme="minorHAnsi"/>
          <w:color w:val="000000" w:themeColor="text1"/>
          <w:sz w:val="20"/>
          <w:szCs w:val="20"/>
          <w:rPrChange w:id="1072" w:author="Michel Gerits" w:date="2025-08-31T21:23:00Z" w16du:dateUtc="2025-08-31T19:23:00Z">
            <w:rPr>
              <w:ins w:id="1073" w:author="Michel Gerits" w:date="2025-08-31T21:22:00Z"/>
              <w:rFonts w:eastAsia="Segoe UI" w:cstheme="minorHAnsi"/>
              <w:b/>
              <w:bCs/>
              <w:color w:val="000000" w:themeColor="text1"/>
              <w:sz w:val="20"/>
              <w:szCs w:val="20"/>
            </w:rPr>
          </w:rPrChange>
        </w:rPr>
        <w:pPrChange w:id="1074" w:author="Michel Gerits" w:date="2025-08-31T21:23:00Z" w16du:dateUtc="2025-08-31T19:23:00Z">
          <w:pPr>
            <w:numPr>
              <w:numId w:val="133"/>
            </w:numPr>
            <w:tabs>
              <w:tab w:val="num" w:pos="720"/>
            </w:tabs>
            <w:spacing w:after="220" w:line="260" w:lineRule="exact"/>
            <w:ind w:left="720" w:hanging="360"/>
          </w:pPr>
        </w:pPrChange>
      </w:pPr>
      <w:ins w:id="1075" w:author="Michel Gerits" w:date="2025-08-31T21:22:00Z">
        <w:r w:rsidRPr="00A54A6B">
          <w:rPr>
            <w:rFonts w:eastAsia="Segoe UI" w:cstheme="minorHAnsi"/>
            <w:color w:val="000000" w:themeColor="text1"/>
            <w:sz w:val="20"/>
            <w:szCs w:val="20"/>
            <w:rPrChange w:id="1076" w:author="Michel Gerits" w:date="2025-08-31T21:23:00Z" w16du:dateUtc="2025-08-31T19:23:00Z">
              <w:rPr>
                <w:rFonts w:eastAsia="Segoe UI" w:cstheme="minorHAnsi"/>
                <w:b/>
                <w:bCs/>
                <w:color w:val="000000" w:themeColor="text1"/>
                <w:sz w:val="20"/>
                <w:szCs w:val="20"/>
              </w:rPr>
            </w:rPrChange>
          </w:rPr>
          <w:t>Target: +</w:t>
        </w:r>
      </w:ins>
      <w:r w:rsidR="007C3874">
        <w:rPr>
          <w:rFonts w:eastAsia="Segoe UI" w:cstheme="minorHAnsi"/>
          <w:color w:val="000000" w:themeColor="text1"/>
          <w:sz w:val="20"/>
          <w:szCs w:val="20"/>
        </w:rPr>
        <w:t>30</w:t>
      </w:r>
      <w:ins w:id="1077" w:author="Michel Gerits" w:date="2025-08-31T21:22:00Z">
        <w:r w:rsidRPr="00A54A6B">
          <w:rPr>
            <w:rFonts w:eastAsia="Segoe UI" w:cstheme="minorHAnsi"/>
            <w:color w:val="000000" w:themeColor="text1"/>
            <w:sz w:val="20"/>
            <w:szCs w:val="20"/>
            <w:rPrChange w:id="1078" w:author="Michel Gerits" w:date="2025-08-31T21:23:00Z" w16du:dateUtc="2025-08-31T19:23:00Z">
              <w:rPr>
                <w:rFonts w:eastAsia="Segoe UI" w:cstheme="minorHAnsi"/>
                <w:b/>
                <w:bCs/>
                <w:color w:val="000000" w:themeColor="text1"/>
                <w:sz w:val="20"/>
                <w:szCs w:val="20"/>
              </w:rPr>
            </w:rPrChange>
          </w:rPr>
          <w:t>% OSLO-conformiteit tegen M18; 80% conformiteit bij projectafsluiting.</w:t>
        </w:r>
      </w:ins>
    </w:p>
    <w:p w14:paraId="1F23F2BA" w14:textId="77777777" w:rsidR="00A54A6B" w:rsidRDefault="00A54A6B" w:rsidP="00A54A6B">
      <w:pPr>
        <w:numPr>
          <w:ilvl w:val="0"/>
          <w:numId w:val="133"/>
        </w:numPr>
        <w:spacing w:after="0" w:line="260" w:lineRule="exact"/>
        <w:rPr>
          <w:ins w:id="1079" w:author="Michel Gerits" w:date="2025-08-31T21:27:00Z" w16du:dateUtc="2025-08-31T19:27:00Z"/>
          <w:rFonts w:eastAsia="Segoe UI" w:cstheme="minorHAnsi"/>
          <w:color w:val="000000" w:themeColor="text1"/>
          <w:sz w:val="20"/>
          <w:szCs w:val="20"/>
        </w:rPr>
      </w:pPr>
      <w:ins w:id="1080" w:author="Michel Gerits" w:date="2025-08-31T21:22:00Z">
        <w:r w:rsidRPr="00A54A6B">
          <w:rPr>
            <w:rFonts w:eastAsia="Segoe UI" w:cstheme="minorHAnsi"/>
            <w:color w:val="000000" w:themeColor="text1"/>
            <w:sz w:val="20"/>
            <w:szCs w:val="20"/>
            <w:rPrChange w:id="1081" w:author="Michel Gerits" w:date="2025-08-31T21:23:00Z" w16du:dateUtc="2025-08-31T19:23:00Z">
              <w:rPr>
                <w:rFonts w:eastAsia="Segoe UI" w:cstheme="minorHAnsi"/>
                <w:b/>
                <w:bCs/>
                <w:color w:val="000000" w:themeColor="text1"/>
                <w:sz w:val="20"/>
                <w:szCs w:val="20"/>
              </w:rPr>
            </w:rPrChange>
          </w:rPr>
          <w:t>Meetmethode: automatische validatie via OSLO-schema’s.</w:t>
        </w:r>
      </w:ins>
    </w:p>
    <w:p w14:paraId="5E510242" w14:textId="77777777" w:rsidR="006A293F" w:rsidRPr="00A54A6B" w:rsidRDefault="006A293F">
      <w:pPr>
        <w:spacing w:after="0" w:line="260" w:lineRule="exact"/>
        <w:ind w:left="720"/>
        <w:rPr>
          <w:ins w:id="1082" w:author="Michel Gerits" w:date="2025-08-31T21:22:00Z"/>
          <w:rFonts w:eastAsia="Segoe UI" w:cstheme="minorHAnsi"/>
          <w:color w:val="000000" w:themeColor="text1"/>
          <w:sz w:val="20"/>
          <w:szCs w:val="20"/>
          <w:rPrChange w:id="1083" w:author="Michel Gerits" w:date="2025-08-31T21:23:00Z" w16du:dateUtc="2025-08-31T19:23:00Z">
            <w:rPr>
              <w:ins w:id="1084" w:author="Michel Gerits" w:date="2025-08-31T21:22:00Z"/>
              <w:rFonts w:eastAsia="Segoe UI" w:cstheme="minorHAnsi"/>
              <w:b/>
              <w:bCs/>
              <w:color w:val="000000" w:themeColor="text1"/>
              <w:sz w:val="20"/>
              <w:szCs w:val="20"/>
            </w:rPr>
          </w:rPrChange>
        </w:rPr>
        <w:pPrChange w:id="1085" w:author="Michel Gerits" w:date="2025-08-31T21:27:00Z" w16du:dateUtc="2025-08-31T19:27:00Z">
          <w:pPr>
            <w:numPr>
              <w:numId w:val="133"/>
            </w:numPr>
            <w:tabs>
              <w:tab w:val="num" w:pos="720"/>
            </w:tabs>
            <w:spacing w:after="220" w:line="260" w:lineRule="exact"/>
            <w:ind w:left="720" w:hanging="360"/>
          </w:pPr>
        </w:pPrChange>
      </w:pPr>
    </w:p>
    <w:p w14:paraId="41238045" w14:textId="77777777" w:rsidR="00A54A6B" w:rsidRPr="00A54A6B" w:rsidRDefault="00A54A6B">
      <w:pPr>
        <w:spacing w:after="0" w:line="260" w:lineRule="exact"/>
        <w:rPr>
          <w:ins w:id="1086" w:author="Michel Gerits" w:date="2025-08-31T21:22:00Z"/>
          <w:rFonts w:eastAsia="Segoe UI" w:cstheme="minorHAnsi"/>
          <w:b/>
          <w:bCs/>
          <w:color w:val="000000" w:themeColor="text1"/>
          <w:sz w:val="20"/>
          <w:szCs w:val="20"/>
        </w:rPr>
        <w:pPrChange w:id="1087" w:author="Michel Gerits" w:date="2025-08-31T21:23:00Z" w16du:dateUtc="2025-08-31T19:23:00Z">
          <w:pPr>
            <w:spacing w:after="220" w:line="260" w:lineRule="exact"/>
          </w:pPr>
        </w:pPrChange>
      </w:pPr>
      <w:ins w:id="1088" w:author="Michel Gerits" w:date="2025-08-31T21:22:00Z">
        <w:r w:rsidRPr="00A54A6B">
          <w:rPr>
            <w:rFonts w:eastAsia="Segoe UI" w:cstheme="minorHAnsi"/>
            <w:b/>
            <w:bCs/>
            <w:color w:val="000000" w:themeColor="text1"/>
            <w:sz w:val="20"/>
            <w:szCs w:val="20"/>
          </w:rPr>
          <w:t>5. Efficiëntie toezichters</w:t>
        </w:r>
      </w:ins>
    </w:p>
    <w:p w14:paraId="09FCA179" w14:textId="77777777" w:rsidR="00A54A6B" w:rsidRPr="00A54A6B" w:rsidRDefault="00A54A6B">
      <w:pPr>
        <w:numPr>
          <w:ilvl w:val="0"/>
          <w:numId w:val="134"/>
        </w:numPr>
        <w:spacing w:after="0" w:line="260" w:lineRule="exact"/>
        <w:rPr>
          <w:ins w:id="1089" w:author="Michel Gerits" w:date="2025-08-31T21:22:00Z"/>
          <w:rFonts w:eastAsia="Segoe UI" w:cstheme="minorHAnsi"/>
          <w:color w:val="000000" w:themeColor="text1"/>
          <w:sz w:val="20"/>
          <w:szCs w:val="20"/>
          <w:rPrChange w:id="1090" w:author="Michel Gerits" w:date="2025-08-31T21:23:00Z" w16du:dateUtc="2025-08-31T19:23:00Z">
            <w:rPr>
              <w:ins w:id="1091" w:author="Michel Gerits" w:date="2025-08-31T21:22:00Z"/>
              <w:rFonts w:eastAsia="Segoe UI" w:cstheme="minorHAnsi"/>
              <w:b/>
              <w:bCs/>
              <w:color w:val="000000" w:themeColor="text1"/>
              <w:sz w:val="20"/>
              <w:szCs w:val="20"/>
            </w:rPr>
          </w:rPrChange>
        </w:rPr>
        <w:pPrChange w:id="1092" w:author="Michel Gerits" w:date="2025-08-31T21:23:00Z" w16du:dateUtc="2025-08-31T19:23:00Z">
          <w:pPr>
            <w:numPr>
              <w:numId w:val="134"/>
            </w:numPr>
            <w:tabs>
              <w:tab w:val="num" w:pos="720"/>
            </w:tabs>
            <w:spacing w:after="220" w:line="260" w:lineRule="exact"/>
            <w:ind w:left="720" w:hanging="360"/>
          </w:pPr>
        </w:pPrChange>
      </w:pPr>
      <w:ins w:id="1093" w:author="Michel Gerits" w:date="2025-08-31T21:22:00Z">
        <w:r w:rsidRPr="00A54A6B">
          <w:rPr>
            <w:rFonts w:eastAsia="Segoe UI" w:cstheme="minorHAnsi"/>
            <w:color w:val="000000" w:themeColor="text1"/>
            <w:sz w:val="20"/>
            <w:szCs w:val="20"/>
            <w:rPrChange w:id="1094" w:author="Michel Gerits" w:date="2025-08-31T21:23:00Z" w16du:dateUtc="2025-08-31T19:23:00Z">
              <w:rPr>
                <w:rFonts w:eastAsia="Segoe UI" w:cstheme="minorHAnsi"/>
                <w:b/>
                <w:bCs/>
                <w:color w:val="000000" w:themeColor="text1"/>
                <w:sz w:val="20"/>
                <w:szCs w:val="20"/>
              </w:rPr>
            </w:rPrChange>
          </w:rPr>
          <w:t>Baseline: toezichters besteden ±40% van hun tijd aan administratie (Excel, mails, PV’s).</w:t>
        </w:r>
      </w:ins>
    </w:p>
    <w:p w14:paraId="3BCB6098" w14:textId="77777777" w:rsidR="00A54A6B" w:rsidRPr="00A54A6B" w:rsidRDefault="00A54A6B">
      <w:pPr>
        <w:numPr>
          <w:ilvl w:val="0"/>
          <w:numId w:val="134"/>
        </w:numPr>
        <w:spacing w:after="0" w:line="260" w:lineRule="exact"/>
        <w:rPr>
          <w:ins w:id="1095" w:author="Michel Gerits" w:date="2025-08-31T21:22:00Z"/>
          <w:rFonts w:eastAsia="Segoe UI" w:cstheme="minorHAnsi"/>
          <w:color w:val="000000" w:themeColor="text1"/>
          <w:sz w:val="20"/>
          <w:szCs w:val="20"/>
          <w:rPrChange w:id="1096" w:author="Michel Gerits" w:date="2025-08-31T21:23:00Z" w16du:dateUtc="2025-08-31T19:23:00Z">
            <w:rPr>
              <w:ins w:id="1097" w:author="Michel Gerits" w:date="2025-08-31T21:22:00Z"/>
              <w:rFonts w:eastAsia="Segoe UI" w:cstheme="minorHAnsi"/>
              <w:b/>
              <w:bCs/>
              <w:color w:val="000000" w:themeColor="text1"/>
              <w:sz w:val="20"/>
              <w:szCs w:val="20"/>
            </w:rPr>
          </w:rPrChange>
        </w:rPr>
        <w:pPrChange w:id="1098" w:author="Michel Gerits" w:date="2025-08-31T21:23:00Z" w16du:dateUtc="2025-08-31T19:23:00Z">
          <w:pPr>
            <w:numPr>
              <w:numId w:val="134"/>
            </w:numPr>
            <w:tabs>
              <w:tab w:val="num" w:pos="720"/>
            </w:tabs>
            <w:spacing w:after="220" w:line="260" w:lineRule="exact"/>
            <w:ind w:left="720" w:hanging="360"/>
          </w:pPr>
        </w:pPrChange>
      </w:pPr>
      <w:ins w:id="1099" w:author="Michel Gerits" w:date="2025-08-31T21:22:00Z">
        <w:r w:rsidRPr="00A54A6B">
          <w:rPr>
            <w:rFonts w:eastAsia="Segoe UI" w:cstheme="minorHAnsi"/>
            <w:color w:val="000000" w:themeColor="text1"/>
            <w:sz w:val="20"/>
            <w:szCs w:val="20"/>
            <w:rPrChange w:id="1100" w:author="Michel Gerits" w:date="2025-08-31T21:23:00Z" w16du:dateUtc="2025-08-31T19:23:00Z">
              <w:rPr>
                <w:rFonts w:eastAsia="Segoe UI" w:cstheme="minorHAnsi"/>
                <w:b/>
                <w:bCs/>
                <w:color w:val="000000" w:themeColor="text1"/>
                <w:sz w:val="20"/>
                <w:szCs w:val="20"/>
              </w:rPr>
            </w:rPrChange>
          </w:rPr>
          <w:t>Target: reductie naar &lt;20% administratietijd → verdubbeling terreinuren.</w:t>
        </w:r>
      </w:ins>
    </w:p>
    <w:p w14:paraId="0445858F" w14:textId="77777777" w:rsidR="00A54A6B" w:rsidRDefault="00A54A6B" w:rsidP="00A54A6B">
      <w:pPr>
        <w:numPr>
          <w:ilvl w:val="0"/>
          <w:numId w:val="134"/>
        </w:numPr>
        <w:spacing w:after="0" w:line="260" w:lineRule="exact"/>
        <w:rPr>
          <w:ins w:id="1101" w:author="Michel Gerits" w:date="2025-08-31T21:27:00Z" w16du:dateUtc="2025-08-31T19:27:00Z"/>
          <w:rFonts w:eastAsia="Segoe UI" w:cstheme="minorHAnsi"/>
          <w:color w:val="000000" w:themeColor="text1"/>
          <w:sz w:val="20"/>
          <w:szCs w:val="20"/>
        </w:rPr>
      </w:pPr>
      <w:ins w:id="1102" w:author="Michel Gerits" w:date="2025-08-31T21:22:00Z">
        <w:r w:rsidRPr="00A54A6B">
          <w:rPr>
            <w:rFonts w:eastAsia="Segoe UI" w:cstheme="minorHAnsi"/>
            <w:color w:val="000000" w:themeColor="text1"/>
            <w:sz w:val="20"/>
            <w:szCs w:val="20"/>
            <w:rPrChange w:id="1103" w:author="Michel Gerits" w:date="2025-08-31T21:23:00Z" w16du:dateUtc="2025-08-31T19:23:00Z">
              <w:rPr>
                <w:rFonts w:eastAsia="Segoe UI" w:cstheme="minorHAnsi"/>
                <w:b/>
                <w:bCs/>
                <w:color w:val="000000" w:themeColor="text1"/>
                <w:sz w:val="20"/>
                <w:szCs w:val="20"/>
              </w:rPr>
            </w:rPrChange>
          </w:rPr>
          <w:t>Meetmethode: tijdsregistratie en workflowanalyse voor en na MVP-uitrol.</w:t>
        </w:r>
      </w:ins>
    </w:p>
    <w:p w14:paraId="7F73DCB2" w14:textId="77777777" w:rsidR="006A293F" w:rsidRPr="00A54A6B" w:rsidRDefault="006A293F">
      <w:pPr>
        <w:spacing w:after="0" w:line="260" w:lineRule="exact"/>
        <w:ind w:left="720"/>
        <w:rPr>
          <w:ins w:id="1104" w:author="Michel Gerits" w:date="2025-08-31T21:22:00Z"/>
          <w:rFonts w:eastAsia="Segoe UI" w:cstheme="minorHAnsi"/>
          <w:color w:val="000000" w:themeColor="text1"/>
          <w:sz w:val="20"/>
          <w:szCs w:val="20"/>
          <w:rPrChange w:id="1105" w:author="Michel Gerits" w:date="2025-08-31T21:23:00Z" w16du:dateUtc="2025-08-31T19:23:00Z">
            <w:rPr>
              <w:ins w:id="1106" w:author="Michel Gerits" w:date="2025-08-31T21:22:00Z"/>
              <w:rFonts w:eastAsia="Segoe UI" w:cstheme="minorHAnsi"/>
              <w:b/>
              <w:bCs/>
              <w:color w:val="000000" w:themeColor="text1"/>
              <w:sz w:val="20"/>
              <w:szCs w:val="20"/>
            </w:rPr>
          </w:rPrChange>
        </w:rPr>
        <w:pPrChange w:id="1107" w:author="Michel Gerits" w:date="2025-08-31T21:27:00Z" w16du:dateUtc="2025-08-31T19:27:00Z">
          <w:pPr>
            <w:numPr>
              <w:numId w:val="134"/>
            </w:numPr>
            <w:tabs>
              <w:tab w:val="num" w:pos="720"/>
            </w:tabs>
            <w:spacing w:after="220" w:line="260" w:lineRule="exact"/>
            <w:ind w:left="720" w:hanging="360"/>
          </w:pPr>
        </w:pPrChange>
      </w:pPr>
    </w:p>
    <w:p w14:paraId="7A21665C" w14:textId="77777777" w:rsidR="00A54A6B" w:rsidRPr="00A54A6B" w:rsidRDefault="00A54A6B">
      <w:pPr>
        <w:spacing w:after="0" w:line="260" w:lineRule="exact"/>
        <w:rPr>
          <w:ins w:id="1108" w:author="Michel Gerits" w:date="2025-08-31T21:22:00Z"/>
          <w:rFonts w:eastAsia="Segoe UI" w:cstheme="minorHAnsi"/>
          <w:b/>
          <w:bCs/>
          <w:color w:val="000000" w:themeColor="text1"/>
          <w:sz w:val="20"/>
          <w:szCs w:val="20"/>
        </w:rPr>
        <w:pPrChange w:id="1109" w:author="Michel Gerits" w:date="2025-08-31T21:23:00Z" w16du:dateUtc="2025-08-31T19:23:00Z">
          <w:pPr>
            <w:spacing w:after="220" w:line="260" w:lineRule="exact"/>
          </w:pPr>
        </w:pPrChange>
      </w:pPr>
      <w:ins w:id="1110" w:author="Michel Gerits" w:date="2025-08-31T21:22:00Z">
        <w:r w:rsidRPr="00A54A6B">
          <w:rPr>
            <w:rFonts w:eastAsia="Segoe UI" w:cstheme="minorHAnsi"/>
            <w:b/>
            <w:bCs/>
            <w:color w:val="000000" w:themeColor="text1"/>
            <w:sz w:val="20"/>
            <w:szCs w:val="20"/>
          </w:rPr>
          <w:t>6. Adoptie door nutsbedrijven/steden</w:t>
        </w:r>
      </w:ins>
    </w:p>
    <w:p w14:paraId="6E60C617" w14:textId="77777777" w:rsidR="00A54A6B" w:rsidRPr="00A54A6B" w:rsidRDefault="00A54A6B">
      <w:pPr>
        <w:numPr>
          <w:ilvl w:val="0"/>
          <w:numId w:val="135"/>
        </w:numPr>
        <w:spacing w:after="0" w:line="260" w:lineRule="exact"/>
        <w:rPr>
          <w:ins w:id="1111" w:author="Michel Gerits" w:date="2025-08-31T21:22:00Z"/>
          <w:rFonts w:eastAsia="Segoe UI" w:cstheme="minorHAnsi"/>
          <w:color w:val="000000" w:themeColor="text1"/>
          <w:sz w:val="20"/>
          <w:szCs w:val="20"/>
          <w:rPrChange w:id="1112" w:author="Michel Gerits" w:date="2025-08-31T21:23:00Z" w16du:dateUtc="2025-08-31T19:23:00Z">
            <w:rPr>
              <w:ins w:id="1113" w:author="Michel Gerits" w:date="2025-08-31T21:22:00Z"/>
              <w:rFonts w:eastAsia="Segoe UI" w:cstheme="minorHAnsi"/>
              <w:b/>
              <w:bCs/>
              <w:color w:val="000000" w:themeColor="text1"/>
              <w:sz w:val="20"/>
              <w:szCs w:val="20"/>
            </w:rPr>
          </w:rPrChange>
        </w:rPr>
        <w:pPrChange w:id="1114" w:author="Michel Gerits" w:date="2025-08-31T21:23:00Z" w16du:dateUtc="2025-08-31T19:23:00Z">
          <w:pPr>
            <w:numPr>
              <w:numId w:val="135"/>
            </w:numPr>
            <w:tabs>
              <w:tab w:val="num" w:pos="720"/>
            </w:tabs>
            <w:spacing w:after="220" w:line="260" w:lineRule="exact"/>
            <w:ind w:left="720" w:hanging="360"/>
          </w:pPr>
        </w:pPrChange>
      </w:pPr>
      <w:ins w:id="1115" w:author="Michel Gerits" w:date="2025-08-31T21:22:00Z">
        <w:r w:rsidRPr="00A54A6B">
          <w:rPr>
            <w:rFonts w:eastAsia="Segoe UI" w:cstheme="minorHAnsi"/>
            <w:color w:val="000000" w:themeColor="text1"/>
            <w:sz w:val="20"/>
            <w:szCs w:val="20"/>
            <w:rPrChange w:id="1116" w:author="Michel Gerits" w:date="2025-08-31T21:23:00Z" w16du:dateUtc="2025-08-31T19:23:00Z">
              <w:rPr>
                <w:rFonts w:eastAsia="Segoe UI" w:cstheme="minorHAnsi"/>
                <w:b/>
                <w:bCs/>
                <w:color w:val="000000" w:themeColor="text1"/>
                <w:sz w:val="20"/>
                <w:szCs w:val="20"/>
              </w:rPr>
            </w:rPrChange>
          </w:rPr>
          <w:t>Baseline: 0 nutsbedrijven en 0 andere steden gebruiken de tool in 2025.</w:t>
        </w:r>
      </w:ins>
    </w:p>
    <w:p w14:paraId="119C4523" w14:textId="77777777" w:rsidR="00A54A6B" w:rsidRPr="00A54A6B" w:rsidRDefault="00A54A6B">
      <w:pPr>
        <w:numPr>
          <w:ilvl w:val="0"/>
          <w:numId w:val="135"/>
        </w:numPr>
        <w:spacing w:after="0" w:line="260" w:lineRule="exact"/>
        <w:rPr>
          <w:ins w:id="1117" w:author="Michel Gerits" w:date="2025-08-31T21:22:00Z"/>
          <w:rFonts w:eastAsia="Segoe UI" w:cstheme="minorHAnsi"/>
          <w:color w:val="000000" w:themeColor="text1"/>
          <w:sz w:val="20"/>
          <w:szCs w:val="20"/>
          <w:rPrChange w:id="1118" w:author="Michel Gerits" w:date="2025-08-31T21:23:00Z" w16du:dateUtc="2025-08-31T19:23:00Z">
            <w:rPr>
              <w:ins w:id="1119" w:author="Michel Gerits" w:date="2025-08-31T21:22:00Z"/>
              <w:rFonts w:eastAsia="Segoe UI" w:cstheme="minorHAnsi"/>
              <w:b/>
              <w:bCs/>
              <w:color w:val="000000" w:themeColor="text1"/>
              <w:sz w:val="20"/>
              <w:szCs w:val="20"/>
            </w:rPr>
          </w:rPrChange>
        </w:rPr>
        <w:pPrChange w:id="1120" w:author="Michel Gerits" w:date="2025-08-31T21:23:00Z" w16du:dateUtc="2025-08-31T19:23:00Z">
          <w:pPr>
            <w:numPr>
              <w:numId w:val="135"/>
            </w:numPr>
            <w:tabs>
              <w:tab w:val="num" w:pos="720"/>
            </w:tabs>
            <w:spacing w:after="220" w:line="260" w:lineRule="exact"/>
            <w:ind w:left="720" w:hanging="360"/>
          </w:pPr>
        </w:pPrChange>
      </w:pPr>
      <w:ins w:id="1121" w:author="Michel Gerits" w:date="2025-08-31T21:22:00Z">
        <w:r w:rsidRPr="00A54A6B">
          <w:rPr>
            <w:rFonts w:eastAsia="Segoe UI" w:cstheme="minorHAnsi"/>
            <w:color w:val="000000" w:themeColor="text1"/>
            <w:sz w:val="20"/>
            <w:szCs w:val="20"/>
            <w:rPrChange w:id="1122" w:author="Michel Gerits" w:date="2025-08-31T21:23:00Z" w16du:dateUtc="2025-08-31T19:23:00Z">
              <w:rPr>
                <w:rFonts w:eastAsia="Segoe UI" w:cstheme="minorHAnsi"/>
                <w:b/>
                <w:bCs/>
                <w:color w:val="000000" w:themeColor="text1"/>
                <w:sz w:val="20"/>
                <w:szCs w:val="20"/>
              </w:rPr>
            </w:rPrChange>
          </w:rPr>
          <w:t>Target: min. 1 nutsmaatschappij en 2 steden actief in MVP; tegen einde project min. 5 steden en 3 nutsbedrijven aangesloten.</w:t>
        </w:r>
      </w:ins>
    </w:p>
    <w:p w14:paraId="33150F08" w14:textId="77777777" w:rsidR="00A54A6B" w:rsidRDefault="00A54A6B" w:rsidP="00A54A6B">
      <w:pPr>
        <w:numPr>
          <w:ilvl w:val="0"/>
          <w:numId w:val="135"/>
        </w:numPr>
        <w:spacing w:after="0" w:line="260" w:lineRule="exact"/>
        <w:rPr>
          <w:ins w:id="1123" w:author="Michel Gerits" w:date="2025-08-31T21:27:00Z" w16du:dateUtc="2025-08-31T19:27:00Z"/>
          <w:rFonts w:eastAsia="Segoe UI" w:cstheme="minorHAnsi"/>
          <w:color w:val="000000" w:themeColor="text1"/>
          <w:sz w:val="20"/>
          <w:szCs w:val="20"/>
        </w:rPr>
      </w:pPr>
      <w:ins w:id="1124" w:author="Michel Gerits" w:date="2025-08-31T21:22:00Z">
        <w:r w:rsidRPr="00A54A6B">
          <w:rPr>
            <w:rFonts w:eastAsia="Segoe UI" w:cstheme="minorHAnsi"/>
            <w:color w:val="000000" w:themeColor="text1"/>
            <w:sz w:val="20"/>
            <w:szCs w:val="20"/>
            <w:rPrChange w:id="1125" w:author="Michel Gerits" w:date="2025-08-31T21:23:00Z" w16du:dateUtc="2025-08-31T19:23:00Z">
              <w:rPr>
                <w:rFonts w:eastAsia="Segoe UI" w:cstheme="minorHAnsi"/>
                <w:b/>
                <w:bCs/>
                <w:color w:val="000000" w:themeColor="text1"/>
                <w:sz w:val="20"/>
                <w:szCs w:val="20"/>
              </w:rPr>
            </w:rPrChange>
          </w:rPr>
          <w:t>Meetmethode: formele gebruiksovereenkomsten + actieve datasets in GIPOD.</w:t>
        </w:r>
      </w:ins>
    </w:p>
    <w:p w14:paraId="0FD68F11" w14:textId="77777777" w:rsidR="003546E3" w:rsidRDefault="003546E3" w:rsidP="003546E3">
      <w:pPr>
        <w:spacing w:after="0" w:line="260" w:lineRule="exact"/>
        <w:rPr>
          <w:ins w:id="1126" w:author="Michel Gerits" w:date="2025-08-31T21:28:00Z" w16du:dateUtc="2025-08-31T19:28:00Z"/>
          <w:rFonts w:eastAsia="Segoe UI" w:cstheme="minorHAnsi"/>
          <w:color w:val="000000" w:themeColor="text1"/>
          <w:sz w:val="20"/>
          <w:szCs w:val="20"/>
        </w:rPr>
      </w:pPr>
    </w:p>
    <w:p w14:paraId="71EE1B15" w14:textId="18ABBF4C" w:rsidR="003546E3" w:rsidRPr="002664C7" w:rsidRDefault="003546E3">
      <w:pPr>
        <w:spacing w:after="0" w:line="260" w:lineRule="exact"/>
        <w:rPr>
          <w:ins w:id="1127" w:author="Michel Gerits" w:date="2025-08-31T21:28:00Z" w16du:dateUtc="2025-08-31T19:28:00Z"/>
          <w:rFonts w:eastAsia="Segoe UI" w:cstheme="minorHAnsi"/>
          <w:b/>
          <w:bCs/>
          <w:color w:val="000000" w:themeColor="text1"/>
          <w:sz w:val="20"/>
          <w:szCs w:val="20"/>
          <w:rPrChange w:id="1128" w:author="Michel Gerits" w:date="2025-08-31T21:31:00Z" w16du:dateUtc="2025-08-31T19:31:00Z">
            <w:rPr>
              <w:ins w:id="1129" w:author="Michel Gerits" w:date="2025-08-31T21:28:00Z" w16du:dateUtc="2025-08-31T19:28:00Z"/>
              <w:rFonts w:eastAsia="Segoe UI" w:cstheme="minorHAnsi"/>
              <w:color w:val="000000" w:themeColor="text1"/>
              <w:sz w:val="20"/>
              <w:szCs w:val="20"/>
            </w:rPr>
          </w:rPrChange>
        </w:rPr>
        <w:pPrChange w:id="1130" w:author="Michel Gerits" w:date="2025-08-31T21:28:00Z" w16du:dateUtc="2025-08-31T19:28:00Z">
          <w:pPr>
            <w:spacing w:after="0" w:line="260" w:lineRule="exact"/>
            <w:ind w:left="720"/>
          </w:pPr>
        </w:pPrChange>
      </w:pPr>
      <w:ins w:id="1131" w:author="Michel Gerits" w:date="2025-08-31T21:28:00Z" w16du:dateUtc="2025-08-31T19:28:00Z">
        <w:r w:rsidRPr="002664C7">
          <w:rPr>
            <w:rFonts w:eastAsia="Segoe UI" w:cstheme="minorHAnsi"/>
            <w:b/>
            <w:bCs/>
            <w:color w:val="000000" w:themeColor="text1"/>
            <w:sz w:val="20"/>
            <w:szCs w:val="20"/>
            <w:rPrChange w:id="1132" w:author="Michel Gerits" w:date="2025-08-31T21:31:00Z" w16du:dateUtc="2025-08-31T19:31:00Z">
              <w:rPr>
                <w:rFonts w:eastAsia="Segoe UI" w:cstheme="minorHAnsi"/>
                <w:color w:val="000000" w:themeColor="text1"/>
                <w:sz w:val="20"/>
                <w:szCs w:val="20"/>
              </w:rPr>
            </w:rPrChange>
          </w:rPr>
          <w:t>Automatisch gemeten KPI’s</w:t>
        </w:r>
      </w:ins>
    </w:p>
    <w:p w14:paraId="475A8054" w14:textId="77777777" w:rsidR="003546E3" w:rsidRPr="00A54A6B" w:rsidRDefault="003546E3">
      <w:pPr>
        <w:spacing w:after="0" w:line="260" w:lineRule="exact"/>
        <w:ind w:left="720"/>
        <w:rPr>
          <w:ins w:id="1133" w:author="Michel Gerits" w:date="2025-08-31T21:22:00Z"/>
          <w:rFonts w:eastAsia="Segoe UI" w:cstheme="minorHAnsi"/>
          <w:color w:val="000000" w:themeColor="text1"/>
          <w:sz w:val="20"/>
          <w:szCs w:val="20"/>
          <w:rPrChange w:id="1134" w:author="Michel Gerits" w:date="2025-08-31T21:23:00Z" w16du:dateUtc="2025-08-31T19:23:00Z">
            <w:rPr>
              <w:ins w:id="1135" w:author="Michel Gerits" w:date="2025-08-31T21:22:00Z"/>
              <w:rFonts w:eastAsia="Segoe UI" w:cstheme="minorHAnsi"/>
              <w:b/>
              <w:bCs/>
              <w:color w:val="000000" w:themeColor="text1"/>
              <w:sz w:val="20"/>
              <w:szCs w:val="20"/>
            </w:rPr>
          </w:rPrChange>
        </w:rPr>
        <w:pPrChange w:id="1136" w:author="Michel Gerits" w:date="2025-08-31T21:27:00Z" w16du:dateUtc="2025-08-31T19:27:00Z">
          <w:pPr>
            <w:numPr>
              <w:numId w:val="135"/>
            </w:numPr>
            <w:tabs>
              <w:tab w:val="num" w:pos="720"/>
            </w:tabs>
            <w:spacing w:after="220" w:line="260" w:lineRule="exact"/>
            <w:ind w:left="720" w:hanging="360"/>
          </w:pPr>
        </w:pPrChange>
      </w:pPr>
    </w:p>
    <w:p w14:paraId="5F79C492" w14:textId="77777777" w:rsidR="006A293F" w:rsidRPr="006A293F" w:rsidRDefault="006A293F">
      <w:pPr>
        <w:spacing w:after="0" w:line="260" w:lineRule="exact"/>
        <w:rPr>
          <w:ins w:id="1137" w:author="Michel Gerits" w:date="2025-08-31T21:26:00Z"/>
          <w:rFonts w:eastAsia="Segoe UI" w:cstheme="minorHAnsi"/>
          <w:b/>
          <w:bCs/>
          <w:color w:val="000000" w:themeColor="text1"/>
          <w:sz w:val="20"/>
          <w:szCs w:val="20"/>
        </w:rPr>
        <w:pPrChange w:id="1138" w:author="Michel Gerits" w:date="2025-08-31T21:27:00Z" w16du:dateUtc="2025-08-31T19:27:00Z">
          <w:pPr>
            <w:spacing w:after="220" w:line="260" w:lineRule="exact"/>
          </w:pPr>
        </w:pPrChange>
      </w:pPr>
      <w:ins w:id="1139"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Kwaliteit &amp; herstel</w:t>
        </w:r>
      </w:ins>
    </w:p>
    <w:p w14:paraId="5D76F46C" w14:textId="77777777" w:rsidR="006A293F" w:rsidRPr="006A293F" w:rsidRDefault="006A293F">
      <w:pPr>
        <w:numPr>
          <w:ilvl w:val="0"/>
          <w:numId w:val="136"/>
        </w:numPr>
        <w:spacing w:after="0" w:line="260" w:lineRule="exact"/>
        <w:rPr>
          <w:ins w:id="1140" w:author="Michel Gerits" w:date="2025-08-31T21:26:00Z"/>
          <w:rFonts w:eastAsia="Segoe UI" w:cstheme="minorHAnsi"/>
          <w:color w:val="000000" w:themeColor="text1"/>
          <w:sz w:val="20"/>
          <w:szCs w:val="20"/>
        </w:rPr>
        <w:pPrChange w:id="1141" w:author="Michel Gerits" w:date="2025-08-31T21:27:00Z" w16du:dateUtc="2025-08-31T19:27:00Z">
          <w:pPr>
            <w:numPr>
              <w:numId w:val="136"/>
            </w:numPr>
            <w:tabs>
              <w:tab w:val="num" w:pos="720"/>
            </w:tabs>
            <w:spacing w:after="220" w:line="260" w:lineRule="exact"/>
            <w:ind w:left="720" w:hanging="360"/>
          </w:pPr>
        </w:pPrChange>
      </w:pPr>
      <w:ins w:id="1142" w:author="Michel Gerits" w:date="2025-08-31T21:26:00Z">
        <w:r w:rsidRPr="006A293F">
          <w:rPr>
            <w:rFonts w:eastAsia="Segoe UI" w:cstheme="minorHAnsi"/>
            <w:b/>
            <w:bCs/>
            <w:color w:val="000000" w:themeColor="text1"/>
            <w:sz w:val="20"/>
            <w:szCs w:val="20"/>
          </w:rPr>
          <w:t>% herstellingen correct bij eerste controle</w:t>
        </w:r>
        <w:r w:rsidRPr="006A293F">
          <w:rPr>
            <w:rFonts w:eastAsia="Segoe UI" w:cstheme="minorHAnsi"/>
            <w:color w:val="000000" w:themeColor="text1"/>
            <w:sz w:val="20"/>
            <w:szCs w:val="20"/>
          </w:rPr>
          <w:br/>
          <w:t>– Data: validatie door toezichters + AI-check fotolog.</w:t>
        </w:r>
      </w:ins>
    </w:p>
    <w:p w14:paraId="378BB5D7" w14:textId="77777777" w:rsidR="006A293F" w:rsidRPr="006A293F" w:rsidRDefault="006A293F">
      <w:pPr>
        <w:numPr>
          <w:ilvl w:val="0"/>
          <w:numId w:val="136"/>
        </w:numPr>
        <w:spacing w:after="0" w:line="260" w:lineRule="exact"/>
        <w:rPr>
          <w:ins w:id="1143" w:author="Michel Gerits" w:date="2025-08-31T21:26:00Z"/>
          <w:rFonts w:eastAsia="Segoe UI" w:cstheme="minorHAnsi"/>
          <w:color w:val="000000" w:themeColor="text1"/>
          <w:sz w:val="20"/>
          <w:szCs w:val="20"/>
        </w:rPr>
        <w:pPrChange w:id="1144" w:author="Michel Gerits" w:date="2025-08-31T21:27:00Z" w16du:dateUtc="2025-08-31T19:27:00Z">
          <w:pPr>
            <w:numPr>
              <w:numId w:val="136"/>
            </w:numPr>
            <w:tabs>
              <w:tab w:val="num" w:pos="720"/>
            </w:tabs>
            <w:spacing w:after="220" w:line="260" w:lineRule="exact"/>
            <w:ind w:left="720" w:hanging="360"/>
          </w:pPr>
        </w:pPrChange>
      </w:pPr>
      <w:ins w:id="1145" w:author="Michel Gerits" w:date="2025-08-31T21:26:00Z">
        <w:r w:rsidRPr="006A293F">
          <w:rPr>
            <w:rFonts w:eastAsia="Segoe UI" w:cstheme="minorHAnsi"/>
            <w:b/>
            <w:bCs/>
            <w:color w:val="000000" w:themeColor="text1"/>
            <w:sz w:val="20"/>
            <w:szCs w:val="20"/>
          </w:rPr>
          <w:t>Aantal herstellingen dat binnen X dagen opnieuw open moet</w:t>
        </w:r>
        <w:r w:rsidRPr="006A293F">
          <w:rPr>
            <w:rFonts w:eastAsia="Segoe UI" w:cstheme="minorHAnsi"/>
            <w:color w:val="000000" w:themeColor="text1"/>
            <w:sz w:val="20"/>
            <w:szCs w:val="20"/>
          </w:rPr>
          <w:br/>
          <w:t>– Data: koppeling GIPOD + opvolg-vaststellingen.</w:t>
        </w:r>
      </w:ins>
    </w:p>
    <w:p w14:paraId="05CBD472" w14:textId="77777777" w:rsidR="006A293F" w:rsidRPr="006A293F" w:rsidRDefault="006A293F">
      <w:pPr>
        <w:numPr>
          <w:ilvl w:val="0"/>
          <w:numId w:val="136"/>
        </w:numPr>
        <w:spacing w:after="0" w:line="260" w:lineRule="exact"/>
        <w:rPr>
          <w:ins w:id="1146" w:author="Michel Gerits" w:date="2025-08-31T21:26:00Z"/>
          <w:rFonts w:eastAsia="Segoe UI" w:cstheme="minorHAnsi"/>
          <w:color w:val="000000" w:themeColor="text1"/>
          <w:sz w:val="20"/>
          <w:szCs w:val="20"/>
        </w:rPr>
        <w:pPrChange w:id="1147" w:author="Michel Gerits" w:date="2025-08-31T21:27:00Z" w16du:dateUtc="2025-08-31T19:27:00Z">
          <w:pPr>
            <w:numPr>
              <w:numId w:val="136"/>
            </w:numPr>
            <w:tabs>
              <w:tab w:val="num" w:pos="720"/>
            </w:tabs>
            <w:spacing w:after="220" w:line="260" w:lineRule="exact"/>
            <w:ind w:left="720" w:hanging="360"/>
          </w:pPr>
        </w:pPrChange>
      </w:pPr>
      <w:ins w:id="1148" w:author="Michel Gerits" w:date="2025-08-31T21:26:00Z">
        <w:r w:rsidRPr="006A293F">
          <w:rPr>
            <w:rFonts w:eastAsia="Segoe UI" w:cstheme="minorHAnsi"/>
            <w:b/>
            <w:bCs/>
            <w:color w:val="000000" w:themeColor="text1"/>
            <w:sz w:val="20"/>
            <w:szCs w:val="20"/>
          </w:rPr>
          <w:t>% herstel conform Code Nuts</w:t>
        </w:r>
        <w:r w:rsidRPr="006A293F">
          <w:rPr>
            <w:rFonts w:eastAsia="Segoe UI" w:cstheme="minorHAnsi"/>
            <w:color w:val="000000" w:themeColor="text1"/>
            <w:sz w:val="20"/>
            <w:szCs w:val="20"/>
          </w:rPr>
          <w:t xml:space="preserve"> (legverband, funderingstype, materiaalkeuze).</w:t>
        </w:r>
        <w:r w:rsidRPr="006A293F">
          <w:rPr>
            <w:rFonts w:eastAsia="Segoe UI" w:cstheme="minorHAnsi"/>
            <w:color w:val="000000" w:themeColor="text1"/>
            <w:sz w:val="20"/>
            <w:szCs w:val="20"/>
          </w:rPr>
          <w:br/>
          <w:t>– Data: fotolog + checklist in app.</w:t>
        </w:r>
      </w:ins>
    </w:p>
    <w:p w14:paraId="77A1DCFF" w14:textId="77777777" w:rsidR="006A293F" w:rsidRPr="006A293F" w:rsidRDefault="006A293F">
      <w:pPr>
        <w:numPr>
          <w:ilvl w:val="0"/>
          <w:numId w:val="136"/>
        </w:numPr>
        <w:spacing w:after="0" w:line="260" w:lineRule="exact"/>
        <w:rPr>
          <w:ins w:id="1149" w:author="Michel Gerits" w:date="2025-08-31T21:26:00Z"/>
          <w:rFonts w:eastAsia="Segoe UI" w:cstheme="minorHAnsi"/>
          <w:color w:val="000000" w:themeColor="text1"/>
          <w:sz w:val="20"/>
          <w:szCs w:val="20"/>
        </w:rPr>
        <w:pPrChange w:id="1150" w:author="Michel Gerits" w:date="2025-08-31T21:27:00Z" w16du:dateUtc="2025-08-31T19:27:00Z">
          <w:pPr>
            <w:numPr>
              <w:numId w:val="136"/>
            </w:numPr>
            <w:tabs>
              <w:tab w:val="num" w:pos="720"/>
            </w:tabs>
            <w:spacing w:after="220" w:line="260" w:lineRule="exact"/>
            <w:ind w:left="720" w:hanging="360"/>
          </w:pPr>
        </w:pPrChange>
      </w:pPr>
      <w:ins w:id="1151" w:author="Michel Gerits" w:date="2025-08-31T21:26:00Z">
        <w:r w:rsidRPr="006A293F">
          <w:rPr>
            <w:rFonts w:eastAsia="Segoe UI" w:cstheme="minorHAnsi"/>
            <w:b/>
            <w:bCs/>
            <w:color w:val="000000" w:themeColor="text1"/>
            <w:sz w:val="20"/>
            <w:szCs w:val="20"/>
          </w:rPr>
          <w:t>Gemiddelde score “herstelkwaliteit” per nutsbedrijf/aannemer</w:t>
        </w:r>
        <w:r w:rsidRPr="006A293F">
          <w:rPr>
            <w:rFonts w:eastAsia="Segoe UI" w:cstheme="minorHAnsi"/>
            <w:color w:val="000000" w:themeColor="text1"/>
            <w:sz w:val="20"/>
            <w:szCs w:val="20"/>
          </w:rPr>
          <w:br/>
          <w:t>– Data: geautomatiseerde scoringsmodule.</w:t>
        </w:r>
      </w:ins>
    </w:p>
    <w:p w14:paraId="17A81CB3" w14:textId="1F1C0A75" w:rsidR="006A293F" w:rsidRPr="006A293F" w:rsidRDefault="006A293F">
      <w:pPr>
        <w:spacing w:after="0" w:line="260" w:lineRule="exact"/>
        <w:rPr>
          <w:ins w:id="1152" w:author="Michel Gerits" w:date="2025-08-31T21:26:00Z"/>
          <w:rFonts w:eastAsia="Segoe UI" w:cstheme="minorHAnsi"/>
          <w:color w:val="000000" w:themeColor="text1"/>
          <w:sz w:val="20"/>
          <w:szCs w:val="20"/>
        </w:rPr>
        <w:pPrChange w:id="1153" w:author="Michel Gerits" w:date="2025-08-31T21:27:00Z" w16du:dateUtc="2025-08-31T19:27:00Z">
          <w:pPr>
            <w:spacing w:after="220" w:line="260" w:lineRule="exact"/>
          </w:pPr>
        </w:pPrChange>
      </w:pPr>
    </w:p>
    <w:p w14:paraId="2761AE75" w14:textId="77777777" w:rsidR="006A293F" w:rsidRPr="006A293F" w:rsidRDefault="006A293F">
      <w:pPr>
        <w:spacing w:after="0" w:line="260" w:lineRule="exact"/>
        <w:rPr>
          <w:ins w:id="1154" w:author="Michel Gerits" w:date="2025-08-31T21:26:00Z"/>
          <w:rFonts w:eastAsia="Segoe UI" w:cstheme="minorHAnsi"/>
          <w:b/>
          <w:bCs/>
          <w:color w:val="000000" w:themeColor="text1"/>
          <w:sz w:val="20"/>
          <w:szCs w:val="20"/>
        </w:rPr>
        <w:pPrChange w:id="1155" w:author="Michel Gerits" w:date="2025-08-31T21:27:00Z" w16du:dateUtc="2025-08-31T19:27:00Z">
          <w:pPr>
            <w:spacing w:after="220" w:line="260" w:lineRule="exact"/>
          </w:pPr>
        </w:pPrChange>
      </w:pPr>
      <w:ins w:id="1156"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Hinder &amp; doorlooptijd</w:t>
        </w:r>
      </w:ins>
    </w:p>
    <w:p w14:paraId="696E9784" w14:textId="77777777" w:rsidR="006A293F" w:rsidRPr="006A293F" w:rsidRDefault="006A293F">
      <w:pPr>
        <w:numPr>
          <w:ilvl w:val="0"/>
          <w:numId w:val="137"/>
        </w:numPr>
        <w:spacing w:after="0" w:line="260" w:lineRule="exact"/>
        <w:rPr>
          <w:ins w:id="1157" w:author="Michel Gerits" w:date="2025-08-31T21:26:00Z"/>
          <w:rFonts w:eastAsia="Segoe UI" w:cstheme="minorHAnsi"/>
          <w:color w:val="000000" w:themeColor="text1"/>
          <w:sz w:val="20"/>
          <w:szCs w:val="20"/>
        </w:rPr>
        <w:pPrChange w:id="1158" w:author="Michel Gerits" w:date="2025-08-31T21:27:00Z" w16du:dateUtc="2025-08-31T19:27:00Z">
          <w:pPr>
            <w:numPr>
              <w:numId w:val="137"/>
            </w:numPr>
            <w:tabs>
              <w:tab w:val="num" w:pos="720"/>
            </w:tabs>
            <w:spacing w:after="220" w:line="260" w:lineRule="exact"/>
            <w:ind w:left="720" w:hanging="360"/>
          </w:pPr>
        </w:pPrChange>
      </w:pPr>
      <w:ins w:id="1159" w:author="Michel Gerits" w:date="2025-08-31T21:26:00Z">
        <w:r w:rsidRPr="006A293F">
          <w:rPr>
            <w:rFonts w:eastAsia="Segoe UI" w:cstheme="minorHAnsi"/>
            <w:b/>
            <w:bCs/>
            <w:color w:val="000000" w:themeColor="text1"/>
            <w:sz w:val="20"/>
            <w:szCs w:val="20"/>
          </w:rPr>
          <w:t>Gemiddelde doorlooptijd herstel (dagen)</w:t>
        </w:r>
        <w:r w:rsidRPr="006A293F">
          <w:rPr>
            <w:rFonts w:eastAsia="Segoe UI" w:cstheme="minorHAnsi"/>
            <w:color w:val="000000" w:themeColor="text1"/>
            <w:sz w:val="20"/>
            <w:szCs w:val="20"/>
          </w:rPr>
          <w:br/>
          <w:t>– Data: verschil tussen eerste vaststelling en goedgekeurd herstel.</w:t>
        </w:r>
      </w:ins>
    </w:p>
    <w:p w14:paraId="52B79B10" w14:textId="77777777" w:rsidR="006A293F" w:rsidRPr="006A293F" w:rsidRDefault="006A293F">
      <w:pPr>
        <w:numPr>
          <w:ilvl w:val="0"/>
          <w:numId w:val="137"/>
        </w:numPr>
        <w:spacing w:after="0" w:line="260" w:lineRule="exact"/>
        <w:rPr>
          <w:ins w:id="1160" w:author="Michel Gerits" w:date="2025-08-31T21:26:00Z"/>
          <w:rFonts w:eastAsia="Segoe UI" w:cstheme="minorHAnsi"/>
          <w:color w:val="000000" w:themeColor="text1"/>
          <w:sz w:val="20"/>
          <w:szCs w:val="20"/>
        </w:rPr>
        <w:pPrChange w:id="1161" w:author="Michel Gerits" w:date="2025-08-31T21:27:00Z" w16du:dateUtc="2025-08-31T19:27:00Z">
          <w:pPr>
            <w:numPr>
              <w:numId w:val="137"/>
            </w:numPr>
            <w:tabs>
              <w:tab w:val="num" w:pos="720"/>
            </w:tabs>
            <w:spacing w:after="220" w:line="260" w:lineRule="exact"/>
            <w:ind w:left="720" w:hanging="360"/>
          </w:pPr>
        </w:pPrChange>
      </w:pPr>
      <w:ins w:id="1162" w:author="Michel Gerits" w:date="2025-08-31T21:26:00Z">
        <w:r w:rsidRPr="006A293F">
          <w:rPr>
            <w:rFonts w:eastAsia="Segoe UI" w:cstheme="minorHAnsi"/>
            <w:b/>
            <w:bCs/>
            <w:color w:val="000000" w:themeColor="text1"/>
            <w:sz w:val="20"/>
            <w:szCs w:val="20"/>
          </w:rPr>
          <w:lastRenderedPageBreak/>
          <w:t>% werken met tijdelijke veilige afsluiting (bv. asfaltlap geplaatst)</w:t>
        </w:r>
        <w:r w:rsidRPr="006A293F">
          <w:rPr>
            <w:rFonts w:eastAsia="Segoe UI" w:cstheme="minorHAnsi"/>
            <w:color w:val="000000" w:themeColor="text1"/>
            <w:sz w:val="20"/>
            <w:szCs w:val="20"/>
          </w:rPr>
          <w:br/>
          <w:t>– Data: aannemerupload + fotolog.</w:t>
        </w:r>
      </w:ins>
    </w:p>
    <w:p w14:paraId="68C4952B" w14:textId="77777777" w:rsidR="006A293F" w:rsidRPr="006A293F" w:rsidRDefault="006A293F">
      <w:pPr>
        <w:numPr>
          <w:ilvl w:val="0"/>
          <w:numId w:val="137"/>
        </w:numPr>
        <w:spacing w:after="0" w:line="260" w:lineRule="exact"/>
        <w:rPr>
          <w:ins w:id="1163" w:author="Michel Gerits" w:date="2025-08-31T21:26:00Z"/>
          <w:rFonts w:eastAsia="Segoe UI" w:cstheme="minorHAnsi"/>
          <w:color w:val="000000" w:themeColor="text1"/>
          <w:sz w:val="20"/>
          <w:szCs w:val="20"/>
        </w:rPr>
        <w:pPrChange w:id="1164" w:author="Michel Gerits" w:date="2025-08-31T21:27:00Z" w16du:dateUtc="2025-08-31T19:27:00Z">
          <w:pPr>
            <w:numPr>
              <w:numId w:val="137"/>
            </w:numPr>
            <w:tabs>
              <w:tab w:val="num" w:pos="720"/>
            </w:tabs>
            <w:spacing w:after="220" w:line="260" w:lineRule="exact"/>
            <w:ind w:left="720" w:hanging="360"/>
          </w:pPr>
        </w:pPrChange>
      </w:pPr>
      <w:ins w:id="1165" w:author="Michel Gerits" w:date="2025-08-31T21:26:00Z">
        <w:r w:rsidRPr="006A293F">
          <w:rPr>
            <w:rFonts w:eastAsia="Segoe UI" w:cstheme="minorHAnsi"/>
            <w:b/>
            <w:bCs/>
            <w:color w:val="000000" w:themeColor="text1"/>
            <w:sz w:val="20"/>
            <w:szCs w:val="20"/>
          </w:rPr>
          <w:t>% werken waarbij signalisatie op tijd werd geplaatst</w:t>
        </w:r>
        <w:r w:rsidRPr="006A293F">
          <w:rPr>
            <w:rFonts w:eastAsia="Segoe UI" w:cstheme="minorHAnsi"/>
            <w:color w:val="000000" w:themeColor="text1"/>
            <w:sz w:val="20"/>
            <w:szCs w:val="20"/>
          </w:rPr>
          <w:br/>
          <w:t>– Data: fotolog vóór start + validatie signalisatievergunning.</w:t>
        </w:r>
      </w:ins>
    </w:p>
    <w:p w14:paraId="589B8316" w14:textId="77777777" w:rsidR="006A293F" w:rsidRPr="006A293F" w:rsidRDefault="006A293F">
      <w:pPr>
        <w:numPr>
          <w:ilvl w:val="0"/>
          <w:numId w:val="137"/>
        </w:numPr>
        <w:spacing w:after="0" w:line="260" w:lineRule="exact"/>
        <w:rPr>
          <w:ins w:id="1166" w:author="Michel Gerits" w:date="2025-08-31T21:26:00Z"/>
          <w:rFonts w:eastAsia="Segoe UI" w:cstheme="minorHAnsi"/>
          <w:color w:val="000000" w:themeColor="text1"/>
          <w:sz w:val="20"/>
          <w:szCs w:val="20"/>
        </w:rPr>
        <w:pPrChange w:id="1167" w:author="Michel Gerits" w:date="2025-08-31T21:27:00Z" w16du:dateUtc="2025-08-31T19:27:00Z">
          <w:pPr>
            <w:numPr>
              <w:numId w:val="137"/>
            </w:numPr>
            <w:tabs>
              <w:tab w:val="num" w:pos="720"/>
            </w:tabs>
            <w:spacing w:after="220" w:line="260" w:lineRule="exact"/>
            <w:ind w:left="720" w:hanging="360"/>
          </w:pPr>
        </w:pPrChange>
      </w:pPr>
      <w:ins w:id="1168" w:author="Michel Gerits" w:date="2025-08-31T21:26:00Z">
        <w:r w:rsidRPr="006A293F">
          <w:rPr>
            <w:rFonts w:eastAsia="Segoe UI" w:cstheme="minorHAnsi"/>
            <w:b/>
            <w:bCs/>
            <w:color w:val="000000" w:themeColor="text1"/>
            <w:sz w:val="20"/>
            <w:szCs w:val="20"/>
          </w:rPr>
          <w:t>Aantal dagen dat een voetpad/graafzone ontoegankelijk blijft</w:t>
        </w:r>
        <w:r w:rsidRPr="006A293F">
          <w:rPr>
            <w:rFonts w:eastAsia="Segoe UI" w:cstheme="minorHAnsi"/>
            <w:color w:val="000000" w:themeColor="text1"/>
            <w:sz w:val="20"/>
            <w:szCs w:val="20"/>
          </w:rPr>
          <w:br/>
          <w:t>– Data: statusupdates + GIS-overlay toegankelijkheidszones.</w:t>
        </w:r>
      </w:ins>
    </w:p>
    <w:p w14:paraId="6100D57B" w14:textId="1B3ABDE0" w:rsidR="006A293F" w:rsidRPr="006A293F" w:rsidRDefault="006A293F">
      <w:pPr>
        <w:spacing w:after="0" w:line="260" w:lineRule="exact"/>
        <w:rPr>
          <w:ins w:id="1169" w:author="Michel Gerits" w:date="2025-08-31T21:26:00Z"/>
          <w:rFonts w:eastAsia="Segoe UI" w:cstheme="minorHAnsi"/>
          <w:color w:val="000000" w:themeColor="text1"/>
          <w:sz w:val="20"/>
          <w:szCs w:val="20"/>
        </w:rPr>
        <w:pPrChange w:id="1170" w:author="Michel Gerits" w:date="2025-08-31T21:27:00Z" w16du:dateUtc="2025-08-31T19:27:00Z">
          <w:pPr>
            <w:spacing w:after="220" w:line="260" w:lineRule="exact"/>
          </w:pPr>
        </w:pPrChange>
      </w:pPr>
    </w:p>
    <w:p w14:paraId="780ABE80" w14:textId="77777777" w:rsidR="006A293F" w:rsidRPr="006A293F" w:rsidRDefault="006A293F">
      <w:pPr>
        <w:spacing w:after="0" w:line="260" w:lineRule="exact"/>
        <w:rPr>
          <w:ins w:id="1171" w:author="Michel Gerits" w:date="2025-08-31T21:26:00Z"/>
          <w:rFonts w:eastAsia="Segoe UI" w:cstheme="minorHAnsi"/>
          <w:b/>
          <w:bCs/>
          <w:color w:val="000000" w:themeColor="text1"/>
          <w:sz w:val="20"/>
          <w:szCs w:val="20"/>
        </w:rPr>
        <w:pPrChange w:id="1172" w:author="Michel Gerits" w:date="2025-08-31T21:27:00Z" w16du:dateUtc="2025-08-31T19:27:00Z">
          <w:pPr>
            <w:spacing w:after="220" w:line="260" w:lineRule="exact"/>
          </w:pPr>
        </w:pPrChange>
      </w:pPr>
      <w:ins w:id="1173"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Data &amp; proces</w:t>
        </w:r>
      </w:ins>
    </w:p>
    <w:p w14:paraId="4F3B2724" w14:textId="77777777" w:rsidR="006A293F" w:rsidRPr="006A293F" w:rsidRDefault="006A293F">
      <w:pPr>
        <w:numPr>
          <w:ilvl w:val="0"/>
          <w:numId w:val="138"/>
        </w:numPr>
        <w:spacing w:after="0" w:line="260" w:lineRule="exact"/>
        <w:rPr>
          <w:ins w:id="1174" w:author="Michel Gerits" w:date="2025-08-31T21:26:00Z"/>
          <w:rFonts w:eastAsia="Segoe UI" w:cstheme="minorHAnsi"/>
          <w:color w:val="000000" w:themeColor="text1"/>
          <w:sz w:val="20"/>
          <w:szCs w:val="20"/>
        </w:rPr>
        <w:pPrChange w:id="1175" w:author="Michel Gerits" w:date="2025-08-31T21:27:00Z" w16du:dateUtc="2025-08-31T19:27:00Z">
          <w:pPr>
            <w:numPr>
              <w:numId w:val="138"/>
            </w:numPr>
            <w:tabs>
              <w:tab w:val="num" w:pos="720"/>
            </w:tabs>
            <w:spacing w:after="220" w:line="260" w:lineRule="exact"/>
            <w:ind w:left="720" w:hanging="360"/>
          </w:pPr>
        </w:pPrChange>
      </w:pPr>
      <w:ins w:id="1176" w:author="Michel Gerits" w:date="2025-08-31T21:26:00Z">
        <w:r w:rsidRPr="006A293F">
          <w:rPr>
            <w:rFonts w:eastAsia="Segoe UI" w:cstheme="minorHAnsi"/>
            <w:b/>
            <w:bCs/>
            <w:color w:val="000000" w:themeColor="text1"/>
            <w:sz w:val="20"/>
            <w:szCs w:val="20"/>
          </w:rPr>
          <w:t>% nutsdossiers OSLO-conform aangeleverd</w:t>
        </w:r>
        <w:r w:rsidRPr="006A293F">
          <w:rPr>
            <w:rFonts w:eastAsia="Segoe UI" w:cstheme="minorHAnsi"/>
            <w:color w:val="000000" w:themeColor="text1"/>
            <w:sz w:val="20"/>
            <w:szCs w:val="20"/>
          </w:rPr>
          <w:br/>
          <w:t>– Data: automatische OSLO-validator.</w:t>
        </w:r>
      </w:ins>
    </w:p>
    <w:p w14:paraId="2B59669F" w14:textId="77777777" w:rsidR="006A293F" w:rsidRPr="006A293F" w:rsidRDefault="006A293F">
      <w:pPr>
        <w:numPr>
          <w:ilvl w:val="0"/>
          <w:numId w:val="138"/>
        </w:numPr>
        <w:spacing w:after="0" w:line="260" w:lineRule="exact"/>
        <w:rPr>
          <w:ins w:id="1177" w:author="Michel Gerits" w:date="2025-08-31T21:26:00Z"/>
          <w:rFonts w:eastAsia="Segoe UI" w:cstheme="minorHAnsi"/>
          <w:color w:val="000000" w:themeColor="text1"/>
          <w:sz w:val="20"/>
          <w:szCs w:val="20"/>
        </w:rPr>
        <w:pPrChange w:id="1178" w:author="Michel Gerits" w:date="2025-08-31T21:27:00Z" w16du:dateUtc="2025-08-31T19:27:00Z">
          <w:pPr>
            <w:numPr>
              <w:numId w:val="138"/>
            </w:numPr>
            <w:tabs>
              <w:tab w:val="num" w:pos="720"/>
            </w:tabs>
            <w:spacing w:after="220" w:line="260" w:lineRule="exact"/>
            <w:ind w:left="720" w:hanging="360"/>
          </w:pPr>
        </w:pPrChange>
      </w:pPr>
      <w:ins w:id="1179" w:author="Michel Gerits" w:date="2025-08-31T21:26:00Z">
        <w:r w:rsidRPr="006A293F">
          <w:rPr>
            <w:rFonts w:eastAsia="Segoe UI" w:cstheme="minorHAnsi"/>
            <w:b/>
            <w:bCs/>
            <w:color w:val="000000" w:themeColor="text1"/>
            <w:sz w:val="20"/>
            <w:szCs w:val="20"/>
          </w:rPr>
          <w:t>% GIPOD-dossiers met volledige statusupdates</w:t>
        </w:r>
        <w:r w:rsidRPr="006A293F">
          <w:rPr>
            <w:rFonts w:eastAsia="Segoe UI" w:cstheme="minorHAnsi"/>
            <w:color w:val="000000" w:themeColor="text1"/>
            <w:sz w:val="20"/>
            <w:szCs w:val="20"/>
          </w:rPr>
          <w:t xml:space="preserve"> (start, uitvoering, herstel, oplevering).</w:t>
        </w:r>
        <w:r w:rsidRPr="006A293F">
          <w:rPr>
            <w:rFonts w:eastAsia="Segoe UI" w:cstheme="minorHAnsi"/>
            <w:color w:val="000000" w:themeColor="text1"/>
            <w:sz w:val="20"/>
            <w:szCs w:val="20"/>
          </w:rPr>
          <w:br/>
          <w:t>– Data: GIPOD API.</w:t>
        </w:r>
      </w:ins>
    </w:p>
    <w:p w14:paraId="1FC2B3BC" w14:textId="77777777" w:rsidR="006A293F" w:rsidRPr="006A293F" w:rsidRDefault="006A293F">
      <w:pPr>
        <w:numPr>
          <w:ilvl w:val="0"/>
          <w:numId w:val="138"/>
        </w:numPr>
        <w:spacing w:after="0" w:line="260" w:lineRule="exact"/>
        <w:rPr>
          <w:ins w:id="1180" w:author="Michel Gerits" w:date="2025-08-31T21:26:00Z"/>
          <w:rFonts w:eastAsia="Segoe UI" w:cstheme="minorHAnsi"/>
          <w:color w:val="000000" w:themeColor="text1"/>
          <w:sz w:val="20"/>
          <w:szCs w:val="20"/>
        </w:rPr>
        <w:pPrChange w:id="1181" w:author="Michel Gerits" w:date="2025-08-31T21:27:00Z" w16du:dateUtc="2025-08-31T19:27:00Z">
          <w:pPr>
            <w:numPr>
              <w:numId w:val="138"/>
            </w:numPr>
            <w:tabs>
              <w:tab w:val="num" w:pos="720"/>
            </w:tabs>
            <w:spacing w:after="220" w:line="260" w:lineRule="exact"/>
            <w:ind w:left="720" w:hanging="360"/>
          </w:pPr>
        </w:pPrChange>
      </w:pPr>
      <w:ins w:id="1182" w:author="Michel Gerits" w:date="2025-08-31T21:26:00Z">
        <w:r w:rsidRPr="006A293F">
          <w:rPr>
            <w:rFonts w:eastAsia="Segoe UI" w:cstheme="minorHAnsi"/>
            <w:b/>
            <w:bCs/>
            <w:color w:val="000000" w:themeColor="text1"/>
            <w:sz w:val="20"/>
            <w:szCs w:val="20"/>
          </w:rPr>
          <w:t>% herstelbonnen automatisch verrekend</w:t>
        </w:r>
        <w:r w:rsidRPr="006A293F">
          <w:rPr>
            <w:rFonts w:eastAsia="Segoe UI" w:cstheme="minorHAnsi"/>
            <w:color w:val="000000" w:themeColor="text1"/>
            <w:sz w:val="20"/>
            <w:szCs w:val="20"/>
          </w:rPr>
          <w:br/>
          <w:t>– Data: workflow app ↔ financieel systeem.</w:t>
        </w:r>
      </w:ins>
    </w:p>
    <w:p w14:paraId="0B760233" w14:textId="77777777" w:rsidR="006A293F" w:rsidRPr="006A293F" w:rsidRDefault="006A293F">
      <w:pPr>
        <w:numPr>
          <w:ilvl w:val="0"/>
          <w:numId w:val="138"/>
        </w:numPr>
        <w:spacing w:after="0" w:line="260" w:lineRule="exact"/>
        <w:rPr>
          <w:ins w:id="1183" w:author="Michel Gerits" w:date="2025-08-31T21:26:00Z"/>
          <w:rFonts w:eastAsia="Segoe UI" w:cstheme="minorHAnsi"/>
          <w:color w:val="000000" w:themeColor="text1"/>
          <w:sz w:val="20"/>
          <w:szCs w:val="20"/>
        </w:rPr>
        <w:pPrChange w:id="1184" w:author="Michel Gerits" w:date="2025-08-31T21:27:00Z" w16du:dateUtc="2025-08-31T19:27:00Z">
          <w:pPr>
            <w:numPr>
              <w:numId w:val="138"/>
            </w:numPr>
            <w:tabs>
              <w:tab w:val="num" w:pos="720"/>
            </w:tabs>
            <w:spacing w:after="220" w:line="260" w:lineRule="exact"/>
            <w:ind w:left="720" w:hanging="360"/>
          </w:pPr>
        </w:pPrChange>
      </w:pPr>
      <w:ins w:id="1185" w:author="Michel Gerits" w:date="2025-08-31T21:26:00Z">
        <w:r w:rsidRPr="006A293F">
          <w:rPr>
            <w:rFonts w:eastAsia="Segoe UI" w:cstheme="minorHAnsi"/>
            <w:b/>
            <w:bCs/>
            <w:color w:val="000000" w:themeColor="text1"/>
            <w:sz w:val="20"/>
            <w:szCs w:val="20"/>
          </w:rPr>
          <w:t>Gemiddelde verwerkingstijd tussen vaststelling en facturatie</w:t>
        </w:r>
        <w:r w:rsidRPr="006A293F">
          <w:rPr>
            <w:rFonts w:eastAsia="Segoe UI" w:cstheme="minorHAnsi"/>
            <w:color w:val="000000" w:themeColor="text1"/>
            <w:sz w:val="20"/>
            <w:szCs w:val="20"/>
          </w:rPr>
          <w:br/>
          <w:t>– Data: timestamps in dossierflow.</w:t>
        </w:r>
      </w:ins>
    </w:p>
    <w:p w14:paraId="493F1C45" w14:textId="0359E21C" w:rsidR="006A293F" w:rsidRPr="006A293F" w:rsidRDefault="006A293F">
      <w:pPr>
        <w:spacing w:after="0" w:line="260" w:lineRule="exact"/>
        <w:rPr>
          <w:ins w:id="1186" w:author="Michel Gerits" w:date="2025-08-31T21:26:00Z"/>
          <w:rFonts w:eastAsia="Segoe UI" w:cstheme="minorHAnsi"/>
          <w:color w:val="000000" w:themeColor="text1"/>
          <w:sz w:val="20"/>
          <w:szCs w:val="20"/>
        </w:rPr>
        <w:pPrChange w:id="1187" w:author="Michel Gerits" w:date="2025-08-31T21:27:00Z" w16du:dateUtc="2025-08-31T19:27:00Z">
          <w:pPr>
            <w:spacing w:after="220" w:line="260" w:lineRule="exact"/>
          </w:pPr>
        </w:pPrChange>
      </w:pPr>
    </w:p>
    <w:p w14:paraId="152C5052" w14:textId="77777777" w:rsidR="006A293F" w:rsidRPr="006A293F" w:rsidRDefault="006A293F">
      <w:pPr>
        <w:spacing w:after="0" w:line="260" w:lineRule="exact"/>
        <w:rPr>
          <w:ins w:id="1188" w:author="Michel Gerits" w:date="2025-08-31T21:26:00Z"/>
          <w:rFonts w:eastAsia="Segoe UI" w:cstheme="minorHAnsi"/>
          <w:b/>
          <w:bCs/>
          <w:color w:val="000000" w:themeColor="text1"/>
          <w:sz w:val="20"/>
          <w:szCs w:val="20"/>
        </w:rPr>
        <w:pPrChange w:id="1189" w:author="Michel Gerits" w:date="2025-08-31T21:27:00Z" w16du:dateUtc="2025-08-31T19:27:00Z">
          <w:pPr>
            <w:spacing w:after="220" w:line="260" w:lineRule="exact"/>
          </w:pPr>
        </w:pPrChange>
      </w:pPr>
      <w:ins w:id="1190"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Toezicht &amp; capaciteit</w:t>
        </w:r>
      </w:ins>
    </w:p>
    <w:p w14:paraId="601217AE" w14:textId="77777777" w:rsidR="006A293F" w:rsidRPr="006A293F" w:rsidRDefault="006A293F">
      <w:pPr>
        <w:numPr>
          <w:ilvl w:val="0"/>
          <w:numId w:val="139"/>
        </w:numPr>
        <w:spacing w:after="0" w:line="260" w:lineRule="exact"/>
        <w:rPr>
          <w:ins w:id="1191" w:author="Michel Gerits" w:date="2025-08-31T21:26:00Z"/>
          <w:rFonts w:eastAsia="Segoe UI" w:cstheme="minorHAnsi"/>
          <w:color w:val="000000" w:themeColor="text1"/>
          <w:sz w:val="20"/>
          <w:szCs w:val="20"/>
        </w:rPr>
        <w:pPrChange w:id="1192" w:author="Michel Gerits" w:date="2025-08-31T21:27:00Z" w16du:dateUtc="2025-08-31T19:27:00Z">
          <w:pPr>
            <w:numPr>
              <w:numId w:val="139"/>
            </w:numPr>
            <w:tabs>
              <w:tab w:val="num" w:pos="720"/>
            </w:tabs>
            <w:spacing w:after="220" w:line="260" w:lineRule="exact"/>
            <w:ind w:left="720" w:hanging="360"/>
          </w:pPr>
        </w:pPrChange>
      </w:pPr>
      <w:ins w:id="1193" w:author="Michel Gerits" w:date="2025-08-31T21:26:00Z">
        <w:r w:rsidRPr="006A293F">
          <w:rPr>
            <w:rFonts w:eastAsia="Segoe UI" w:cstheme="minorHAnsi"/>
            <w:b/>
            <w:bCs/>
            <w:color w:val="000000" w:themeColor="text1"/>
            <w:sz w:val="20"/>
            <w:szCs w:val="20"/>
          </w:rPr>
          <w:t>Aantal vaststellingen per toezichter per week</w:t>
        </w:r>
        <w:r w:rsidRPr="006A293F">
          <w:rPr>
            <w:rFonts w:eastAsia="Segoe UI" w:cstheme="minorHAnsi"/>
            <w:color w:val="000000" w:themeColor="text1"/>
            <w:sz w:val="20"/>
            <w:szCs w:val="20"/>
          </w:rPr>
          <w:br/>
          <w:t>– Data: logins en registraties in app.</w:t>
        </w:r>
      </w:ins>
    </w:p>
    <w:p w14:paraId="31234966" w14:textId="77777777" w:rsidR="006A293F" w:rsidRPr="006A293F" w:rsidRDefault="006A293F">
      <w:pPr>
        <w:numPr>
          <w:ilvl w:val="0"/>
          <w:numId w:val="139"/>
        </w:numPr>
        <w:spacing w:after="0" w:line="260" w:lineRule="exact"/>
        <w:rPr>
          <w:ins w:id="1194" w:author="Michel Gerits" w:date="2025-08-31T21:26:00Z"/>
          <w:rFonts w:eastAsia="Segoe UI" w:cstheme="minorHAnsi"/>
          <w:color w:val="000000" w:themeColor="text1"/>
          <w:sz w:val="20"/>
          <w:szCs w:val="20"/>
        </w:rPr>
        <w:pPrChange w:id="1195" w:author="Michel Gerits" w:date="2025-08-31T21:27:00Z" w16du:dateUtc="2025-08-31T19:27:00Z">
          <w:pPr>
            <w:numPr>
              <w:numId w:val="139"/>
            </w:numPr>
            <w:tabs>
              <w:tab w:val="num" w:pos="720"/>
            </w:tabs>
            <w:spacing w:after="220" w:line="260" w:lineRule="exact"/>
            <w:ind w:left="720" w:hanging="360"/>
          </w:pPr>
        </w:pPrChange>
      </w:pPr>
      <w:ins w:id="1196" w:author="Michel Gerits" w:date="2025-08-31T21:26:00Z">
        <w:r w:rsidRPr="006A293F">
          <w:rPr>
            <w:rFonts w:eastAsia="Segoe UI" w:cstheme="minorHAnsi"/>
            <w:b/>
            <w:bCs/>
            <w:color w:val="000000" w:themeColor="text1"/>
            <w:sz w:val="20"/>
            <w:szCs w:val="20"/>
          </w:rPr>
          <w:t>% terreinuren vs. bureau-uren</w:t>
        </w:r>
        <w:r w:rsidRPr="006A293F">
          <w:rPr>
            <w:rFonts w:eastAsia="Segoe UI" w:cstheme="minorHAnsi"/>
            <w:color w:val="000000" w:themeColor="text1"/>
            <w:sz w:val="20"/>
            <w:szCs w:val="20"/>
          </w:rPr>
          <w:br/>
          <w:t>– Data: activiteit in app + adminlog.</w:t>
        </w:r>
      </w:ins>
    </w:p>
    <w:p w14:paraId="31C3AA11" w14:textId="77777777" w:rsidR="006A293F" w:rsidRPr="006A293F" w:rsidRDefault="006A293F">
      <w:pPr>
        <w:numPr>
          <w:ilvl w:val="0"/>
          <w:numId w:val="139"/>
        </w:numPr>
        <w:spacing w:after="0" w:line="260" w:lineRule="exact"/>
        <w:rPr>
          <w:ins w:id="1197" w:author="Michel Gerits" w:date="2025-08-31T21:26:00Z"/>
          <w:rFonts w:eastAsia="Segoe UI" w:cstheme="minorHAnsi"/>
          <w:color w:val="000000" w:themeColor="text1"/>
          <w:sz w:val="20"/>
          <w:szCs w:val="20"/>
        </w:rPr>
        <w:pPrChange w:id="1198" w:author="Michel Gerits" w:date="2025-08-31T21:27:00Z" w16du:dateUtc="2025-08-31T19:27:00Z">
          <w:pPr>
            <w:numPr>
              <w:numId w:val="139"/>
            </w:numPr>
            <w:tabs>
              <w:tab w:val="num" w:pos="720"/>
            </w:tabs>
            <w:spacing w:after="220" w:line="260" w:lineRule="exact"/>
            <w:ind w:left="720" w:hanging="360"/>
          </w:pPr>
        </w:pPrChange>
      </w:pPr>
      <w:ins w:id="1199" w:author="Michel Gerits" w:date="2025-08-31T21:26:00Z">
        <w:r w:rsidRPr="006A293F">
          <w:rPr>
            <w:rFonts w:eastAsia="Segoe UI" w:cstheme="minorHAnsi"/>
            <w:b/>
            <w:bCs/>
            <w:color w:val="000000" w:themeColor="text1"/>
            <w:sz w:val="20"/>
            <w:szCs w:val="20"/>
          </w:rPr>
          <w:t>Gemiddelde responstijd toezichter op melding</w:t>
        </w:r>
        <w:r w:rsidRPr="006A293F">
          <w:rPr>
            <w:rFonts w:eastAsia="Segoe UI" w:cstheme="minorHAnsi"/>
            <w:color w:val="000000" w:themeColor="text1"/>
            <w:sz w:val="20"/>
            <w:szCs w:val="20"/>
          </w:rPr>
          <w:br/>
          <w:t>– Data: verschil timestamp melding ↔ timestamp eerste actie.</w:t>
        </w:r>
      </w:ins>
    </w:p>
    <w:p w14:paraId="3A602A1D" w14:textId="28AF26AA" w:rsidR="006A293F" w:rsidRPr="006A293F" w:rsidRDefault="006A293F">
      <w:pPr>
        <w:spacing w:after="0" w:line="260" w:lineRule="exact"/>
        <w:rPr>
          <w:ins w:id="1200" w:author="Michel Gerits" w:date="2025-08-31T21:26:00Z"/>
          <w:rFonts w:eastAsia="Segoe UI" w:cstheme="minorHAnsi"/>
          <w:color w:val="000000" w:themeColor="text1"/>
          <w:sz w:val="20"/>
          <w:szCs w:val="20"/>
        </w:rPr>
        <w:pPrChange w:id="1201" w:author="Michel Gerits" w:date="2025-08-31T21:27:00Z" w16du:dateUtc="2025-08-31T19:27:00Z">
          <w:pPr>
            <w:spacing w:after="220" w:line="260" w:lineRule="exact"/>
          </w:pPr>
        </w:pPrChange>
      </w:pPr>
    </w:p>
    <w:p w14:paraId="163C6F82" w14:textId="77777777" w:rsidR="006A293F" w:rsidRPr="006A293F" w:rsidRDefault="006A293F">
      <w:pPr>
        <w:spacing w:after="0" w:line="260" w:lineRule="exact"/>
        <w:rPr>
          <w:ins w:id="1202" w:author="Michel Gerits" w:date="2025-08-31T21:26:00Z"/>
          <w:rFonts w:eastAsia="Segoe UI" w:cstheme="minorHAnsi"/>
          <w:b/>
          <w:bCs/>
          <w:color w:val="000000" w:themeColor="text1"/>
          <w:sz w:val="20"/>
          <w:szCs w:val="20"/>
        </w:rPr>
        <w:pPrChange w:id="1203" w:author="Michel Gerits" w:date="2025-08-31T21:27:00Z" w16du:dateUtc="2025-08-31T19:27:00Z">
          <w:pPr>
            <w:spacing w:after="220" w:line="260" w:lineRule="exact"/>
          </w:pPr>
        </w:pPrChange>
      </w:pPr>
      <w:ins w:id="1204"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Bewoners &amp; communicatie</w:t>
        </w:r>
      </w:ins>
    </w:p>
    <w:p w14:paraId="278E80F4" w14:textId="77777777" w:rsidR="006A293F" w:rsidRPr="006A293F" w:rsidRDefault="006A293F">
      <w:pPr>
        <w:numPr>
          <w:ilvl w:val="0"/>
          <w:numId w:val="140"/>
        </w:numPr>
        <w:spacing w:after="0" w:line="260" w:lineRule="exact"/>
        <w:rPr>
          <w:ins w:id="1205" w:author="Michel Gerits" w:date="2025-08-31T21:26:00Z"/>
          <w:rFonts w:eastAsia="Segoe UI" w:cstheme="minorHAnsi"/>
          <w:color w:val="000000" w:themeColor="text1"/>
          <w:sz w:val="20"/>
          <w:szCs w:val="20"/>
        </w:rPr>
        <w:pPrChange w:id="1206" w:author="Michel Gerits" w:date="2025-08-31T21:27:00Z" w16du:dateUtc="2025-08-31T19:27:00Z">
          <w:pPr>
            <w:numPr>
              <w:numId w:val="140"/>
            </w:numPr>
            <w:tabs>
              <w:tab w:val="num" w:pos="720"/>
            </w:tabs>
            <w:spacing w:after="220" w:line="260" w:lineRule="exact"/>
            <w:ind w:left="720" w:hanging="360"/>
          </w:pPr>
        </w:pPrChange>
      </w:pPr>
      <w:ins w:id="1207" w:author="Michel Gerits" w:date="2025-08-31T21:26:00Z">
        <w:r w:rsidRPr="006A293F">
          <w:rPr>
            <w:rFonts w:eastAsia="Segoe UI" w:cstheme="minorHAnsi"/>
            <w:b/>
            <w:bCs/>
            <w:color w:val="000000" w:themeColor="text1"/>
            <w:sz w:val="20"/>
            <w:szCs w:val="20"/>
          </w:rPr>
          <w:t>% werken met QR-code en digitale info actief</w:t>
        </w:r>
        <w:r w:rsidRPr="006A293F">
          <w:rPr>
            <w:rFonts w:eastAsia="Segoe UI" w:cstheme="minorHAnsi"/>
            <w:color w:val="000000" w:themeColor="text1"/>
            <w:sz w:val="20"/>
            <w:szCs w:val="20"/>
          </w:rPr>
          <w:br/>
          <w:t>– Data: scanlogs + projectstatus.</w:t>
        </w:r>
      </w:ins>
    </w:p>
    <w:p w14:paraId="20F5E95C" w14:textId="77777777" w:rsidR="006A293F" w:rsidRPr="006A293F" w:rsidRDefault="006A293F">
      <w:pPr>
        <w:numPr>
          <w:ilvl w:val="0"/>
          <w:numId w:val="140"/>
        </w:numPr>
        <w:spacing w:after="0" w:line="260" w:lineRule="exact"/>
        <w:rPr>
          <w:ins w:id="1208" w:author="Michel Gerits" w:date="2025-08-31T21:26:00Z"/>
          <w:rFonts w:eastAsia="Segoe UI" w:cstheme="minorHAnsi"/>
          <w:color w:val="000000" w:themeColor="text1"/>
          <w:sz w:val="20"/>
          <w:szCs w:val="20"/>
        </w:rPr>
        <w:pPrChange w:id="1209" w:author="Michel Gerits" w:date="2025-08-31T21:27:00Z" w16du:dateUtc="2025-08-31T19:27:00Z">
          <w:pPr>
            <w:numPr>
              <w:numId w:val="140"/>
            </w:numPr>
            <w:tabs>
              <w:tab w:val="num" w:pos="720"/>
            </w:tabs>
            <w:spacing w:after="220" w:line="260" w:lineRule="exact"/>
            <w:ind w:left="720" w:hanging="360"/>
          </w:pPr>
        </w:pPrChange>
      </w:pPr>
      <w:ins w:id="1210" w:author="Michel Gerits" w:date="2025-08-31T21:26:00Z">
        <w:r w:rsidRPr="006A293F">
          <w:rPr>
            <w:rFonts w:eastAsia="Segoe UI" w:cstheme="minorHAnsi"/>
            <w:b/>
            <w:bCs/>
            <w:color w:val="000000" w:themeColor="text1"/>
            <w:sz w:val="20"/>
            <w:szCs w:val="20"/>
          </w:rPr>
          <w:t>Aantal bewonersmeldingen dat automatisch aan juiste werk gekoppeld is</w:t>
        </w:r>
        <w:r w:rsidRPr="006A293F">
          <w:rPr>
            <w:rFonts w:eastAsia="Segoe UI" w:cstheme="minorHAnsi"/>
            <w:color w:val="000000" w:themeColor="text1"/>
            <w:sz w:val="20"/>
            <w:szCs w:val="20"/>
          </w:rPr>
          <w:br/>
          <w:t>– Data: participatiemodule ↔ GIPOD.</w:t>
        </w:r>
      </w:ins>
    </w:p>
    <w:p w14:paraId="1506244C" w14:textId="77777777" w:rsidR="006A293F" w:rsidRPr="006A293F" w:rsidRDefault="006A293F">
      <w:pPr>
        <w:numPr>
          <w:ilvl w:val="0"/>
          <w:numId w:val="140"/>
        </w:numPr>
        <w:spacing w:after="0" w:line="260" w:lineRule="exact"/>
        <w:rPr>
          <w:ins w:id="1211" w:author="Michel Gerits" w:date="2025-08-31T21:26:00Z"/>
          <w:rFonts w:eastAsia="Segoe UI" w:cstheme="minorHAnsi"/>
          <w:color w:val="000000" w:themeColor="text1"/>
          <w:sz w:val="20"/>
          <w:szCs w:val="20"/>
        </w:rPr>
        <w:pPrChange w:id="1212" w:author="Michel Gerits" w:date="2025-08-31T21:27:00Z" w16du:dateUtc="2025-08-31T19:27:00Z">
          <w:pPr>
            <w:numPr>
              <w:numId w:val="140"/>
            </w:numPr>
            <w:tabs>
              <w:tab w:val="num" w:pos="720"/>
            </w:tabs>
            <w:spacing w:after="220" w:line="260" w:lineRule="exact"/>
            <w:ind w:left="720" w:hanging="360"/>
          </w:pPr>
        </w:pPrChange>
      </w:pPr>
      <w:ins w:id="1213" w:author="Michel Gerits" w:date="2025-08-31T21:26:00Z">
        <w:r w:rsidRPr="006A293F">
          <w:rPr>
            <w:rFonts w:eastAsia="Segoe UI" w:cstheme="minorHAnsi"/>
            <w:b/>
            <w:bCs/>
            <w:color w:val="000000" w:themeColor="text1"/>
            <w:sz w:val="20"/>
            <w:szCs w:val="20"/>
          </w:rPr>
          <w:t>% bewonersmeldingen binnen X dagen beantwoord</w:t>
        </w:r>
        <w:r w:rsidRPr="006A293F">
          <w:rPr>
            <w:rFonts w:eastAsia="Segoe UI" w:cstheme="minorHAnsi"/>
            <w:color w:val="000000" w:themeColor="text1"/>
            <w:sz w:val="20"/>
            <w:szCs w:val="20"/>
          </w:rPr>
          <w:br/>
          <w:t>– Data: workflowmeldingen in app.</w:t>
        </w:r>
      </w:ins>
    </w:p>
    <w:p w14:paraId="27AB4217" w14:textId="77777777" w:rsidR="006A293F" w:rsidRPr="006A293F" w:rsidRDefault="006A293F">
      <w:pPr>
        <w:numPr>
          <w:ilvl w:val="0"/>
          <w:numId w:val="140"/>
        </w:numPr>
        <w:spacing w:after="0" w:line="260" w:lineRule="exact"/>
        <w:rPr>
          <w:ins w:id="1214" w:author="Michel Gerits" w:date="2025-08-31T21:26:00Z"/>
          <w:rFonts w:eastAsia="Segoe UI" w:cstheme="minorHAnsi"/>
          <w:color w:val="000000" w:themeColor="text1"/>
          <w:sz w:val="20"/>
          <w:szCs w:val="20"/>
        </w:rPr>
        <w:pPrChange w:id="1215" w:author="Michel Gerits" w:date="2025-08-31T21:27:00Z" w16du:dateUtc="2025-08-31T19:27:00Z">
          <w:pPr>
            <w:numPr>
              <w:numId w:val="140"/>
            </w:numPr>
            <w:tabs>
              <w:tab w:val="num" w:pos="720"/>
            </w:tabs>
            <w:spacing w:after="220" w:line="260" w:lineRule="exact"/>
            <w:ind w:left="720" w:hanging="360"/>
          </w:pPr>
        </w:pPrChange>
      </w:pPr>
      <w:ins w:id="1216" w:author="Michel Gerits" w:date="2025-08-31T21:26:00Z">
        <w:r w:rsidRPr="006A293F">
          <w:rPr>
            <w:rFonts w:eastAsia="Segoe UI" w:cstheme="minorHAnsi"/>
            <w:b/>
            <w:bCs/>
            <w:color w:val="000000" w:themeColor="text1"/>
            <w:sz w:val="20"/>
            <w:szCs w:val="20"/>
          </w:rPr>
          <w:t>Aantal klachten per 100 werken</w:t>
        </w:r>
        <w:r w:rsidRPr="006A293F">
          <w:rPr>
            <w:rFonts w:eastAsia="Segoe UI" w:cstheme="minorHAnsi"/>
            <w:color w:val="000000" w:themeColor="text1"/>
            <w:sz w:val="20"/>
            <w:szCs w:val="20"/>
          </w:rPr>
          <w:t xml:space="preserve"> (KLM-data).</w:t>
        </w:r>
        <w:r w:rsidRPr="006A293F">
          <w:rPr>
            <w:rFonts w:eastAsia="Segoe UI" w:cstheme="minorHAnsi"/>
            <w:color w:val="000000" w:themeColor="text1"/>
            <w:sz w:val="20"/>
            <w:szCs w:val="20"/>
          </w:rPr>
          <w:br/>
          <w:t>– Data: koppeling KLM ↔ GIPOD.</w:t>
        </w:r>
      </w:ins>
    </w:p>
    <w:p w14:paraId="701334F5" w14:textId="6BD6AAD3" w:rsidR="006A293F" w:rsidRPr="006A293F" w:rsidRDefault="006A293F">
      <w:pPr>
        <w:spacing w:after="0" w:line="260" w:lineRule="exact"/>
        <w:rPr>
          <w:ins w:id="1217" w:author="Michel Gerits" w:date="2025-08-31T21:26:00Z"/>
          <w:rFonts w:eastAsia="Segoe UI" w:cstheme="minorHAnsi"/>
          <w:color w:val="000000" w:themeColor="text1"/>
          <w:sz w:val="20"/>
          <w:szCs w:val="20"/>
        </w:rPr>
        <w:pPrChange w:id="1218" w:author="Michel Gerits" w:date="2025-08-31T21:27:00Z" w16du:dateUtc="2025-08-31T19:27:00Z">
          <w:pPr>
            <w:spacing w:after="220" w:line="260" w:lineRule="exact"/>
          </w:pPr>
        </w:pPrChange>
      </w:pPr>
    </w:p>
    <w:p w14:paraId="2BE39B95" w14:textId="77777777" w:rsidR="006A293F" w:rsidRPr="006A293F" w:rsidRDefault="006A293F">
      <w:pPr>
        <w:spacing w:after="0" w:line="260" w:lineRule="exact"/>
        <w:rPr>
          <w:ins w:id="1219" w:author="Michel Gerits" w:date="2025-08-31T21:26:00Z"/>
          <w:rFonts w:eastAsia="Segoe UI" w:cstheme="minorHAnsi"/>
          <w:b/>
          <w:bCs/>
          <w:color w:val="000000" w:themeColor="text1"/>
          <w:sz w:val="20"/>
          <w:szCs w:val="20"/>
        </w:rPr>
        <w:pPrChange w:id="1220" w:author="Michel Gerits" w:date="2025-08-31T21:27:00Z" w16du:dateUtc="2025-08-31T19:27:00Z">
          <w:pPr>
            <w:spacing w:after="220" w:line="260" w:lineRule="exact"/>
          </w:pPr>
        </w:pPrChange>
      </w:pPr>
      <w:ins w:id="1221" w:author="Michel Gerits" w:date="2025-08-31T21:26:00Z">
        <w:r w:rsidRPr="006A293F">
          <w:rPr>
            <w:rFonts w:ascii="Segoe UI Emoji" w:eastAsia="Segoe UI" w:hAnsi="Segoe UI Emoji" w:cs="Segoe UI Emoji"/>
            <w:b/>
            <w:bCs/>
            <w:color w:val="000000" w:themeColor="text1"/>
            <w:sz w:val="20"/>
            <w:szCs w:val="20"/>
          </w:rPr>
          <w:t>🔹</w:t>
        </w:r>
        <w:r w:rsidRPr="006A293F">
          <w:rPr>
            <w:rFonts w:eastAsia="Segoe UI" w:cstheme="minorHAnsi"/>
            <w:b/>
            <w:bCs/>
            <w:color w:val="000000" w:themeColor="text1"/>
            <w:sz w:val="20"/>
            <w:szCs w:val="20"/>
          </w:rPr>
          <w:t xml:space="preserve"> Samenwerking &amp; adoptie</w:t>
        </w:r>
      </w:ins>
    </w:p>
    <w:p w14:paraId="55D47147" w14:textId="77777777" w:rsidR="006A293F" w:rsidRPr="006A293F" w:rsidRDefault="006A293F">
      <w:pPr>
        <w:numPr>
          <w:ilvl w:val="0"/>
          <w:numId w:val="141"/>
        </w:numPr>
        <w:spacing w:after="0" w:line="260" w:lineRule="exact"/>
        <w:rPr>
          <w:ins w:id="1222" w:author="Michel Gerits" w:date="2025-08-31T21:26:00Z"/>
          <w:rFonts w:eastAsia="Segoe UI" w:cstheme="minorHAnsi"/>
          <w:color w:val="000000" w:themeColor="text1"/>
          <w:sz w:val="20"/>
          <w:szCs w:val="20"/>
        </w:rPr>
        <w:pPrChange w:id="1223" w:author="Michel Gerits" w:date="2025-08-31T21:27:00Z" w16du:dateUtc="2025-08-31T19:27:00Z">
          <w:pPr>
            <w:numPr>
              <w:numId w:val="141"/>
            </w:numPr>
            <w:tabs>
              <w:tab w:val="num" w:pos="720"/>
            </w:tabs>
            <w:spacing w:after="220" w:line="260" w:lineRule="exact"/>
            <w:ind w:left="720" w:hanging="360"/>
          </w:pPr>
        </w:pPrChange>
      </w:pPr>
      <w:ins w:id="1224" w:author="Michel Gerits" w:date="2025-08-31T21:26:00Z">
        <w:r w:rsidRPr="006A293F">
          <w:rPr>
            <w:rFonts w:eastAsia="Segoe UI" w:cstheme="minorHAnsi"/>
            <w:b/>
            <w:bCs/>
            <w:color w:val="000000" w:themeColor="text1"/>
            <w:sz w:val="20"/>
            <w:szCs w:val="20"/>
          </w:rPr>
          <w:t>Aantal nutsbedrijven dat actief data aanlevert via app/API</w:t>
        </w:r>
        <w:r w:rsidRPr="006A293F">
          <w:rPr>
            <w:rFonts w:eastAsia="Segoe UI" w:cstheme="minorHAnsi"/>
            <w:color w:val="000000" w:themeColor="text1"/>
            <w:sz w:val="20"/>
            <w:szCs w:val="20"/>
          </w:rPr>
          <w:br/>
          <w:t>– Data: actieve datasets in GIPOD.</w:t>
        </w:r>
      </w:ins>
    </w:p>
    <w:p w14:paraId="520A9BF1" w14:textId="77777777" w:rsidR="006A293F" w:rsidRPr="006A293F" w:rsidRDefault="006A293F">
      <w:pPr>
        <w:numPr>
          <w:ilvl w:val="0"/>
          <w:numId w:val="141"/>
        </w:numPr>
        <w:spacing w:after="0" w:line="260" w:lineRule="exact"/>
        <w:rPr>
          <w:ins w:id="1225" w:author="Michel Gerits" w:date="2025-08-31T21:26:00Z"/>
          <w:rFonts w:eastAsia="Segoe UI" w:cstheme="minorHAnsi"/>
          <w:color w:val="000000" w:themeColor="text1"/>
          <w:sz w:val="20"/>
          <w:szCs w:val="20"/>
        </w:rPr>
        <w:pPrChange w:id="1226" w:author="Michel Gerits" w:date="2025-08-31T21:27:00Z" w16du:dateUtc="2025-08-31T19:27:00Z">
          <w:pPr>
            <w:numPr>
              <w:numId w:val="141"/>
            </w:numPr>
            <w:tabs>
              <w:tab w:val="num" w:pos="720"/>
            </w:tabs>
            <w:spacing w:after="220" w:line="260" w:lineRule="exact"/>
            <w:ind w:left="720" w:hanging="360"/>
          </w:pPr>
        </w:pPrChange>
      </w:pPr>
      <w:ins w:id="1227" w:author="Michel Gerits" w:date="2025-08-31T21:26:00Z">
        <w:r w:rsidRPr="006A293F">
          <w:rPr>
            <w:rFonts w:eastAsia="Segoe UI" w:cstheme="minorHAnsi"/>
            <w:b/>
            <w:bCs/>
            <w:color w:val="000000" w:themeColor="text1"/>
            <w:sz w:val="20"/>
            <w:szCs w:val="20"/>
          </w:rPr>
          <w:t>Aantal gemeenten dat MVP of module X gebruikt</w:t>
        </w:r>
        <w:r w:rsidRPr="006A293F">
          <w:rPr>
            <w:rFonts w:eastAsia="Segoe UI" w:cstheme="minorHAnsi"/>
            <w:color w:val="000000" w:themeColor="text1"/>
            <w:sz w:val="20"/>
            <w:szCs w:val="20"/>
          </w:rPr>
          <w:br/>
          <w:t>– Data: gebruikslogins per bestuur.</w:t>
        </w:r>
      </w:ins>
    </w:p>
    <w:p w14:paraId="7C0D3CA5" w14:textId="77777777" w:rsidR="006A293F" w:rsidRPr="006A293F" w:rsidRDefault="006A293F">
      <w:pPr>
        <w:numPr>
          <w:ilvl w:val="0"/>
          <w:numId w:val="141"/>
        </w:numPr>
        <w:spacing w:after="0" w:line="260" w:lineRule="exact"/>
        <w:rPr>
          <w:ins w:id="1228" w:author="Michel Gerits" w:date="2025-08-31T21:26:00Z"/>
          <w:rFonts w:eastAsia="Segoe UI" w:cstheme="minorHAnsi"/>
          <w:color w:val="000000" w:themeColor="text1"/>
          <w:sz w:val="20"/>
          <w:szCs w:val="20"/>
        </w:rPr>
        <w:pPrChange w:id="1229" w:author="Michel Gerits" w:date="2025-08-31T21:27:00Z" w16du:dateUtc="2025-08-31T19:27:00Z">
          <w:pPr>
            <w:numPr>
              <w:numId w:val="141"/>
            </w:numPr>
            <w:tabs>
              <w:tab w:val="num" w:pos="720"/>
            </w:tabs>
            <w:spacing w:after="220" w:line="260" w:lineRule="exact"/>
            <w:ind w:left="720" w:hanging="360"/>
          </w:pPr>
        </w:pPrChange>
      </w:pPr>
      <w:ins w:id="1230" w:author="Michel Gerits" w:date="2025-08-31T21:26:00Z">
        <w:r w:rsidRPr="006A293F">
          <w:rPr>
            <w:rFonts w:eastAsia="Segoe UI" w:cstheme="minorHAnsi"/>
            <w:b/>
            <w:bCs/>
            <w:color w:val="000000" w:themeColor="text1"/>
            <w:sz w:val="20"/>
            <w:szCs w:val="20"/>
          </w:rPr>
          <w:t>% nutswerken waarbij meerdere actoren (nuts, aannemer, toezichter) actief dezelfde data gebruiken</w:t>
        </w:r>
        <w:r w:rsidRPr="006A293F">
          <w:rPr>
            <w:rFonts w:eastAsia="Segoe UI" w:cstheme="minorHAnsi"/>
            <w:color w:val="000000" w:themeColor="text1"/>
            <w:sz w:val="20"/>
            <w:szCs w:val="20"/>
          </w:rPr>
          <w:br/>
          <w:t>– Data: gebruikersrollen in dossierflow.</w:t>
        </w:r>
      </w:ins>
    </w:p>
    <w:p w14:paraId="72A153E9" w14:textId="22E33F00" w:rsidR="00A14E5F" w:rsidRDefault="00A14E5F" w:rsidP="006A293F">
      <w:pPr>
        <w:spacing w:after="0" w:line="260" w:lineRule="exact"/>
        <w:rPr>
          <w:ins w:id="1231" w:author="Michel Gerits" w:date="2025-08-31T21:31:00Z" w16du:dateUtc="2025-08-31T19:31:00Z"/>
          <w:rFonts w:eastAsia="Segoe UI" w:cstheme="minorHAnsi"/>
          <w:color w:val="000000" w:themeColor="text1"/>
          <w:sz w:val="20"/>
          <w:szCs w:val="20"/>
        </w:rPr>
      </w:pPr>
    </w:p>
    <w:p w14:paraId="32092CBB" w14:textId="77777777" w:rsidR="00AC7EB8" w:rsidRPr="00AC7EB8" w:rsidRDefault="00AC7EB8" w:rsidP="00AC7EB8">
      <w:pPr>
        <w:spacing w:after="0" w:line="260" w:lineRule="exact"/>
        <w:rPr>
          <w:ins w:id="1232" w:author="Michel Gerits" w:date="2025-08-31T21:31:00Z"/>
          <w:rFonts w:eastAsia="Segoe UI" w:cstheme="minorHAnsi"/>
          <w:b/>
          <w:bCs/>
          <w:color w:val="000000" w:themeColor="text1"/>
          <w:sz w:val="20"/>
          <w:szCs w:val="20"/>
        </w:rPr>
      </w:pPr>
      <w:ins w:id="1233" w:author="Michel Gerits" w:date="2025-08-31T21:31:00Z">
        <w:r w:rsidRPr="00AC7EB8">
          <w:rPr>
            <w:rFonts w:eastAsia="Segoe UI" w:cstheme="minorHAnsi"/>
            <w:b/>
            <w:bCs/>
            <w:color w:val="000000" w:themeColor="text1"/>
            <w:sz w:val="20"/>
            <w:szCs w:val="20"/>
          </w:rPr>
          <w:t>Innovatief karakter</w:t>
        </w:r>
      </w:ins>
    </w:p>
    <w:p w14:paraId="2505D508" w14:textId="77777777" w:rsidR="00AC7EB8" w:rsidRPr="00AC7EB8" w:rsidRDefault="00AC7EB8" w:rsidP="00AC7EB8">
      <w:pPr>
        <w:numPr>
          <w:ilvl w:val="0"/>
          <w:numId w:val="142"/>
        </w:numPr>
        <w:spacing w:after="0" w:line="260" w:lineRule="exact"/>
        <w:rPr>
          <w:ins w:id="1234" w:author="Michel Gerits" w:date="2025-08-31T21:31:00Z"/>
          <w:rFonts w:eastAsia="Segoe UI" w:cstheme="minorHAnsi"/>
          <w:color w:val="000000" w:themeColor="text1"/>
          <w:sz w:val="20"/>
          <w:szCs w:val="20"/>
        </w:rPr>
      </w:pPr>
      <w:ins w:id="1235" w:author="Michel Gerits" w:date="2025-08-31T21:31:00Z">
        <w:r w:rsidRPr="00AC7EB8">
          <w:rPr>
            <w:rFonts w:eastAsia="Segoe UI" w:cstheme="minorHAnsi"/>
            <w:b/>
            <w:bCs/>
            <w:color w:val="000000" w:themeColor="text1"/>
            <w:sz w:val="20"/>
            <w:szCs w:val="20"/>
          </w:rPr>
          <w:t>Digitale keten in één systeem:</w:t>
        </w:r>
        <w:r w:rsidRPr="00AC7EB8">
          <w:rPr>
            <w:rFonts w:eastAsia="Segoe UI" w:cstheme="minorHAnsi"/>
            <w:color w:val="000000" w:themeColor="text1"/>
            <w:sz w:val="20"/>
            <w:szCs w:val="20"/>
          </w:rPr>
          <w:t xml:space="preserve"> Voor het eerst worden vergunning, uitvoering, toezicht en herstel digitaal aan elkaar geknoopt.</w:t>
        </w:r>
      </w:ins>
    </w:p>
    <w:p w14:paraId="6BCA583D" w14:textId="77777777" w:rsidR="00AC7EB8" w:rsidRPr="00AC7EB8" w:rsidRDefault="00AC7EB8" w:rsidP="00AC7EB8">
      <w:pPr>
        <w:numPr>
          <w:ilvl w:val="0"/>
          <w:numId w:val="142"/>
        </w:numPr>
        <w:spacing w:after="0" w:line="260" w:lineRule="exact"/>
        <w:rPr>
          <w:ins w:id="1236" w:author="Michel Gerits" w:date="2025-08-31T21:31:00Z"/>
          <w:rFonts w:eastAsia="Segoe UI" w:cstheme="minorHAnsi"/>
          <w:color w:val="000000" w:themeColor="text1"/>
          <w:sz w:val="20"/>
          <w:szCs w:val="20"/>
        </w:rPr>
      </w:pPr>
      <w:ins w:id="1237" w:author="Michel Gerits" w:date="2025-08-31T21:31:00Z">
        <w:r w:rsidRPr="00AC7EB8">
          <w:rPr>
            <w:rFonts w:eastAsia="Segoe UI" w:cstheme="minorHAnsi"/>
            <w:b/>
            <w:bCs/>
            <w:color w:val="000000" w:themeColor="text1"/>
            <w:sz w:val="20"/>
            <w:szCs w:val="20"/>
          </w:rPr>
          <w:t>Automatische KPI’s:</w:t>
        </w:r>
        <w:r w:rsidRPr="00AC7EB8">
          <w:rPr>
            <w:rFonts w:eastAsia="Segoe UI" w:cstheme="minorHAnsi"/>
            <w:color w:val="000000" w:themeColor="text1"/>
            <w:sz w:val="20"/>
            <w:szCs w:val="20"/>
          </w:rPr>
          <w:t xml:space="preserve"> Geen manuele rapportering, maar real-time monitoring via foto’s, GPS, GIPOD-data en AI-beeldanalyse.</w:t>
        </w:r>
      </w:ins>
    </w:p>
    <w:p w14:paraId="4CA80F2D" w14:textId="77777777" w:rsidR="00AC7EB8" w:rsidRPr="00AC7EB8" w:rsidRDefault="00AC7EB8" w:rsidP="00AC7EB8">
      <w:pPr>
        <w:numPr>
          <w:ilvl w:val="0"/>
          <w:numId w:val="142"/>
        </w:numPr>
        <w:spacing w:after="0" w:line="260" w:lineRule="exact"/>
        <w:rPr>
          <w:ins w:id="1238" w:author="Michel Gerits" w:date="2025-08-31T21:31:00Z"/>
          <w:rFonts w:eastAsia="Segoe UI" w:cstheme="minorHAnsi"/>
          <w:color w:val="000000" w:themeColor="text1"/>
          <w:sz w:val="20"/>
          <w:szCs w:val="20"/>
        </w:rPr>
      </w:pPr>
      <w:ins w:id="1239" w:author="Michel Gerits" w:date="2025-08-31T21:31:00Z">
        <w:r w:rsidRPr="00AC7EB8">
          <w:rPr>
            <w:rFonts w:eastAsia="Segoe UI" w:cstheme="minorHAnsi"/>
            <w:b/>
            <w:bCs/>
            <w:color w:val="000000" w:themeColor="text1"/>
            <w:sz w:val="20"/>
            <w:szCs w:val="20"/>
          </w:rPr>
          <w:t>Modulaire schillenaanpak:</w:t>
        </w:r>
        <w:r w:rsidRPr="00AC7EB8">
          <w:rPr>
            <w:rFonts w:eastAsia="Segoe UI" w:cstheme="minorHAnsi"/>
            <w:color w:val="000000" w:themeColor="text1"/>
            <w:sz w:val="20"/>
            <w:szCs w:val="20"/>
          </w:rPr>
          <w:t xml:space="preserve"> Innovatief organisatiemodel dat het mogelijk maakt om stapsgewijs in te stappen, risico’s te spreiden en tegelijk schaalbaarheid te garanderen.</w:t>
        </w:r>
      </w:ins>
    </w:p>
    <w:p w14:paraId="665B044B" w14:textId="77777777" w:rsidR="00AC7EB8" w:rsidRPr="00AC7EB8" w:rsidRDefault="00AC7EB8" w:rsidP="00AC7EB8">
      <w:pPr>
        <w:numPr>
          <w:ilvl w:val="0"/>
          <w:numId w:val="142"/>
        </w:numPr>
        <w:spacing w:after="0" w:line="260" w:lineRule="exact"/>
        <w:rPr>
          <w:ins w:id="1240" w:author="Michel Gerits" w:date="2025-08-31T21:31:00Z"/>
          <w:rFonts w:eastAsia="Segoe UI" w:cstheme="minorHAnsi"/>
          <w:color w:val="000000" w:themeColor="text1"/>
          <w:sz w:val="20"/>
          <w:szCs w:val="20"/>
        </w:rPr>
      </w:pPr>
      <w:ins w:id="1241" w:author="Michel Gerits" w:date="2025-08-31T21:31:00Z">
        <w:r w:rsidRPr="00AC7EB8">
          <w:rPr>
            <w:rFonts w:eastAsia="Segoe UI" w:cstheme="minorHAnsi"/>
            <w:b/>
            <w:bCs/>
            <w:color w:val="000000" w:themeColor="text1"/>
            <w:sz w:val="20"/>
            <w:szCs w:val="20"/>
          </w:rPr>
          <w:lastRenderedPageBreak/>
          <w:t>Privacy by design:</w:t>
        </w:r>
        <w:r w:rsidRPr="00AC7EB8">
          <w:rPr>
            <w:rFonts w:eastAsia="Segoe UI" w:cstheme="minorHAnsi"/>
            <w:color w:val="000000" w:themeColor="text1"/>
            <w:sz w:val="20"/>
            <w:szCs w:val="20"/>
          </w:rPr>
          <w:t xml:space="preserve"> Integratie van DPIA, automatische blur en Athumi-datadiensten als neutrale toegangspoort – ongezien in Vlaamse toezichttoepassingen.</w:t>
        </w:r>
      </w:ins>
    </w:p>
    <w:p w14:paraId="4CC08E02" w14:textId="77777777" w:rsidR="00AC7EB8" w:rsidRPr="00AC7EB8" w:rsidRDefault="00AC7EB8" w:rsidP="00AC7EB8">
      <w:pPr>
        <w:numPr>
          <w:ilvl w:val="0"/>
          <w:numId w:val="142"/>
        </w:numPr>
        <w:spacing w:after="0" w:line="260" w:lineRule="exact"/>
        <w:rPr>
          <w:ins w:id="1242" w:author="Michel Gerits" w:date="2025-08-31T21:31:00Z"/>
          <w:rFonts w:eastAsia="Segoe UI" w:cstheme="minorHAnsi"/>
          <w:color w:val="000000" w:themeColor="text1"/>
          <w:sz w:val="20"/>
          <w:szCs w:val="20"/>
        </w:rPr>
      </w:pPr>
      <w:ins w:id="1243" w:author="Michel Gerits" w:date="2025-08-31T21:31:00Z">
        <w:r w:rsidRPr="00AC7EB8">
          <w:rPr>
            <w:rFonts w:eastAsia="Segoe UI" w:cstheme="minorHAnsi"/>
            <w:b/>
            <w:bCs/>
            <w:color w:val="000000" w:themeColor="text1"/>
            <w:sz w:val="20"/>
            <w:szCs w:val="20"/>
          </w:rPr>
          <w:t>Open standaarden als hefboom:</w:t>
        </w:r>
        <w:r w:rsidRPr="00AC7EB8">
          <w:rPr>
            <w:rFonts w:eastAsia="Segoe UI" w:cstheme="minorHAnsi"/>
            <w:color w:val="000000" w:themeColor="text1"/>
            <w:sz w:val="20"/>
            <w:szCs w:val="20"/>
          </w:rPr>
          <w:t xml:space="preserve"> Gebruik van OSLO-profielen en open API’s, waardoor het systeem herbruikbaar is voor alle Vlaamse steden en niet gebonden blijft aan één leverancier of stad.</w:t>
        </w:r>
      </w:ins>
    </w:p>
    <w:p w14:paraId="1214B7A0" w14:textId="7969455C" w:rsidR="00AC7EB8" w:rsidRPr="00AC7EB8" w:rsidRDefault="00AC7EB8" w:rsidP="00AC7EB8">
      <w:pPr>
        <w:spacing w:after="0" w:line="260" w:lineRule="exact"/>
        <w:rPr>
          <w:ins w:id="1244" w:author="Michel Gerits" w:date="2025-08-31T21:31:00Z"/>
          <w:rFonts w:eastAsia="Segoe UI" w:cstheme="minorHAnsi"/>
          <w:color w:val="000000" w:themeColor="text1"/>
          <w:sz w:val="20"/>
          <w:szCs w:val="20"/>
        </w:rPr>
      </w:pPr>
    </w:p>
    <w:p w14:paraId="3FD520E2" w14:textId="716F1245" w:rsidR="00AC7EB8" w:rsidRPr="00AC7EB8" w:rsidRDefault="00AC7EB8" w:rsidP="00AC7EB8">
      <w:pPr>
        <w:spacing w:after="0" w:line="260" w:lineRule="exact"/>
        <w:rPr>
          <w:ins w:id="1245" w:author="Michel Gerits" w:date="2025-08-31T21:31:00Z"/>
          <w:rFonts w:eastAsia="Segoe UI" w:cstheme="minorHAnsi"/>
          <w:b/>
          <w:bCs/>
          <w:color w:val="000000" w:themeColor="text1"/>
          <w:sz w:val="20"/>
          <w:szCs w:val="20"/>
        </w:rPr>
      </w:pPr>
      <w:ins w:id="1246" w:author="Michel Gerits" w:date="2025-08-31T21:31:00Z">
        <w:r w:rsidRPr="00AC7EB8">
          <w:rPr>
            <w:rFonts w:eastAsia="Segoe UI" w:cstheme="minorHAnsi"/>
            <w:b/>
            <w:bCs/>
            <w:color w:val="000000" w:themeColor="text1"/>
            <w:sz w:val="20"/>
            <w:szCs w:val="20"/>
          </w:rPr>
          <w:t>Impact</w:t>
        </w:r>
      </w:ins>
    </w:p>
    <w:p w14:paraId="6E5B5AEF" w14:textId="77777777" w:rsidR="00AC7EB8" w:rsidRPr="00AC7EB8" w:rsidRDefault="00AC7EB8" w:rsidP="00AC7EB8">
      <w:pPr>
        <w:numPr>
          <w:ilvl w:val="0"/>
          <w:numId w:val="143"/>
        </w:numPr>
        <w:spacing w:after="0" w:line="260" w:lineRule="exact"/>
        <w:rPr>
          <w:ins w:id="1247" w:author="Michel Gerits" w:date="2025-08-31T21:31:00Z"/>
          <w:rFonts w:eastAsia="Segoe UI" w:cstheme="minorHAnsi"/>
          <w:color w:val="000000" w:themeColor="text1"/>
          <w:sz w:val="20"/>
          <w:szCs w:val="20"/>
        </w:rPr>
      </w:pPr>
      <w:ins w:id="1248" w:author="Michel Gerits" w:date="2025-08-31T21:31:00Z">
        <w:r w:rsidRPr="00AC7EB8">
          <w:rPr>
            <w:rFonts w:eastAsia="Segoe UI" w:cstheme="minorHAnsi"/>
            <w:b/>
            <w:bCs/>
            <w:color w:val="000000" w:themeColor="text1"/>
            <w:sz w:val="20"/>
            <w:szCs w:val="20"/>
          </w:rPr>
          <w:t>Voor bewoners:</w:t>
        </w:r>
        <w:r w:rsidRPr="00AC7EB8">
          <w:rPr>
            <w:rFonts w:eastAsia="Segoe UI" w:cstheme="minorHAnsi"/>
            <w:color w:val="000000" w:themeColor="text1"/>
            <w:sz w:val="20"/>
            <w:szCs w:val="20"/>
          </w:rPr>
          <w:t xml:space="preserve"> minder hinder, beter geïnformeerd, kortere afsluitingen van straten en veiliger gebruik van de publieke ruimte.</w:t>
        </w:r>
      </w:ins>
    </w:p>
    <w:p w14:paraId="41BC850D" w14:textId="77777777" w:rsidR="00AC7EB8" w:rsidRPr="00AC7EB8" w:rsidRDefault="00AC7EB8" w:rsidP="00AC7EB8">
      <w:pPr>
        <w:numPr>
          <w:ilvl w:val="0"/>
          <w:numId w:val="143"/>
        </w:numPr>
        <w:spacing w:after="0" w:line="260" w:lineRule="exact"/>
        <w:rPr>
          <w:ins w:id="1249" w:author="Michel Gerits" w:date="2025-08-31T21:31:00Z"/>
          <w:rFonts w:eastAsia="Segoe UI" w:cstheme="minorHAnsi"/>
          <w:color w:val="000000" w:themeColor="text1"/>
          <w:sz w:val="20"/>
          <w:szCs w:val="20"/>
        </w:rPr>
      </w:pPr>
      <w:ins w:id="1250" w:author="Michel Gerits" w:date="2025-08-31T21:31:00Z">
        <w:r w:rsidRPr="00AC7EB8">
          <w:rPr>
            <w:rFonts w:eastAsia="Segoe UI" w:cstheme="minorHAnsi"/>
            <w:b/>
            <w:bCs/>
            <w:color w:val="000000" w:themeColor="text1"/>
            <w:sz w:val="20"/>
            <w:szCs w:val="20"/>
          </w:rPr>
          <w:t>Voor toezichters:</w:t>
        </w:r>
        <w:r w:rsidRPr="00AC7EB8">
          <w:rPr>
            <w:rFonts w:eastAsia="Segoe UI" w:cstheme="minorHAnsi"/>
            <w:color w:val="000000" w:themeColor="text1"/>
            <w:sz w:val="20"/>
            <w:szCs w:val="20"/>
          </w:rPr>
          <w:t xml:space="preserve"> efficiënter werken, meer tijd op het terrein en juridisch sluitende vaststellingen, wat hun rol versterkt en hun werkdruk verlaagt.</w:t>
        </w:r>
      </w:ins>
    </w:p>
    <w:p w14:paraId="784911DF" w14:textId="77777777" w:rsidR="00AC7EB8" w:rsidRPr="00AC7EB8" w:rsidRDefault="00AC7EB8" w:rsidP="00AC7EB8">
      <w:pPr>
        <w:numPr>
          <w:ilvl w:val="0"/>
          <w:numId w:val="143"/>
        </w:numPr>
        <w:spacing w:after="0" w:line="260" w:lineRule="exact"/>
        <w:rPr>
          <w:ins w:id="1251" w:author="Michel Gerits" w:date="2025-08-31T21:31:00Z"/>
          <w:rFonts w:eastAsia="Segoe UI" w:cstheme="minorHAnsi"/>
          <w:color w:val="000000" w:themeColor="text1"/>
          <w:sz w:val="20"/>
          <w:szCs w:val="20"/>
        </w:rPr>
      </w:pPr>
      <w:ins w:id="1252" w:author="Michel Gerits" w:date="2025-08-31T21:31:00Z">
        <w:r w:rsidRPr="00AC7EB8">
          <w:rPr>
            <w:rFonts w:eastAsia="Segoe UI" w:cstheme="minorHAnsi"/>
            <w:b/>
            <w:bCs/>
            <w:color w:val="000000" w:themeColor="text1"/>
            <w:sz w:val="20"/>
            <w:szCs w:val="20"/>
          </w:rPr>
          <w:t>Voor nutsbedrijven:</w:t>
        </w:r>
        <w:r w:rsidRPr="00AC7EB8">
          <w:rPr>
            <w:rFonts w:eastAsia="Segoe UI" w:cstheme="minorHAnsi"/>
            <w:color w:val="000000" w:themeColor="text1"/>
            <w:sz w:val="20"/>
            <w:szCs w:val="20"/>
          </w:rPr>
          <w:t xml:space="preserve"> transparantie en sneller bijsturen bij fouten → minder conflicten, minder herstelkosten en betere reputatie.</w:t>
        </w:r>
      </w:ins>
    </w:p>
    <w:p w14:paraId="263F8329" w14:textId="77777777" w:rsidR="00AC7EB8" w:rsidRPr="00AC7EB8" w:rsidRDefault="00AC7EB8" w:rsidP="00AC7EB8">
      <w:pPr>
        <w:numPr>
          <w:ilvl w:val="0"/>
          <w:numId w:val="143"/>
        </w:numPr>
        <w:spacing w:after="0" w:line="260" w:lineRule="exact"/>
        <w:rPr>
          <w:ins w:id="1253" w:author="Michel Gerits" w:date="2025-08-31T21:31:00Z"/>
          <w:rFonts w:eastAsia="Segoe UI" w:cstheme="minorHAnsi"/>
          <w:color w:val="000000" w:themeColor="text1"/>
          <w:sz w:val="20"/>
          <w:szCs w:val="20"/>
        </w:rPr>
      </w:pPr>
      <w:ins w:id="1254" w:author="Michel Gerits" w:date="2025-08-31T21:31:00Z">
        <w:r w:rsidRPr="00AC7EB8">
          <w:rPr>
            <w:rFonts w:eastAsia="Segoe UI" w:cstheme="minorHAnsi"/>
            <w:b/>
            <w:bCs/>
            <w:color w:val="000000" w:themeColor="text1"/>
            <w:sz w:val="20"/>
            <w:szCs w:val="20"/>
          </w:rPr>
          <w:t>Voor beleid en politiek:</w:t>
        </w:r>
        <w:r w:rsidRPr="00AC7EB8">
          <w:rPr>
            <w:rFonts w:eastAsia="Segoe UI" w:cstheme="minorHAnsi"/>
            <w:color w:val="000000" w:themeColor="text1"/>
            <w:sz w:val="20"/>
            <w:szCs w:val="20"/>
          </w:rPr>
          <w:t xml:space="preserve"> objectieve KPI’s om beslissingen en onderhandelingen met nutsbedrijven te onderbouwen, plus bewijs van gerealiseerde hinderreductie.</w:t>
        </w:r>
      </w:ins>
    </w:p>
    <w:p w14:paraId="6D978C24" w14:textId="77777777" w:rsidR="00AC7EB8" w:rsidRPr="00AC7EB8" w:rsidRDefault="00AC7EB8" w:rsidP="00AC7EB8">
      <w:pPr>
        <w:numPr>
          <w:ilvl w:val="0"/>
          <w:numId w:val="143"/>
        </w:numPr>
        <w:spacing w:after="0" w:line="260" w:lineRule="exact"/>
        <w:rPr>
          <w:ins w:id="1255" w:author="Michel Gerits" w:date="2025-08-31T21:31:00Z"/>
          <w:rFonts w:eastAsia="Segoe UI" w:cstheme="minorHAnsi"/>
          <w:color w:val="000000" w:themeColor="text1"/>
          <w:sz w:val="20"/>
          <w:szCs w:val="20"/>
        </w:rPr>
      </w:pPr>
      <w:ins w:id="1256" w:author="Michel Gerits" w:date="2025-08-31T21:31:00Z">
        <w:r w:rsidRPr="00AC7EB8">
          <w:rPr>
            <w:rFonts w:eastAsia="Segoe UI" w:cstheme="minorHAnsi"/>
            <w:b/>
            <w:bCs/>
            <w:color w:val="000000" w:themeColor="text1"/>
            <w:sz w:val="20"/>
            <w:szCs w:val="20"/>
          </w:rPr>
          <w:t>Voor Vlaanderen:</w:t>
        </w:r>
        <w:r w:rsidRPr="00AC7EB8">
          <w:rPr>
            <w:rFonts w:eastAsia="Segoe UI" w:cstheme="minorHAnsi"/>
            <w:color w:val="000000" w:themeColor="text1"/>
            <w:sz w:val="20"/>
            <w:szCs w:val="20"/>
          </w:rPr>
          <w:t xml:space="preserve"> schaalbare oplossing die inspeelt op duizenden werken per jaar, met minder hinder, lagere kosten en beter gebruik van publieke middelen.</w:t>
        </w:r>
      </w:ins>
    </w:p>
    <w:p w14:paraId="23248897" w14:textId="77777777" w:rsidR="00AC7EB8" w:rsidRDefault="00AC7EB8" w:rsidP="006A293F">
      <w:pPr>
        <w:spacing w:after="0" w:line="260" w:lineRule="exact"/>
        <w:rPr>
          <w:ins w:id="1257" w:author="Michel Gerits" w:date="2025-08-31T21:33:00Z" w16du:dateUtc="2025-08-31T19:33:00Z"/>
          <w:rFonts w:eastAsia="Segoe UI" w:cstheme="minorHAnsi"/>
          <w:color w:val="000000" w:themeColor="text1"/>
          <w:sz w:val="20"/>
          <w:szCs w:val="20"/>
        </w:rPr>
      </w:pPr>
    </w:p>
    <w:p w14:paraId="08A2F55B" w14:textId="6227A532" w:rsidR="00C734D0" w:rsidRDefault="00C734D0" w:rsidP="00C734D0">
      <w:pPr>
        <w:spacing w:after="0" w:line="260" w:lineRule="exact"/>
        <w:rPr>
          <w:ins w:id="1258" w:author="Michel Gerits" w:date="2025-08-31T21:33:00Z" w16du:dateUtc="2025-08-31T19:33:00Z"/>
          <w:rFonts w:eastAsia="Segoe UI" w:cstheme="minorHAnsi"/>
          <w:b/>
          <w:bCs/>
          <w:color w:val="000000" w:themeColor="text1"/>
          <w:sz w:val="20"/>
          <w:szCs w:val="20"/>
        </w:rPr>
      </w:pPr>
      <w:ins w:id="1259" w:author="Michel Gerits" w:date="2025-08-31T21:33:00Z" w16du:dateUtc="2025-08-31T19:33:00Z">
        <w:r>
          <w:rPr>
            <w:rFonts w:eastAsia="Segoe UI" w:cstheme="minorHAnsi"/>
            <w:b/>
            <w:bCs/>
            <w:color w:val="000000" w:themeColor="text1"/>
            <w:sz w:val="20"/>
            <w:szCs w:val="20"/>
          </w:rPr>
          <w:t>Schaalbaarheid</w:t>
        </w:r>
      </w:ins>
    </w:p>
    <w:p w14:paraId="7608F0EF" w14:textId="77777777" w:rsidR="00C734D0" w:rsidRPr="00AC7EB8" w:rsidRDefault="00C734D0" w:rsidP="00C734D0">
      <w:pPr>
        <w:spacing w:after="0" w:line="260" w:lineRule="exact"/>
        <w:rPr>
          <w:ins w:id="1260" w:author="Michel Gerits" w:date="2025-08-31T21:33:00Z" w16du:dateUtc="2025-08-31T19:33:00Z"/>
          <w:rFonts w:eastAsia="Segoe UI" w:cstheme="minorHAnsi"/>
          <w:b/>
          <w:bCs/>
          <w:color w:val="000000" w:themeColor="text1"/>
          <w:sz w:val="20"/>
          <w:szCs w:val="20"/>
        </w:rPr>
      </w:pPr>
    </w:p>
    <w:p w14:paraId="15C07E8A" w14:textId="77777777" w:rsidR="005B5DD0" w:rsidRDefault="005B5DD0" w:rsidP="005B5DD0">
      <w:pPr>
        <w:spacing w:after="0" w:line="260" w:lineRule="exact"/>
        <w:rPr>
          <w:ins w:id="1261" w:author="Michel Gerits" w:date="2025-08-31T21:36:00Z" w16du:dateUtc="2025-08-31T19:36:00Z"/>
          <w:rFonts w:eastAsia="Segoe UI" w:cstheme="minorHAnsi"/>
          <w:color w:val="000000" w:themeColor="text1"/>
          <w:sz w:val="20"/>
          <w:szCs w:val="20"/>
        </w:rPr>
      </w:pPr>
      <w:ins w:id="1262" w:author="Michel Gerits" w:date="2025-08-31T21:35:00Z">
        <w:r w:rsidRPr="005B5DD0">
          <w:rPr>
            <w:rFonts w:eastAsia="Segoe UI" w:cstheme="minorHAnsi"/>
            <w:color w:val="000000" w:themeColor="text1"/>
            <w:sz w:val="20"/>
            <w:szCs w:val="20"/>
          </w:rPr>
          <w:t xml:space="preserve">De gekozen KPI’s zijn vanaf de kernlaag zo ontworpen dat ze </w:t>
        </w:r>
        <w:r w:rsidRPr="005B5DD0">
          <w:rPr>
            <w:rFonts w:eastAsia="Segoe UI" w:cstheme="minorHAnsi"/>
            <w:b/>
            <w:bCs/>
            <w:color w:val="000000" w:themeColor="text1"/>
            <w:sz w:val="20"/>
            <w:szCs w:val="20"/>
          </w:rPr>
          <w:t>automatisch gegenereerd worden uit de applicatie en de gekoppelde databronnen</w:t>
        </w:r>
        <w:r w:rsidRPr="005B5DD0">
          <w:rPr>
            <w:rFonts w:eastAsia="Segoe UI" w:cstheme="minorHAnsi"/>
            <w:color w:val="000000" w:themeColor="text1"/>
            <w:sz w:val="20"/>
            <w:szCs w:val="20"/>
          </w:rPr>
          <w:t xml:space="preserve"> (GIPOD, fotolog, herstelbonnen, KLM). Dat betekent dat geen enkele stad of nutsmaatschappij aparte meetinstrumenten moet ontwikkelen: zodra men de app gebruikt, ontstaan de KPI’s vanzelf.</w:t>
        </w:r>
      </w:ins>
    </w:p>
    <w:p w14:paraId="055EEBCD" w14:textId="77777777" w:rsidR="00F71FB5" w:rsidRPr="005B5DD0" w:rsidRDefault="00F71FB5" w:rsidP="005B5DD0">
      <w:pPr>
        <w:spacing w:after="0" w:line="260" w:lineRule="exact"/>
        <w:rPr>
          <w:ins w:id="1263" w:author="Michel Gerits" w:date="2025-08-31T21:35:00Z"/>
          <w:rFonts w:eastAsia="Segoe UI" w:cstheme="minorHAnsi"/>
          <w:color w:val="000000" w:themeColor="text1"/>
          <w:sz w:val="20"/>
          <w:szCs w:val="20"/>
        </w:rPr>
      </w:pPr>
    </w:p>
    <w:p w14:paraId="14C3219E" w14:textId="77777777" w:rsidR="005B5DD0" w:rsidRDefault="005B5DD0" w:rsidP="005B5DD0">
      <w:pPr>
        <w:spacing w:after="0" w:line="260" w:lineRule="exact"/>
        <w:rPr>
          <w:ins w:id="1264" w:author="Michel Gerits" w:date="2025-08-31T21:36:00Z" w16du:dateUtc="2025-08-31T19:36:00Z"/>
          <w:rFonts w:eastAsia="Segoe UI" w:cstheme="minorHAnsi"/>
          <w:color w:val="000000" w:themeColor="text1"/>
          <w:sz w:val="20"/>
          <w:szCs w:val="20"/>
        </w:rPr>
      </w:pPr>
      <w:ins w:id="1265" w:author="Michel Gerits" w:date="2025-08-31T21:35:00Z">
        <w:r w:rsidRPr="005B5DD0">
          <w:rPr>
            <w:rFonts w:eastAsia="Segoe UI" w:cstheme="minorHAnsi"/>
            <w:color w:val="000000" w:themeColor="text1"/>
            <w:sz w:val="20"/>
            <w:szCs w:val="20"/>
          </w:rPr>
          <w:t xml:space="preserve">Omdat de KPI’s gebaseerd zijn op </w:t>
        </w:r>
        <w:r w:rsidRPr="005B5DD0">
          <w:rPr>
            <w:rFonts w:eastAsia="Segoe UI" w:cstheme="minorHAnsi"/>
            <w:b/>
            <w:bCs/>
            <w:color w:val="000000" w:themeColor="text1"/>
            <w:sz w:val="20"/>
            <w:szCs w:val="20"/>
          </w:rPr>
          <w:t>uniforme OSLO-profielen</w:t>
        </w:r>
        <w:r w:rsidRPr="005B5DD0">
          <w:rPr>
            <w:rFonts w:eastAsia="Segoe UI" w:cstheme="minorHAnsi"/>
            <w:color w:val="000000" w:themeColor="text1"/>
            <w:sz w:val="20"/>
            <w:szCs w:val="20"/>
          </w:rPr>
          <w:t xml:space="preserve"> en realtime dataflows, zijn ze </w:t>
        </w:r>
        <w:r w:rsidRPr="005B5DD0">
          <w:rPr>
            <w:rFonts w:eastAsia="Segoe UI" w:cstheme="minorHAnsi"/>
            <w:b/>
            <w:bCs/>
            <w:color w:val="000000" w:themeColor="text1"/>
            <w:sz w:val="20"/>
            <w:szCs w:val="20"/>
          </w:rPr>
          <w:t>onafhankelijk van lokale werkprocessen</w:t>
        </w:r>
        <w:r w:rsidRPr="005B5DD0">
          <w:rPr>
            <w:rFonts w:eastAsia="Segoe UI" w:cstheme="minorHAnsi"/>
            <w:color w:val="000000" w:themeColor="text1"/>
            <w:sz w:val="20"/>
            <w:szCs w:val="20"/>
          </w:rPr>
          <w:t xml:space="preserve"> en dus direct overdraagbaar naar andere gemeenten. Kleine steden krijgen zo dezelfde kwaliteits- en hinderindicatoren als grote steden, zonder bijkomende investeringen in monitoring.</w:t>
        </w:r>
      </w:ins>
    </w:p>
    <w:p w14:paraId="65032539" w14:textId="77777777" w:rsidR="00F71FB5" w:rsidRPr="005B5DD0" w:rsidRDefault="00F71FB5" w:rsidP="005B5DD0">
      <w:pPr>
        <w:spacing w:after="0" w:line="260" w:lineRule="exact"/>
        <w:rPr>
          <w:ins w:id="1266" w:author="Michel Gerits" w:date="2025-08-31T21:35:00Z"/>
          <w:rFonts w:eastAsia="Segoe UI" w:cstheme="minorHAnsi"/>
          <w:color w:val="000000" w:themeColor="text1"/>
          <w:sz w:val="20"/>
          <w:szCs w:val="20"/>
        </w:rPr>
      </w:pPr>
    </w:p>
    <w:p w14:paraId="1CED67B1" w14:textId="77777777" w:rsidR="005B5DD0" w:rsidRPr="005B5DD0" w:rsidRDefault="005B5DD0" w:rsidP="005B5DD0">
      <w:pPr>
        <w:spacing w:after="0" w:line="260" w:lineRule="exact"/>
        <w:rPr>
          <w:ins w:id="1267" w:author="Michel Gerits" w:date="2025-08-31T21:35:00Z"/>
          <w:rFonts w:eastAsia="Segoe UI" w:cstheme="minorHAnsi"/>
          <w:color w:val="000000" w:themeColor="text1"/>
          <w:sz w:val="20"/>
          <w:szCs w:val="20"/>
        </w:rPr>
      </w:pPr>
      <w:ins w:id="1268" w:author="Michel Gerits" w:date="2025-08-31T21:35:00Z">
        <w:r w:rsidRPr="005B5DD0">
          <w:rPr>
            <w:rFonts w:eastAsia="Segoe UI" w:cstheme="minorHAnsi"/>
            <w:color w:val="000000" w:themeColor="text1"/>
            <w:sz w:val="20"/>
            <w:szCs w:val="20"/>
          </w:rPr>
          <w:t xml:space="preserve">Ook nutsmaatschappijen profiteren van schaalbaarheid: dezelfde KPI’s gelden voor alle steden waarin ze actief zijn. Zo ontstaat een </w:t>
        </w:r>
        <w:r w:rsidRPr="005B5DD0">
          <w:rPr>
            <w:rFonts w:eastAsia="Segoe UI" w:cstheme="minorHAnsi"/>
            <w:b/>
            <w:bCs/>
            <w:color w:val="000000" w:themeColor="text1"/>
            <w:sz w:val="20"/>
            <w:szCs w:val="20"/>
          </w:rPr>
          <w:t>Vlaamse benchmark</w:t>
        </w:r>
        <w:r w:rsidRPr="005B5DD0">
          <w:rPr>
            <w:rFonts w:eastAsia="Segoe UI" w:cstheme="minorHAnsi"/>
            <w:color w:val="000000" w:themeColor="text1"/>
            <w:sz w:val="20"/>
            <w:szCs w:val="20"/>
          </w:rPr>
          <w:t>, waarmee prestaties transparant en vergelijkbaar worden.</w:t>
        </w:r>
      </w:ins>
    </w:p>
    <w:p w14:paraId="5AAFBB1B" w14:textId="77777777" w:rsidR="005B5DD0" w:rsidRPr="005B5DD0" w:rsidRDefault="005B5DD0" w:rsidP="005B5DD0">
      <w:pPr>
        <w:spacing w:after="0" w:line="260" w:lineRule="exact"/>
        <w:rPr>
          <w:ins w:id="1269" w:author="Michel Gerits" w:date="2025-08-31T21:35:00Z"/>
          <w:rFonts w:eastAsia="Segoe UI" w:cstheme="minorHAnsi"/>
          <w:color w:val="000000" w:themeColor="text1"/>
          <w:sz w:val="20"/>
          <w:szCs w:val="20"/>
        </w:rPr>
      </w:pPr>
      <w:ins w:id="1270" w:author="Michel Gerits" w:date="2025-08-31T21:35:00Z">
        <w:r w:rsidRPr="005B5DD0">
          <w:rPr>
            <w:rFonts w:eastAsia="Segoe UI" w:cstheme="minorHAnsi"/>
            <w:color w:val="000000" w:themeColor="text1"/>
            <w:sz w:val="20"/>
            <w:szCs w:val="20"/>
          </w:rPr>
          <w:t>Tot slot kunnen KPI’s eenvoudig uitgebreid worden naar andere domeinen (bv. wegenonderhoud of evenementenbeheer), omdat de onderliggende meetmethode steeds dezelfde logica volgt: foto + locatie + tijd + status = objectieve indicator</w:t>
        </w:r>
      </w:ins>
    </w:p>
    <w:p w14:paraId="16A6B6B5" w14:textId="0E29D90F" w:rsidR="00B837EC" w:rsidRDefault="00B837EC" w:rsidP="00883AE7">
      <w:pPr>
        <w:spacing w:after="0" w:line="260" w:lineRule="exact"/>
        <w:rPr>
          <w:ins w:id="1271" w:author="Michel Gerits" w:date="2025-10-27T13:02:00Z" w16du:dateUtc="2025-10-27T12:02:00Z"/>
          <w:rFonts w:eastAsia="Segoe UI" w:cstheme="minorHAnsi"/>
          <w:color w:val="000000" w:themeColor="text1"/>
          <w:sz w:val="20"/>
          <w:szCs w:val="20"/>
        </w:rPr>
      </w:pPr>
    </w:p>
    <w:p w14:paraId="5EF1C0E5" w14:textId="1DD2FC52" w:rsidR="00171B50" w:rsidRPr="00F45EBD" w:rsidRDefault="00171B50" w:rsidP="00171B50">
      <w:pPr>
        <w:pStyle w:val="grotetitel"/>
        <w:rPr>
          <w:ins w:id="1272" w:author="Michel Gerits" w:date="2025-10-27T13:03:00Z" w16du:dateUtc="2025-10-27T12:03:00Z"/>
        </w:rPr>
      </w:pPr>
      <w:ins w:id="1273" w:author="Michel Gerits" w:date="2025-10-27T13:03:00Z" w16du:dateUtc="2025-10-27T12:03:00Z">
        <w:r w:rsidRPr="00EA1831">
          <w:t>Uitdaging</w:t>
        </w:r>
        <w:r w:rsidRPr="00F45EBD">
          <w:t xml:space="preserve">:  </w:t>
        </w:r>
        <w:r>
          <w:rPr>
            <w:lang w:val="nl-BE"/>
          </w:rPr>
          <w:t xml:space="preserve">kwaliteitsbewaking </w:t>
        </w:r>
        <w:r w:rsidR="00B317DE">
          <w:rPr>
            <w:lang w:val="nl-BE"/>
          </w:rPr>
          <w:t>QA Gate</w:t>
        </w:r>
      </w:ins>
    </w:p>
    <w:p w14:paraId="67C3A5AE" w14:textId="77777777" w:rsidR="00171B50" w:rsidRDefault="00171B50" w:rsidP="00883AE7">
      <w:pPr>
        <w:spacing w:after="0" w:line="260" w:lineRule="exact"/>
        <w:rPr>
          <w:ins w:id="1274" w:author="Michel Gerits" w:date="2025-10-27T13:02:00Z" w16du:dateUtc="2025-10-27T12:02:00Z"/>
          <w:rFonts w:eastAsia="Segoe UI" w:cstheme="minorHAnsi"/>
          <w:color w:val="000000" w:themeColor="text1"/>
          <w:sz w:val="20"/>
          <w:szCs w:val="20"/>
        </w:rPr>
      </w:pPr>
    </w:p>
    <w:p w14:paraId="2D71D5DD" w14:textId="77777777" w:rsidR="00171B50" w:rsidRDefault="00171B50" w:rsidP="00171B50">
      <w:pPr>
        <w:pStyle w:val="Kop2"/>
        <w:rPr>
          <w:ins w:id="1275" w:author="Michel Gerits" w:date="2025-10-27T13:02:00Z" w16du:dateUtc="2025-10-27T12:02:00Z"/>
        </w:rPr>
      </w:pPr>
      <w:ins w:id="1276" w:author="Michel Gerits" w:date="2025-10-27T13:02:00Z" w16du:dateUtc="2025-10-27T12:02:00Z">
        <w:r>
          <w:rPr>
            <w:rFonts w:ascii="Segoe UI Emoji" w:hAnsi="Segoe UI Emoji" w:cs="Segoe UI Emoji"/>
          </w:rPr>
          <w:t>🧩</w:t>
        </w:r>
        <w:r>
          <w:t xml:space="preserve"> Wat betekent “QA-gate”?</w:t>
        </w:r>
      </w:ins>
    </w:p>
    <w:p w14:paraId="03263995" w14:textId="77777777" w:rsidR="00171B50" w:rsidRDefault="00171B50" w:rsidP="00171B50">
      <w:pPr>
        <w:pStyle w:val="Normaalweb"/>
        <w:rPr>
          <w:ins w:id="1277" w:author="Michel Gerits" w:date="2025-10-27T13:02:00Z" w16du:dateUtc="2025-10-27T12:02:00Z"/>
        </w:rPr>
      </w:pPr>
      <w:ins w:id="1278" w:author="Michel Gerits" w:date="2025-10-27T13:02:00Z" w16du:dateUtc="2025-10-27T12:02:00Z">
        <w:r>
          <w:rPr>
            <w:rStyle w:val="Zwaar"/>
          </w:rPr>
          <w:t>QA</w:t>
        </w:r>
        <w:r>
          <w:t xml:space="preserve"> staat voor </w:t>
        </w:r>
        <w:r>
          <w:rPr>
            <w:rStyle w:val="Zwaar"/>
          </w:rPr>
          <w:t>Quality Assurance</w:t>
        </w:r>
        <w:r>
          <w:t xml:space="preserve"> — kwaliteitsbewaking.</w:t>
        </w:r>
        <w:r>
          <w:br/>
          <w:t xml:space="preserve">Een </w:t>
        </w:r>
        <w:r>
          <w:rPr>
            <w:rStyle w:val="Zwaar"/>
          </w:rPr>
          <w:t>QA-gate</w:t>
        </w:r>
        <w:r>
          <w:t xml:space="preserve"> is letterlijk een </w:t>
        </w:r>
        <w:r>
          <w:rPr>
            <w:rStyle w:val="Nadruk"/>
          </w:rPr>
          <w:t>“poort”</w:t>
        </w:r>
        <w:r>
          <w:t xml:space="preserve"> of </w:t>
        </w:r>
        <w:r>
          <w:rPr>
            <w:rStyle w:val="Nadruk"/>
          </w:rPr>
          <w:t>controlepunt</w:t>
        </w:r>
        <w:r>
          <w:t xml:space="preserve"> in het projectproces waar het werk </w:t>
        </w:r>
        <w:r>
          <w:rPr>
            <w:rStyle w:val="Zwaar"/>
          </w:rPr>
          <w:t>pas verder mag</w:t>
        </w:r>
        <w:r>
          <w:t xml:space="preserve"> als het aan vooraf vastgelegde kwaliteitscriteria voldoet.</w:t>
        </w:r>
      </w:ins>
    </w:p>
    <w:p w14:paraId="6C7BC8BE" w14:textId="77777777" w:rsidR="00171B50" w:rsidRDefault="00171B50" w:rsidP="00171B50">
      <w:pPr>
        <w:pStyle w:val="Normaalweb"/>
        <w:rPr>
          <w:ins w:id="1279" w:author="Michel Gerits" w:date="2025-10-27T13:02:00Z" w16du:dateUtc="2025-10-27T12:02:00Z"/>
        </w:rPr>
      </w:pPr>
      <w:ins w:id="1280" w:author="Michel Gerits" w:date="2025-10-27T13:02:00Z" w16du:dateUtc="2025-10-27T12:02:00Z">
        <w:r>
          <w:rPr>
            <w:rFonts w:ascii="Segoe UI Emoji" w:hAnsi="Segoe UI Emoji" w:cs="Segoe UI Emoji"/>
          </w:rPr>
          <w:t>👉</w:t>
        </w:r>
        <w:r>
          <w:t xml:space="preserve"> Je kunt het zien als een </w:t>
        </w:r>
        <w:r>
          <w:rPr>
            <w:rStyle w:val="Zwaar"/>
          </w:rPr>
          <w:t>veiligheidshek</w:t>
        </w:r>
        <w:r>
          <w:t xml:space="preserve"> tussen projectfasen.</w:t>
        </w:r>
      </w:ins>
    </w:p>
    <w:p w14:paraId="63D10308" w14:textId="77777777" w:rsidR="00171B50" w:rsidRDefault="00171B50" w:rsidP="00171B50">
      <w:pPr>
        <w:pStyle w:val="Normaalweb"/>
        <w:rPr>
          <w:ins w:id="1281" w:author="Michel Gerits" w:date="2025-10-27T13:02:00Z" w16du:dateUtc="2025-10-27T12:02:00Z"/>
        </w:rPr>
      </w:pPr>
      <w:ins w:id="1282" w:author="Michel Gerits" w:date="2025-10-27T13:02:00Z" w16du:dateUtc="2025-10-27T12:02:00Z">
        <w:r>
          <w:t>Bijvoorbeeld:</w:t>
        </w:r>
      </w:ins>
    </w:p>
    <w:p w14:paraId="646E2AF0" w14:textId="77777777" w:rsidR="00171B50" w:rsidRDefault="00171B50" w:rsidP="00171B50">
      <w:pPr>
        <w:pStyle w:val="Normaalweb"/>
        <w:rPr>
          <w:ins w:id="1283" w:author="Michel Gerits" w:date="2025-10-27T13:02:00Z" w16du:dateUtc="2025-10-27T12:02:00Z"/>
        </w:rPr>
      </w:pPr>
      <w:ins w:id="1284" w:author="Michel Gerits" w:date="2025-10-27T13:02:00Z" w16du:dateUtc="2025-10-27T12:02:00Z">
        <w:r>
          <w:lastRenderedPageBreak/>
          <w:t>Een ontwikkelteam mag de app niet opleveren aan testgebruikers vóór de QA-gate “functionele testen” is goedgekeurd.</w:t>
        </w:r>
      </w:ins>
    </w:p>
    <w:p w14:paraId="71721BA4" w14:textId="77777777" w:rsidR="00171B50" w:rsidRDefault="00000000" w:rsidP="00171B50">
      <w:pPr>
        <w:rPr>
          <w:ins w:id="1285" w:author="Michel Gerits" w:date="2025-10-27T13:02:00Z" w16du:dateUtc="2025-10-27T12:02:00Z"/>
        </w:rPr>
      </w:pPr>
      <w:ins w:id="1286" w:author="Michel Gerits" w:date="2025-10-27T13:02:00Z" w16du:dateUtc="2025-10-27T12:02:00Z">
        <w:r>
          <w:pict w14:anchorId="064716F0">
            <v:rect id="_x0000_i1037" style="width:0;height:1.5pt" o:hralign="center" o:hrstd="t" o:hr="t" fillcolor="#a0a0a0" stroked="f"/>
          </w:pict>
        </w:r>
      </w:ins>
    </w:p>
    <w:p w14:paraId="419B5658" w14:textId="77777777" w:rsidR="00171B50" w:rsidRDefault="00171B50" w:rsidP="00171B50">
      <w:pPr>
        <w:pStyle w:val="Kop2"/>
        <w:rPr>
          <w:ins w:id="1287" w:author="Michel Gerits" w:date="2025-10-27T13:02:00Z" w16du:dateUtc="2025-10-27T12:02:00Z"/>
        </w:rPr>
      </w:pPr>
      <w:ins w:id="1288" w:author="Michel Gerits" w:date="2025-10-27T13:02:00Z" w16du:dateUtc="2025-10-27T12:02:00Z">
        <w:r>
          <w:rPr>
            <w:rFonts w:ascii="Segoe UI Emoji" w:hAnsi="Segoe UI Emoji" w:cs="Segoe UI Emoji"/>
          </w:rPr>
          <w:t>⚙️</w:t>
        </w:r>
        <w:r>
          <w:t xml:space="preserve"> De logica achter QA-gates</w:t>
        </w:r>
      </w:ins>
    </w:p>
    <w:p w14:paraId="7F4C39DE" w14:textId="77777777" w:rsidR="00171B50" w:rsidRDefault="00171B50" w:rsidP="00171B50">
      <w:pPr>
        <w:pStyle w:val="Normaalweb"/>
        <w:rPr>
          <w:ins w:id="1289" w:author="Michel Gerits" w:date="2025-10-27T13:02:00Z" w16du:dateUtc="2025-10-27T12:02:00Z"/>
        </w:rPr>
      </w:pPr>
      <w:ins w:id="1290" w:author="Michel Gerits" w:date="2025-10-27T13:02:00Z" w16du:dateUtc="2025-10-27T12:02:00Z">
        <w:r>
          <w:t>Elke QA-gate toetst of:</w:t>
        </w:r>
      </w:ins>
    </w:p>
    <w:p w14:paraId="2A54F9ED" w14:textId="77777777" w:rsidR="00171B50" w:rsidRDefault="00171B50" w:rsidP="00171B50">
      <w:pPr>
        <w:pStyle w:val="Normaalweb"/>
        <w:numPr>
          <w:ilvl w:val="0"/>
          <w:numId w:val="287"/>
        </w:numPr>
        <w:rPr>
          <w:ins w:id="1291" w:author="Michel Gerits" w:date="2025-10-27T13:02:00Z" w16du:dateUtc="2025-10-27T12:02:00Z"/>
        </w:rPr>
      </w:pPr>
      <w:ins w:id="1292" w:author="Michel Gerits" w:date="2025-10-27T13:02:00Z" w16du:dateUtc="2025-10-27T12:02:00Z">
        <w:r>
          <w:rPr>
            <w:rStyle w:val="Zwaar"/>
          </w:rPr>
          <w:t>De deliverables volledig zijn</w:t>
        </w:r>
        <w:r>
          <w:t xml:space="preserve"> (bv. code, documentatie, testresultaten),</w:t>
        </w:r>
      </w:ins>
    </w:p>
    <w:p w14:paraId="1904D1BE" w14:textId="77777777" w:rsidR="00171B50" w:rsidRDefault="00171B50" w:rsidP="00171B50">
      <w:pPr>
        <w:pStyle w:val="Normaalweb"/>
        <w:numPr>
          <w:ilvl w:val="0"/>
          <w:numId w:val="287"/>
        </w:numPr>
        <w:rPr>
          <w:ins w:id="1293" w:author="Michel Gerits" w:date="2025-10-27T13:02:00Z" w16du:dateUtc="2025-10-27T12:02:00Z"/>
        </w:rPr>
      </w:pPr>
      <w:ins w:id="1294" w:author="Michel Gerits" w:date="2025-10-27T13:02:00Z" w16du:dateUtc="2025-10-27T12:02:00Z">
        <w:r>
          <w:rPr>
            <w:rStyle w:val="Zwaar"/>
          </w:rPr>
          <w:t>De kwaliteitseisen gehaald zijn</w:t>
        </w:r>
        <w:r>
          <w:t xml:space="preserve"> (bv. OSLO-conform, performantie, beveiliging),</w:t>
        </w:r>
      </w:ins>
    </w:p>
    <w:p w14:paraId="68EF14ED" w14:textId="77777777" w:rsidR="00171B50" w:rsidRDefault="00171B50" w:rsidP="00171B50">
      <w:pPr>
        <w:pStyle w:val="Normaalweb"/>
        <w:numPr>
          <w:ilvl w:val="0"/>
          <w:numId w:val="287"/>
        </w:numPr>
        <w:rPr>
          <w:ins w:id="1295" w:author="Michel Gerits" w:date="2025-10-27T13:02:00Z" w16du:dateUtc="2025-10-27T12:02:00Z"/>
        </w:rPr>
      </w:pPr>
      <w:ins w:id="1296" w:author="Michel Gerits" w:date="2025-10-27T13:02:00Z" w16du:dateUtc="2025-10-27T12:02:00Z">
        <w:r>
          <w:rPr>
            <w:rStyle w:val="Zwaar"/>
          </w:rPr>
          <w:t>De juiste goedkeuringen verleend zijn</w:t>
        </w:r>
        <w:r>
          <w:t xml:space="preserve"> (bv. door productboard of security-officer).</w:t>
        </w:r>
      </w:ins>
    </w:p>
    <w:p w14:paraId="3702BD10" w14:textId="77777777" w:rsidR="00171B50" w:rsidRDefault="00171B50" w:rsidP="00171B50">
      <w:pPr>
        <w:pStyle w:val="Normaalweb"/>
        <w:rPr>
          <w:ins w:id="1297" w:author="Michel Gerits" w:date="2025-10-27T13:02:00Z" w16du:dateUtc="2025-10-27T12:02:00Z"/>
        </w:rPr>
      </w:pPr>
      <w:ins w:id="1298" w:author="Michel Gerits" w:date="2025-10-27T13:02:00Z" w16du:dateUtc="2025-10-27T12:02:00Z">
        <w:r>
          <w:t xml:space="preserve">Pas wanneer alle criteria </w:t>
        </w:r>
        <w:r>
          <w:rPr>
            <w:rStyle w:val="Nadruk"/>
          </w:rPr>
          <w:t>“groen”</w:t>
        </w:r>
        <w:r>
          <w:t xml:space="preserve"> staan, mag het project naar de volgende fase of laag.</w:t>
        </w:r>
      </w:ins>
    </w:p>
    <w:p w14:paraId="7F1BD70A" w14:textId="77777777" w:rsidR="00171B50" w:rsidRDefault="00000000" w:rsidP="00171B50">
      <w:pPr>
        <w:rPr>
          <w:ins w:id="1299" w:author="Michel Gerits" w:date="2025-10-27T13:02:00Z" w16du:dateUtc="2025-10-27T12:02:00Z"/>
        </w:rPr>
      </w:pPr>
      <w:ins w:id="1300" w:author="Michel Gerits" w:date="2025-10-27T13:02:00Z" w16du:dateUtc="2025-10-27T12:02:00Z">
        <w:r>
          <w:pict w14:anchorId="7047B0AE">
            <v:rect id="_x0000_i1038" style="width:0;height:1.5pt" o:hralign="center" o:hrstd="t" o:hr="t" fillcolor="#a0a0a0" stroked="f"/>
          </w:pict>
        </w:r>
      </w:ins>
    </w:p>
    <w:p w14:paraId="6A159EBB" w14:textId="77777777" w:rsidR="00171B50" w:rsidRDefault="00171B50" w:rsidP="00171B50">
      <w:pPr>
        <w:pStyle w:val="Kop2"/>
        <w:rPr>
          <w:ins w:id="1301" w:author="Michel Gerits" w:date="2025-10-27T13:02:00Z" w16du:dateUtc="2025-10-27T12:02:00Z"/>
        </w:rPr>
      </w:pPr>
      <w:ins w:id="1302" w:author="Michel Gerits" w:date="2025-10-27T13:02:00Z" w16du:dateUtc="2025-10-27T12:02:00Z">
        <w:r>
          <w:rPr>
            <w:rFonts w:ascii="Segoe UI Emoji" w:hAnsi="Segoe UI Emoji" w:cs="Segoe UI Emoji"/>
          </w:rPr>
          <w:t>📊</w:t>
        </w:r>
        <w:r>
          <w:t xml:space="preserve"> Typische QA-gates in een digitaal traject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455"/>
        <w:gridCol w:w="2875"/>
        <w:gridCol w:w="2453"/>
      </w:tblGrid>
      <w:tr w:rsidR="00171B50" w14:paraId="3FEBE3A0" w14:textId="77777777">
        <w:trPr>
          <w:tblHeader/>
          <w:tblCellSpacing w:w="15" w:type="dxa"/>
          <w:ins w:id="1303" w:author="Michel Gerits" w:date="2025-10-27T13:02:00Z"/>
        </w:trPr>
        <w:tc>
          <w:tcPr>
            <w:tcW w:w="0" w:type="auto"/>
            <w:vAlign w:val="center"/>
            <w:hideMark/>
          </w:tcPr>
          <w:p w14:paraId="5A774EC3" w14:textId="77777777" w:rsidR="00171B50" w:rsidRDefault="00171B50">
            <w:pPr>
              <w:jc w:val="center"/>
              <w:rPr>
                <w:ins w:id="1304" w:author="Michel Gerits" w:date="2025-10-27T13:02:00Z" w16du:dateUtc="2025-10-27T12:02:00Z"/>
                <w:b/>
                <w:bCs/>
              </w:rPr>
            </w:pPr>
            <w:ins w:id="1305" w:author="Michel Gerits" w:date="2025-10-27T13:02:00Z" w16du:dateUtc="2025-10-27T12:02:00Z">
              <w:r>
                <w:rPr>
                  <w:b/>
                  <w:bCs/>
                </w:rPr>
                <w:t>Fase</w:t>
              </w:r>
            </w:ins>
          </w:p>
        </w:tc>
        <w:tc>
          <w:tcPr>
            <w:tcW w:w="0" w:type="auto"/>
            <w:vAlign w:val="center"/>
            <w:hideMark/>
          </w:tcPr>
          <w:p w14:paraId="2E157F15" w14:textId="77777777" w:rsidR="00171B50" w:rsidRDefault="00171B50">
            <w:pPr>
              <w:jc w:val="center"/>
              <w:rPr>
                <w:ins w:id="1306" w:author="Michel Gerits" w:date="2025-10-27T13:02:00Z" w16du:dateUtc="2025-10-27T12:02:00Z"/>
                <w:b/>
                <w:bCs/>
              </w:rPr>
            </w:pPr>
            <w:ins w:id="1307" w:author="Michel Gerits" w:date="2025-10-27T13:02:00Z" w16du:dateUtc="2025-10-27T12:02:00Z">
              <w:r>
                <w:rPr>
                  <w:b/>
                  <w:bCs/>
                </w:rPr>
                <w:t>QA-gate</w:t>
              </w:r>
            </w:ins>
          </w:p>
        </w:tc>
        <w:tc>
          <w:tcPr>
            <w:tcW w:w="0" w:type="auto"/>
            <w:vAlign w:val="center"/>
            <w:hideMark/>
          </w:tcPr>
          <w:p w14:paraId="09B92638" w14:textId="77777777" w:rsidR="00171B50" w:rsidRDefault="00171B50">
            <w:pPr>
              <w:jc w:val="center"/>
              <w:rPr>
                <w:ins w:id="1308" w:author="Michel Gerits" w:date="2025-10-27T13:02:00Z" w16du:dateUtc="2025-10-27T12:02:00Z"/>
                <w:b/>
                <w:bCs/>
              </w:rPr>
            </w:pPr>
            <w:ins w:id="1309" w:author="Michel Gerits" w:date="2025-10-27T13:02:00Z" w16du:dateUtc="2025-10-27T12:02:00Z">
              <w:r>
                <w:rPr>
                  <w:b/>
                  <w:bCs/>
                </w:rPr>
                <w:t>Controleert op</w:t>
              </w:r>
            </w:ins>
          </w:p>
        </w:tc>
        <w:tc>
          <w:tcPr>
            <w:tcW w:w="0" w:type="auto"/>
            <w:vAlign w:val="center"/>
            <w:hideMark/>
          </w:tcPr>
          <w:p w14:paraId="1EFBE0CD" w14:textId="77777777" w:rsidR="00171B50" w:rsidRDefault="00171B50">
            <w:pPr>
              <w:jc w:val="center"/>
              <w:rPr>
                <w:ins w:id="1310" w:author="Michel Gerits" w:date="2025-10-27T13:02:00Z" w16du:dateUtc="2025-10-27T12:02:00Z"/>
                <w:b/>
                <w:bCs/>
              </w:rPr>
            </w:pPr>
            <w:ins w:id="1311" w:author="Michel Gerits" w:date="2025-10-27T13:02:00Z" w16du:dateUtc="2025-10-27T12:02:00Z">
              <w:r>
                <w:rPr>
                  <w:b/>
                  <w:bCs/>
                </w:rPr>
                <w:t>Verantwoordelijke</w:t>
              </w:r>
            </w:ins>
          </w:p>
        </w:tc>
      </w:tr>
      <w:tr w:rsidR="00171B50" w14:paraId="64D2CF67" w14:textId="77777777">
        <w:trPr>
          <w:tblCellSpacing w:w="15" w:type="dxa"/>
          <w:ins w:id="1312" w:author="Michel Gerits" w:date="2025-10-27T13:02:00Z"/>
        </w:trPr>
        <w:tc>
          <w:tcPr>
            <w:tcW w:w="0" w:type="auto"/>
            <w:vAlign w:val="center"/>
            <w:hideMark/>
          </w:tcPr>
          <w:p w14:paraId="57885215" w14:textId="77777777" w:rsidR="00171B50" w:rsidRDefault="00171B50">
            <w:pPr>
              <w:rPr>
                <w:ins w:id="1313" w:author="Michel Gerits" w:date="2025-10-27T13:02:00Z" w16du:dateUtc="2025-10-27T12:02:00Z"/>
              </w:rPr>
            </w:pPr>
            <w:ins w:id="1314" w:author="Michel Gerits" w:date="2025-10-27T13:02:00Z" w16du:dateUtc="2025-10-27T12:02:00Z">
              <w:r>
                <w:rPr>
                  <w:rStyle w:val="Zwaar"/>
                </w:rPr>
                <w:t>Ontwerp</w:t>
              </w:r>
            </w:ins>
          </w:p>
        </w:tc>
        <w:tc>
          <w:tcPr>
            <w:tcW w:w="0" w:type="auto"/>
            <w:vAlign w:val="center"/>
            <w:hideMark/>
          </w:tcPr>
          <w:p w14:paraId="23C1CB1E" w14:textId="77777777" w:rsidR="00171B50" w:rsidRDefault="00171B50">
            <w:pPr>
              <w:rPr>
                <w:ins w:id="1315" w:author="Michel Gerits" w:date="2025-10-27T13:02:00Z" w16du:dateUtc="2025-10-27T12:02:00Z"/>
              </w:rPr>
            </w:pPr>
            <w:ins w:id="1316" w:author="Michel Gerits" w:date="2025-10-27T13:02:00Z" w16du:dateUtc="2025-10-27T12:02:00Z">
              <w:r>
                <w:t>Functioneel ontwerp goedgekeurd</w:t>
              </w:r>
            </w:ins>
          </w:p>
        </w:tc>
        <w:tc>
          <w:tcPr>
            <w:tcW w:w="0" w:type="auto"/>
            <w:vAlign w:val="center"/>
            <w:hideMark/>
          </w:tcPr>
          <w:p w14:paraId="5C9A0F6B" w14:textId="77777777" w:rsidR="00171B50" w:rsidRDefault="00171B50">
            <w:pPr>
              <w:rPr>
                <w:ins w:id="1317" w:author="Michel Gerits" w:date="2025-10-27T13:02:00Z" w16du:dateUtc="2025-10-27T12:02:00Z"/>
              </w:rPr>
            </w:pPr>
            <w:ins w:id="1318" w:author="Michel Gerits" w:date="2025-10-27T13:02:00Z" w16du:dateUtc="2025-10-27T12:02:00Z">
              <w:r>
                <w:t>Volledigheid user stories, aansluiting op OSLO-profiel, juridische toetsing</w:t>
              </w:r>
            </w:ins>
          </w:p>
        </w:tc>
        <w:tc>
          <w:tcPr>
            <w:tcW w:w="0" w:type="auto"/>
            <w:vAlign w:val="center"/>
            <w:hideMark/>
          </w:tcPr>
          <w:p w14:paraId="1D4E6DB1" w14:textId="77777777" w:rsidR="00171B50" w:rsidRDefault="00171B50">
            <w:pPr>
              <w:rPr>
                <w:ins w:id="1319" w:author="Michel Gerits" w:date="2025-10-27T13:02:00Z" w16du:dateUtc="2025-10-27T12:02:00Z"/>
              </w:rPr>
            </w:pPr>
            <w:ins w:id="1320" w:author="Michel Gerits" w:date="2025-10-27T13:02:00Z" w16du:dateUtc="2025-10-27T12:02:00Z">
              <w:r>
                <w:t>Productboard + Digitaal Vlaanderen</w:t>
              </w:r>
            </w:ins>
          </w:p>
        </w:tc>
      </w:tr>
      <w:tr w:rsidR="00171B50" w14:paraId="179B7899" w14:textId="77777777">
        <w:trPr>
          <w:tblCellSpacing w:w="15" w:type="dxa"/>
          <w:ins w:id="1321" w:author="Michel Gerits" w:date="2025-10-27T13:02:00Z"/>
        </w:trPr>
        <w:tc>
          <w:tcPr>
            <w:tcW w:w="0" w:type="auto"/>
            <w:vAlign w:val="center"/>
            <w:hideMark/>
          </w:tcPr>
          <w:p w14:paraId="066B93CA" w14:textId="77777777" w:rsidR="00171B50" w:rsidRDefault="00171B50">
            <w:pPr>
              <w:rPr>
                <w:ins w:id="1322" w:author="Michel Gerits" w:date="2025-10-27T13:02:00Z" w16du:dateUtc="2025-10-27T12:02:00Z"/>
              </w:rPr>
            </w:pPr>
            <w:ins w:id="1323" w:author="Michel Gerits" w:date="2025-10-27T13:02:00Z" w16du:dateUtc="2025-10-27T12:02:00Z">
              <w:r>
                <w:rPr>
                  <w:rStyle w:val="Zwaar"/>
                </w:rPr>
                <w:t>Ontwikkeling</w:t>
              </w:r>
            </w:ins>
          </w:p>
        </w:tc>
        <w:tc>
          <w:tcPr>
            <w:tcW w:w="0" w:type="auto"/>
            <w:vAlign w:val="center"/>
            <w:hideMark/>
          </w:tcPr>
          <w:p w14:paraId="6811590A" w14:textId="77777777" w:rsidR="00171B50" w:rsidRDefault="00171B50">
            <w:pPr>
              <w:rPr>
                <w:ins w:id="1324" w:author="Michel Gerits" w:date="2025-10-27T13:02:00Z" w16du:dateUtc="2025-10-27T12:02:00Z"/>
              </w:rPr>
            </w:pPr>
            <w:ins w:id="1325" w:author="Michel Gerits" w:date="2025-10-27T13:02:00Z" w16du:dateUtc="2025-10-27T12:02:00Z">
              <w:r>
                <w:t>Code review &amp; unit tests</w:t>
              </w:r>
            </w:ins>
          </w:p>
        </w:tc>
        <w:tc>
          <w:tcPr>
            <w:tcW w:w="0" w:type="auto"/>
            <w:vAlign w:val="center"/>
            <w:hideMark/>
          </w:tcPr>
          <w:p w14:paraId="7C91B85C" w14:textId="77777777" w:rsidR="00171B50" w:rsidRDefault="00171B50">
            <w:pPr>
              <w:rPr>
                <w:ins w:id="1326" w:author="Michel Gerits" w:date="2025-10-27T13:02:00Z" w16du:dateUtc="2025-10-27T12:02:00Z"/>
              </w:rPr>
            </w:pPr>
            <w:ins w:id="1327" w:author="Michel Gerits" w:date="2025-10-27T13:02:00Z" w16du:dateUtc="2025-10-27T12:02:00Z">
              <w:r>
                <w:t>Codekwaliteit, beveiliging, versiebeheer, documentatie</w:t>
              </w:r>
            </w:ins>
          </w:p>
        </w:tc>
        <w:tc>
          <w:tcPr>
            <w:tcW w:w="0" w:type="auto"/>
            <w:vAlign w:val="center"/>
            <w:hideMark/>
          </w:tcPr>
          <w:p w14:paraId="7D5A988E" w14:textId="77777777" w:rsidR="00171B50" w:rsidRDefault="00171B50">
            <w:pPr>
              <w:rPr>
                <w:ins w:id="1328" w:author="Michel Gerits" w:date="2025-10-27T13:02:00Z" w16du:dateUtc="2025-10-27T12:02:00Z"/>
              </w:rPr>
            </w:pPr>
            <w:ins w:id="1329" w:author="Michel Gerits" w:date="2025-10-27T13:02:00Z" w16du:dateUtc="2025-10-27T12:02:00Z">
              <w:r>
                <w:t>Digipolis (lead dev)</w:t>
              </w:r>
            </w:ins>
          </w:p>
        </w:tc>
      </w:tr>
      <w:tr w:rsidR="00171B50" w14:paraId="6FBD5B5C" w14:textId="77777777">
        <w:trPr>
          <w:tblCellSpacing w:w="15" w:type="dxa"/>
          <w:ins w:id="1330" w:author="Michel Gerits" w:date="2025-10-27T13:02:00Z"/>
        </w:trPr>
        <w:tc>
          <w:tcPr>
            <w:tcW w:w="0" w:type="auto"/>
            <w:vAlign w:val="center"/>
            <w:hideMark/>
          </w:tcPr>
          <w:p w14:paraId="426E468C" w14:textId="77777777" w:rsidR="00171B50" w:rsidRDefault="00171B50">
            <w:pPr>
              <w:rPr>
                <w:ins w:id="1331" w:author="Michel Gerits" w:date="2025-10-27T13:02:00Z" w16du:dateUtc="2025-10-27T12:02:00Z"/>
              </w:rPr>
            </w:pPr>
            <w:ins w:id="1332" w:author="Michel Gerits" w:date="2025-10-27T13:02:00Z" w16du:dateUtc="2025-10-27T12:02:00Z">
              <w:r>
                <w:rPr>
                  <w:rStyle w:val="Zwaar"/>
                </w:rPr>
                <w:t>Integratie</w:t>
              </w:r>
            </w:ins>
          </w:p>
        </w:tc>
        <w:tc>
          <w:tcPr>
            <w:tcW w:w="0" w:type="auto"/>
            <w:vAlign w:val="center"/>
            <w:hideMark/>
          </w:tcPr>
          <w:p w14:paraId="1B952ED8" w14:textId="77777777" w:rsidR="00171B50" w:rsidRDefault="00171B50">
            <w:pPr>
              <w:rPr>
                <w:ins w:id="1333" w:author="Michel Gerits" w:date="2025-10-27T13:02:00Z" w16du:dateUtc="2025-10-27T12:02:00Z"/>
              </w:rPr>
            </w:pPr>
            <w:ins w:id="1334" w:author="Michel Gerits" w:date="2025-10-27T13:02:00Z" w16du:dateUtc="2025-10-27T12:02:00Z">
              <w:r>
                <w:t>API-integratietest geslaagd</w:t>
              </w:r>
            </w:ins>
          </w:p>
        </w:tc>
        <w:tc>
          <w:tcPr>
            <w:tcW w:w="0" w:type="auto"/>
            <w:vAlign w:val="center"/>
            <w:hideMark/>
          </w:tcPr>
          <w:p w14:paraId="4532E0F8" w14:textId="77777777" w:rsidR="00171B50" w:rsidRDefault="00171B50">
            <w:pPr>
              <w:rPr>
                <w:ins w:id="1335" w:author="Michel Gerits" w:date="2025-10-27T13:02:00Z" w16du:dateUtc="2025-10-27T12:02:00Z"/>
              </w:rPr>
            </w:pPr>
            <w:ins w:id="1336" w:author="Michel Gerits" w:date="2025-10-27T13:02:00Z" w16du:dateUtc="2025-10-27T12:02:00Z">
              <w:r>
                <w:t>Dataconsistentie tussen app, GIPOD, Athumi, lokale systemen</w:t>
              </w:r>
            </w:ins>
          </w:p>
        </w:tc>
        <w:tc>
          <w:tcPr>
            <w:tcW w:w="0" w:type="auto"/>
            <w:vAlign w:val="center"/>
            <w:hideMark/>
          </w:tcPr>
          <w:p w14:paraId="4BED7564" w14:textId="77777777" w:rsidR="00171B50" w:rsidRDefault="00171B50">
            <w:pPr>
              <w:rPr>
                <w:ins w:id="1337" w:author="Michel Gerits" w:date="2025-10-27T13:02:00Z" w16du:dateUtc="2025-10-27T12:02:00Z"/>
              </w:rPr>
            </w:pPr>
            <w:ins w:id="1338" w:author="Michel Gerits" w:date="2025-10-27T13:02:00Z" w16du:dateUtc="2025-10-27T12:02:00Z">
              <w:r>
                <w:t>Digipolis + Digitaal Vlaanderen</w:t>
              </w:r>
            </w:ins>
          </w:p>
        </w:tc>
      </w:tr>
      <w:tr w:rsidR="00171B50" w14:paraId="62DA7EFA" w14:textId="77777777">
        <w:trPr>
          <w:tblCellSpacing w:w="15" w:type="dxa"/>
          <w:ins w:id="1339" w:author="Michel Gerits" w:date="2025-10-27T13:02:00Z"/>
        </w:trPr>
        <w:tc>
          <w:tcPr>
            <w:tcW w:w="0" w:type="auto"/>
            <w:vAlign w:val="center"/>
            <w:hideMark/>
          </w:tcPr>
          <w:p w14:paraId="4E66D70D" w14:textId="77777777" w:rsidR="00171B50" w:rsidRDefault="00171B50">
            <w:pPr>
              <w:rPr>
                <w:ins w:id="1340" w:author="Michel Gerits" w:date="2025-10-27T13:02:00Z" w16du:dateUtc="2025-10-27T12:02:00Z"/>
              </w:rPr>
            </w:pPr>
            <w:ins w:id="1341" w:author="Michel Gerits" w:date="2025-10-27T13:02:00Z" w16du:dateUtc="2025-10-27T12:02:00Z">
              <w:r>
                <w:rPr>
                  <w:rStyle w:val="Zwaar"/>
                </w:rPr>
                <w:t>Acceptatie</w:t>
              </w:r>
            </w:ins>
          </w:p>
        </w:tc>
        <w:tc>
          <w:tcPr>
            <w:tcW w:w="0" w:type="auto"/>
            <w:vAlign w:val="center"/>
            <w:hideMark/>
          </w:tcPr>
          <w:p w14:paraId="5A54E6A9" w14:textId="77777777" w:rsidR="00171B50" w:rsidRDefault="00171B50">
            <w:pPr>
              <w:rPr>
                <w:ins w:id="1342" w:author="Michel Gerits" w:date="2025-10-27T13:02:00Z" w16du:dateUtc="2025-10-27T12:02:00Z"/>
              </w:rPr>
            </w:pPr>
            <w:ins w:id="1343" w:author="Michel Gerits" w:date="2025-10-27T13:02:00Z" w16du:dateUtc="2025-10-27T12:02:00Z">
              <w:r>
                <w:t>Gebruikerstest en veldproef</w:t>
              </w:r>
            </w:ins>
          </w:p>
        </w:tc>
        <w:tc>
          <w:tcPr>
            <w:tcW w:w="0" w:type="auto"/>
            <w:vAlign w:val="center"/>
            <w:hideMark/>
          </w:tcPr>
          <w:p w14:paraId="0621D28A" w14:textId="77777777" w:rsidR="00171B50" w:rsidRDefault="00171B50">
            <w:pPr>
              <w:rPr>
                <w:ins w:id="1344" w:author="Michel Gerits" w:date="2025-10-27T13:02:00Z" w16du:dateUtc="2025-10-27T12:02:00Z"/>
              </w:rPr>
            </w:pPr>
            <w:ins w:id="1345" w:author="Michel Gerits" w:date="2025-10-27T13:02:00Z" w16du:dateUtc="2025-10-27T12:02:00Z">
              <w:r>
                <w:t>Functioneel gedrag, stabiliteit, UX</w:t>
              </w:r>
            </w:ins>
          </w:p>
        </w:tc>
        <w:tc>
          <w:tcPr>
            <w:tcW w:w="0" w:type="auto"/>
            <w:vAlign w:val="center"/>
            <w:hideMark/>
          </w:tcPr>
          <w:p w14:paraId="5A96B63F" w14:textId="77777777" w:rsidR="00171B50" w:rsidRDefault="00171B50">
            <w:pPr>
              <w:rPr>
                <w:ins w:id="1346" w:author="Michel Gerits" w:date="2025-10-27T13:02:00Z" w16du:dateUtc="2025-10-27T12:02:00Z"/>
              </w:rPr>
            </w:pPr>
            <w:ins w:id="1347" w:author="Michel Gerits" w:date="2025-10-27T13:02:00Z" w16du:dateUtc="2025-10-27T12:02:00Z">
              <w:r>
                <w:t>Projectkernteam (toezichters)</w:t>
              </w:r>
            </w:ins>
          </w:p>
        </w:tc>
      </w:tr>
      <w:tr w:rsidR="00171B50" w14:paraId="0A13F433" w14:textId="77777777">
        <w:trPr>
          <w:tblCellSpacing w:w="15" w:type="dxa"/>
          <w:ins w:id="1348" w:author="Michel Gerits" w:date="2025-10-27T13:02:00Z"/>
        </w:trPr>
        <w:tc>
          <w:tcPr>
            <w:tcW w:w="0" w:type="auto"/>
            <w:vAlign w:val="center"/>
            <w:hideMark/>
          </w:tcPr>
          <w:p w14:paraId="734632D4" w14:textId="77777777" w:rsidR="00171B50" w:rsidRDefault="00171B50">
            <w:pPr>
              <w:rPr>
                <w:ins w:id="1349" w:author="Michel Gerits" w:date="2025-10-27T13:02:00Z" w16du:dateUtc="2025-10-27T12:02:00Z"/>
              </w:rPr>
            </w:pPr>
            <w:ins w:id="1350" w:author="Michel Gerits" w:date="2025-10-27T13:02:00Z" w16du:dateUtc="2025-10-27T12:02:00Z">
              <w:r>
                <w:rPr>
                  <w:rStyle w:val="Zwaar"/>
                </w:rPr>
                <w:t>Release</w:t>
              </w:r>
            </w:ins>
          </w:p>
        </w:tc>
        <w:tc>
          <w:tcPr>
            <w:tcW w:w="0" w:type="auto"/>
            <w:vAlign w:val="center"/>
            <w:hideMark/>
          </w:tcPr>
          <w:p w14:paraId="6718F270" w14:textId="77777777" w:rsidR="00171B50" w:rsidRDefault="00171B50">
            <w:pPr>
              <w:rPr>
                <w:ins w:id="1351" w:author="Michel Gerits" w:date="2025-10-27T13:02:00Z" w16du:dateUtc="2025-10-27T12:02:00Z"/>
              </w:rPr>
            </w:pPr>
            <w:ins w:id="1352" w:author="Michel Gerits" w:date="2025-10-27T13:02:00Z" w16du:dateUtc="2025-10-27T12:02:00Z">
              <w:r>
                <w:t>Go-live readiness check</w:t>
              </w:r>
            </w:ins>
          </w:p>
        </w:tc>
        <w:tc>
          <w:tcPr>
            <w:tcW w:w="0" w:type="auto"/>
            <w:vAlign w:val="center"/>
            <w:hideMark/>
          </w:tcPr>
          <w:p w14:paraId="4319A39B" w14:textId="77777777" w:rsidR="00171B50" w:rsidRDefault="00171B50">
            <w:pPr>
              <w:rPr>
                <w:ins w:id="1353" w:author="Michel Gerits" w:date="2025-10-27T13:02:00Z" w16du:dateUtc="2025-10-27T12:02:00Z"/>
              </w:rPr>
            </w:pPr>
            <w:ins w:id="1354" w:author="Michel Gerits" w:date="2025-10-27T13:02:00Z" w16du:dateUtc="2025-10-27T12:02:00Z">
              <w:r>
                <w:t>Backupplan, incidentenbeheer, DPIA, SLA’s</w:t>
              </w:r>
            </w:ins>
          </w:p>
        </w:tc>
        <w:tc>
          <w:tcPr>
            <w:tcW w:w="0" w:type="auto"/>
            <w:vAlign w:val="center"/>
            <w:hideMark/>
          </w:tcPr>
          <w:p w14:paraId="49A640E2" w14:textId="77777777" w:rsidR="00171B50" w:rsidRDefault="00171B50">
            <w:pPr>
              <w:rPr>
                <w:ins w:id="1355" w:author="Michel Gerits" w:date="2025-10-27T13:02:00Z" w16du:dateUtc="2025-10-27T12:02:00Z"/>
              </w:rPr>
            </w:pPr>
            <w:ins w:id="1356" w:author="Michel Gerits" w:date="2025-10-27T13:02:00Z" w16du:dateUtc="2025-10-27T12:02:00Z">
              <w:r>
                <w:t>Stuurgroep + programmabegeleiding</w:t>
              </w:r>
            </w:ins>
          </w:p>
        </w:tc>
      </w:tr>
      <w:tr w:rsidR="00171B50" w14:paraId="6EC269CB" w14:textId="77777777">
        <w:trPr>
          <w:tblCellSpacing w:w="15" w:type="dxa"/>
          <w:ins w:id="1357" w:author="Michel Gerits" w:date="2025-10-27T13:02:00Z"/>
        </w:trPr>
        <w:tc>
          <w:tcPr>
            <w:tcW w:w="0" w:type="auto"/>
            <w:vAlign w:val="center"/>
            <w:hideMark/>
          </w:tcPr>
          <w:p w14:paraId="3A8BF0B1" w14:textId="77777777" w:rsidR="00171B50" w:rsidRDefault="00171B50">
            <w:pPr>
              <w:rPr>
                <w:ins w:id="1358" w:author="Michel Gerits" w:date="2025-10-27T13:02:00Z" w16du:dateUtc="2025-10-27T12:02:00Z"/>
              </w:rPr>
            </w:pPr>
            <w:ins w:id="1359" w:author="Michel Gerits" w:date="2025-10-27T13:02:00Z" w16du:dateUtc="2025-10-27T12:02:00Z">
              <w:r>
                <w:rPr>
                  <w:rStyle w:val="Zwaar"/>
                </w:rPr>
                <w:t>Opschaling</w:t>
              </w:r>
            </w:ins>
          </w:p>
        </w:tc>
        <w:tc>
          <w:tcPr>
            <w:tcW w:w="0" w:type="auto"/>
            <w:vAlign w:val="center"/>
            <w:hideMark/>
          </w:tcPr>
          <w:p w14:paraId="259D7791" w14:textId="77777777" w:rsidR="00171B50" w:rsidRDefault="00171B50">
            <w:pPr>
              <w:rPr>
                <w:ins w:id="1360" w:author="Michel Gerits" w:date="2025-10-27T13:02:00Z" w16du:dateUtc="2025-10-27T12:02:00Z"/>
              </w:rPr>
            </w:pPr>
            <w:ins w:id="1361" w:author="Michel Gerits" w:date="2025-10-27T13:02:00Z" w16du:dateUtc="2025-10-27T12:02:00Z">
              <w:r>
                <w:t>Herbruikbaarheidscheck</w:t>
              </w:r>
            </w:ins>
          </w:p>
        </w:tc>
        <w:tc>
          <w:tcPr>
            <w:tcW w:w="0" w:type="auto"/>
            <w:vAlign w:val="center"/>
            <w:hideMark/>
          </w:tcPr>
          <w:p w14:paraId="2500B12C" w14:textId="77777777" w:rsidR="00171B50" w:rsidRDefault="00171B50">
            <w:pPr>
              <w:rPr>
                <w:ins w:id="1362" w:author="Michel Gerits" w:date="2025-10-27T13:02:00Z" w16du:dateUtc="2025-10-27T12:02:00Z"/>
              </w:rPr>
            </w:pPr>
            <w:ins w:id="1363" w:author="Michel Gerits" w:date="2025-10-27T13:02:00Z" w16du:dateUtc="2025-10-27T12:02:00Z">
              <w:r>
                <w:t>Documentatie, licenties, standaardisatie, training beschikbaar</w:t>
              </w:r>
            </w:ins>
          </w:p>
        </w:tc>
        <w:tc>
          <w:tcPr>
            <w:tcW w:w="0" w:type="auto"/>
            <w:vAlign w:val="center"/>
            <w:hideMark/>
          </w:tcPr>
          <w:p w14:paraId="2699A101" w14:textId="77777777" w:rsidR="00171B50" w:rsidRDefault="00171B50">
            <w:pPr>
              <w:rPr>
                <w:ins w:id="1364" w:author="Michel Gerits" w:date="2025-10-27T13:02:00Z" w16du:dateUtc="2025-10-27T12:02:00Z"/>
              </w:rPr>
            </w:pPr>
            <w:ins w:id="1365" w:author="Michel Gerits" w:date="2025-10-27T13:02:00Z" w16du:dateUtc="2025-10-27T12:02:00Z">
              <w:r>
                <w:t>VVSG / VRN</w:t>
              </w:r>
            </w:ins>
          </w:p>
        </w:tc>
      </w:tr>
    </w:tbl>
    <w:p w14:paraId="3361870F" w14:textId="77777777" w:rsidR="00171B50" w:rsidRDefault="00000000" w:rsidP="00171B50">
      <w:pPr>
        <w:rPr>
          <w:ins w:id="1366" w:author="Michel Gerits" w:date="2025-10-27T13:02:00Z" w16du:dateUtc="2025-10-27T12:02:00Z"/>
        </w:rPr>
      </w:pPr>
      <w:ins w:id="1367" w:author="Michel Gerits" w:date="2025-10-27T13:02:00Z" w16du:dateUtc="2025-10-27T12:02:00Z">
        <w:r>
          <w:pict w14:anchorId="0951E598">
            <v:rect id="_x0000_i1039" style="width:0;height:1.5pt" o:hralign="center" o:hrstd="t" o:hr="t" fillcolor="#a0a0a0" stroked="f"/>
          </w:pict>
        </w:r>
      </w:ins>
    </w:p>
    <w:p w14:paraId="3F871D18" w14:textId="77777777" w:rsidR="00171B50" w:rsidRDefault="00171B50" w:rsidP="00171B50">
      <w:pPr>
        <w:pStyle w:val="Kop2"/>
        <w:rPr>
          <w:ins w:id="1368" w:author="Michel Gerits" w:date="2025-10-27T13:02:00Z" w16du:dateUtc="2025-10-27T12:02:00Z"/>
        </w:rPr>
      </w:pPr>
      <w:ins w:id="1369" w:author="Michel Gerits" w:date="2025-10-27T13:02:00Z" w16du:dateUtc="2025-10-27T12:02:00Z">
        <w:r>
          <w:rPr>
            <w:rFonts w:ascii="Segoe UI Emoji" w:hAnsi="Segoe UI Emoji" w:cs="Segoe UI Emoji"/>
          </w:rPr>
          <w:t>🧠</w:t>
        </w:r>
        <w:r>
          <w:t xml:space="preserve"> Waarom QA-gates belangrijk zijn</w:t>
        </w:r>
      </w:ins>
    </w:p>
    <w:p w14:paraId="3D7408F8" w14:textId="77777777" w:rsidR="00171B50" w:rsidRDefault="00171B50" w:rsidP="00171B50">
      <w:pPr>
        <w:pStyle w:val="Normaalweb"/>
        <w:numPr>
          <w:ilvl w:val="0"/>
          <w:numId w:val="288"/>
        </w:numPr>
        <w:rPr>
          <w:ins w:id="1370" w:author="Michel Gerits" w:date="2025-10-27T13:02:00Z" w16du:dateUtc="2025-10-27T12:02:00Z"/>
        </w:rPr>
      </w:pPr>
      <w:ins w:id="1371" w:author="Michel Gerits" w:date="2025-10-27T13:02:00Z" w16du:dateUtc="2025-10-27T12:02:00Z">
        <w:r>
          <w:t xml:space="preserve">Ze </w:t>
        </w:r>
        <w:r>
          <w:rPr>
            <w:rStyle w:val="Zwaar"/>
          </w:rPr>
          <w:t>verankeren kwaliteit</w:t>
        </w:r>
        <w:r>
          <w:t xml:space="preserve"> in plaats van die pas op het einde te controleren.</w:t>
        </w:r>
      </w:ins>
    </w:p>
    <w:p w14:paraId="2788F779" w14:textId="77777777" w:rsidR="00171B50" w:rsidRDefault="00171B50" w:rsidP="00171B50">
      <w:pPr>
        <w:pStyle w:val="Normaalweb"/>
        <w:numPr>
          <w:ilvl w:val="0"/>
          <w:numId w:val="288"/>
        </w:numPr>
        <w:rPr>
          <w:ins w:id="1372" w:author="Michel Gerits" w:date="2025-10-27T13:02:00Z" w16du:dateUtc="2025-10-27T12:02:00Z"/>
        </w:rPr>
      </w:pPr>
      <w:ins w:id="1373" w:author="Michel Gerits" w:date="2025-10-27T13:02:00Z" w16du:dateUtc="2025-10-27T12:02:00Z">
        <w:r>
          <w:lastRenderedPageBreak/>
          <w:t xml:space="preserve">Ze </w:t>
        </w:r>
        <w:r>
          <w:rPr>
            <w:rStyle w:val="Zwaar"/>
          </w:rPr>
          <w:t>verdelen verantwoordelijkheid</w:t>
        </w:r>
        <w:r>
          <w:t>: elke partner weet wanneer hij moet valideren.</w:t>
        </w:r>
      </w:ins>
    </w:p>
    <w:p w14:paraId="4C8AAD94" w14:textId="77777777" w:rsidR="00171B50" w:rsidRDefault="00171B50" w:rsidP="00171B50">
      <w:pPr>
        <w:pStyle w:val="Normaalweb"/>
        <w:numPr>
          <w:ilvl w:val="0"/>
          <w:numId w:val="288"/>
        </w:numPr>
        <w:rPr>
          <w:ins w:id="1374" w:author="Michel Gerits" w:date="2025-10-27T13:02:00Z" w16du:dateUtc="2025-10-27T12:02:00Z"/>
        </w:rPr>
      </w:pPr>
      <w:ins w:id="1375" w:author="Michel Gerits" w:date="2025-10-27T13:02:00Z" w16du:dateUtc="2025-10-27T12:02:00Z">
        <w:r>
          <w:t>Ze voorkomen “snel doorontwikkelen zonder borging” — cruciaal in VLAIO-contexten.</w:t>
        </w:r>
      </w:ins>
    </w:p>
    <w:p w14:paraId="7F31F1AF" w14:textId="77777777" w:rsidR="00171B50" w:rsidRDefault="00171B50" w:rsidP="00171B50">
      <w:pPr>
        <w:pStyle w:val="Normaalweb"/>
        <w:numPr>
          <w:ilvl w:val="0"/>
          <w:numId w:val="288"/>
        </w:numPr>
        <w:rPr>
          <w:ins w:id="1376" w:author="Michel Gerits" w:date="2025-10-27T13:02:00Z" w16du:dateUtc="2025-10-27T12:02:00Z"/>
        </w:rPr>
      </w:pPr>
      <w:ins w:id="1377" w:author="Michel Gerits" w:date="2025-10-27T13:02:00Z" w16du:dateUtc="2025-10-27T12:02:00Z">
        <w:r>
          <w:t xml:space="preserve">Ze maken de </w:t>
        </w:r>
        <w:r>
          <w:rPr>
            <w:rStyle w:val="Zwaar"/>
          </w:rPr>
          <w:t>audittrail</w:t>
        </w:r>
        <w:r>
          <w:t xml:space="preserve"> helder: elke deliverable heeft een “gate approval”.</w:t>
        </w:r>
      </w:ins>
    </w:p>
    <w:p w14:paraId="3A11CE7F" w14:textId="77777777" w:rsidR="00171B50" w:rsidRDefault="00000000" w:rsidP="00171B50">
      <w:pPr>
        <w:rPr>
          <w:ins w:id="1378" w:author="Michel Gerits" w:date="2025-10-27T13:02:00Z" w16du:dateUtc="2025-10-27T12:02:00Z"/>
        </w:rPr>
      </w:pPr>
      <w:ins w:id="1379" w:author="Michel Gerits" w:date="2025-10-27T13:02:00Z" w16du:dateUtc="2025-10-27T12:02:00Z">
        <w:r>
          <w:pict w14:anchorId="25E1BEBA">
            <v:rect id="_x0000_i1040" style="width:0;height:1.5pt" o:hralign="center" o:hrstd="t" o:hr="t" fillcolor="#a0a0a0" stroked="f"/>
          </w:pict>
        </w:r>
      </w:ins>
    </w:p>
    <w:p w14:paraId="582BA4CB" w14:textId="77777777" w:rsidR="00171B50" w:rsidRDefault="00171B50" w:rsidP="00171B50">
      <w:pPr>
        <w:pStyle w:val="Kop2"/>
        <w:rPr>
          <w:ins w:id="1380" w:author="Michel Gerits" w:date="2025-10-27T13:02:00Z" w16du:dateUtc="2025-10-27T12:02:00Z"/>
        </w:rPr>
      </w:pPr>
      <w:ins w:id="1381" w:author="Michel Gerits" w:date="2025-10-27T13:02:00Z" w16du:dateUtc="2025-10-27T12:02:00Z">
        <w:r>
          <w:rPr>
            <w:rFonts w:ascii="Segoe UI Emoji" w:hAnsi="Segoe UI Emoji" w:cs="Segoe UI Emoji"/>
          </w:rPr>
          <w:t>🏗️</w:t>
        </w:r>
        <w:r>
          <w:t xml:space="preserve"> In </w:t>
        </w:r>
        <w:r>
          <w:rPr>
            <w:rStyle w:val="Nadruk"/>
          </w:rPr>
          <w:t>Digitale Nuts</w:t>
        </w:r>
        <w:r>
          <w:t xml:space="preserve"> kun je QA-gates koppelen aan de schillen</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106"/>
        <w:gridCol w:w="4330"/>
      </w:tblGrid>
      <w:tr w:rsidR="00171B50" w14:paraId="7E73B955" w14:textId="77777777">
        <w:trPr>
          <w:tblHeader/>
          <w:tblCellSpacing w:w="15" w:type="dxa"/>
          <w:ins w:id="1382" w:author="Michel Gerits" w:date="2025-10-27T13:02:00Z"/>
        </w:trPr>
        <w:tc>
          <w:tcPr>
            <w:tcW w:w="0" w:type="auto"/>
            <w:vAlign w:val="center"/>
            <w:hideMark/>
          </w:tcPr>
          <w:p w14:paraId="1D5DE49A" w14:textId="77777777" w:rsidR="00171B50" w:rsidRDefault="00171B50">
            <w:pPr>
              <w:jc w:val="center"/>
              <w:rPr>
                <w:ins w:id="1383" w:author="Michel Gerits" w:date="2025-10-27T13:02:00Z" w16du:dateUtc="2025-10-27T12:02:00Z"/>
                <w:b/>
                <w:bCs/>
              </w:rPr>
            </w:pPr>
            <w:ins w:id="1384" w:author="Michel Gerits" w:date="2025-10-27T13:02:00Z" w16du:dateUtc="2025-10-27T12:02:00Z">
              <w:r>
                <w:rPr>
                  <w:b/>
                  <w:bCs/>
                </w:rPr>
                <w:t>Schil</w:t>
              </w:r>
            </w:ins>
          </w:p>
        </w:tc>
        <w:tc>
          <w:tcPr>
            <w:tcW w:w="0" w:type="auto"/>
            <w:vAlign w:val="center"/>
            <w:hideMark/>
          </w:tcPr>
          <w:p w14:paraId="3617AE27" w14:textId="77777777" w:rsidR="00171B50" w:rsidRDefault="00171B50">
            <w:pPr>
              <w:jc w:val="center"/>
              <w:rPr>
                <w:ins w:id="1385" w:author="Michel Gerits" w:date="2025-10-27T13:02:00Z" w16du:dateUtc="2025-10-27T12:02:00Z"/>
                <w:b/>
                <w:bCs/>
              </w:rPr>
            </w:pPr>
            <w:ins w:id="1386" w:author="Michel Gerits" w:date="2025-10-27T13:02:00Z" w16du:dateUtc="2025-10-27T12:02:00Z">
              <w:r>
                <w:rPr>
                  <w:b/>
                  <w:bCs/>
                </w:rPr>
                <w:t>QA-gate focus</w:t>
              </w:r>
            </w:ins>
          </w:p>
        </w:tc>
        <w:tc>
          <w:tcPr>
            <w:tcW w:w="0" w:type="auto"/>
            <w:vAlign w:val="center"/>
            <w:hideMark/>
          </w:tcPr>
          <w:p w14:paraId="4580EF93" w14:textId="77777777" w:rsidR="00171B50" w:rsidRDefault="00171B50">
            <w:pPr>
              <w:jc w:val="center"/>
              <w:rPr>
                <w:ins w:id="1387" w:author="Michel Gerits" w:date="2025-10-27T13:02:00Z" w16du:dateUtc="2025-10-27T12:02:00Z"/>
                <w:b/>
                <w:bCs/>
              </w:rPr>
            </w:pPr>
            <w:ins w:id="1388" w:author="Michel Gerits" w:date="2025-10-27T13:02:00Z" w16du:dateUtc="2025-10-27T12:02:00Z">
              <w:r>
                <w:rPr>
                  <w:b/>
                  <w:bCs/>
                </w:rPr>
                <w:t>Voorbeeld</w:t>
              </w:r>
            </w:ins>
          </w:p>
        </w:tc>
      </w:tr>
      <w:tr w:rsidR="00171B50" w14:paraId="00557031" w14:textId="77777777">
        <w:trPr>
          <w:tblCellSpacing w:w="15" w:type="dxa"/>
          <w:ins w:id="1389" w:author="Michel Gerits" w:date="2025-10-27T13:02:00Z"/>
        </w:trPr>
        <w:tc>
          <w:tcPr>
            <w:tcW w:w="0" w:type="auto"/>
            <w:vAlign w:val="center"/>
            <w:hideMark/>
          </w:tcPr>
          <w:p w14:paraId="3899F767" w14:textId="77777777" w:rsidR="00171B50" w:rsidRDefault="00171B50">
            <w:pPr>
              <w:rPr>
                <w:ins w:id="1390" w:author="Michel Gerits" w:date="2025-10-27T13:02:00Z" w16du:dateUtc="2025-10-27T12:02:00Z"/>
              </w:rPr>
            </w:pPr>
            <w:ins w:id="1391" w:author="Michel Gerits" w:date="2025-10-27T13:02:00Z" w16du:dateUtc="2025-10-27T12:02:00Z">
              <w:r>
                <w:rPr>
                  <w:rStyle w:val="Zwaar"/>
                </w:rPr>
                <w:t>Laag 1 – Kern (MVP)</w:t>
              </w:r>
            </w:ins>
          </w:p>
        </w:tc>
        <w:tc>
          <w:tcPr>
            <w:tcW w:w="0" w:type="auto"/>
            <w:vAlign w:val="center"/>
            <w:hideMark/>
          </w:tcPr>
          <w:p w14:paraId="05B4F846" w14:textId="77777777" w:rsidR="00171B50" w:rsidRDefault="00171B50">
            <w:pPr>
              <w:rPr>
                <w:ins w:id="1392" w:author="Michel Gerits" w:date="2025-10-27T13:02:00Z" w16du:dateUtc="2025-10-27T12:02:00Z"/>
              </w:rPr>
            </w:pPr>
            <w:ins w:id="1393" w:author="Michel Gerits" w:date="2025-10-27T13:02:00Z" w16du:dateUtc="2025-10-27T12:02:00Z">
              <w:r>
                <w:t>Functionele volledigheid &amp; OSLO-validatie</w:t>
              </w:r>
            </w:ins>
          </w:p>
        </w:tc>
        <w:tc>
          <w:tcPr>
            <w:tcW w:w="0" w:type="auto"/>
            <w:vAlign w:val="center"/>
            <w:hideMark/>
          </w:tcPr>
          <w:p w14:paraId="0AA53E58" w14:textId="77777777" w:rsidR="00171B50" w:rsidRDefault="00171B50">
            <w:pPr>
              <w:rPr>
                <w:ins w:id="1394" w:author="Michel Gerits" w:date="2025-10-27T13:02:00Z" w16du:dateUtc="2025-10-27T12:02:00Z"/>
              </w:rPr>
            </w:pPr>
            <w:ins w:id="1395" w:author="Michel Gerits" w:date="2025-10-27T13:02:00Z" w16du:dateUtc="2025-10-27T12:02:00Z">
              <w:r>
                <w:t>“Is de mobiele app stabiel en OSLO-conform?”</w:t>
              </w:r>
            </w:ins>
          </w:p>
        </w:tc>
      </w:tr>
      <w:tr w:rsidR="00171B50" w14:paraId="316FE126" w14:textId="77777777">
        <w:trPr>
          <w:tblCellSpacing w:w="15" w:type="dxa"/>
          <w:ins w:id="1396" w:author="Michel Gerits" w:date="2025-10-27T13:02:00Z"/>
        </w:trPr>
        <w:tc>
          <w:tcPr>
            <w:tcW w:w="0" w:type="auto"/>
            <w:vAlign w:val="center"/>
            <w:hideMark/>
          </w:tcPr>
          <w:p w14:paraId="68BDC072" w14:textId="77777777" w:rsidR="00171B50" w:rsidRDefault="00171B50">
            <w:pPr>
              <w:rPr>
                <w:ins w:id="1397" w:author="Michel Gerits" w:date="2025-10-27T13:02:00Z" w16du:dateUtc="2025-10-27T12:02:00Z"/>
              </w:rPr>
            </w:pPr>
            <w:ins w:id="1398" w:author="Michel Gerits" w:date="2025-10-27T13:02:00Z" w16du:dateUtc="2025-10-27T12:02:00Z">
              <w:r>
                <w:rPr>
                  <w:rStyle w:val="Zwaar"/>
                </w:rPr>
                <w:t>Laag 2 – Uitbreiding</w:t>
              </w:r>
            </w:ins>
          </w:p>
        </w:tc>
        <w:tc>
          <w:tcPr>
            <w:tcW w:w="0" w:type="auto"/>
            <w:vAlign w:val="center"/>
            <w:hideMark/>
          </w:tcPr>
          <w:p w14:paraId="528CBB8B" w14:textId="77777777" w:rsidR="00171B50" w:rsidRDefault="00171B50">
            <w:pPr>
              <w:rPr>
                <w:ins w:id="1399" w:author="Michel Gerits" w:date="2025-10-27T13:02:00Z" w16du:dateUtc="2025-10-27T12:02:00Z"/>
              </w:rPr>
            </w:pPr>
            <w:ins w:id="1400" w:author="Michel Gerits" w:date="2025-10-27T13:02:00Z" w16du:dateUtc="2025-10-27T12:02:00Z">
              <w:r>
                <w:t>Integratie en interoperabiliteit</w:t>
              </w:r>
            </w:ins>
          </w:p>
        </w:tc>
        <w:tc>
          <w:tcPr>
            <w:tcW w:w="0" w:type="auto"/>
            <w:vAlign w:val="center"/>
            <w:hideMark/>
          </w:tcPr>
          <w:p w14:paraId="7C039B75" w14:textId="77777777" w:rsidR="00171B50" w:rsidRDefault="00171B50">
            <w:pPr>
              <w:rPr>
                <w:ins w:id="1401" w:author="Michel Gerits" w:date="2025-10-27T13:02:00Z" w16du:dateUtc="2025-10-27T12:02:00Z"/>
              </w:rPr>
            </w:pPr>
            <w:ins w:id="1402" w:author="Michel Gerits" w:date="2025-10-27T13:02:00Z" w16du:dateUtc="2025-10-27T12:02:00Z">
              <w:r>
                <w:t>“Zijn koppelingen met KLM, A-Sign en WIS foutloos?”</w:t>
              </w:r>
            </w:ins>
          </w:p>
        </w:tc>
      </w:tr>
      <w:tr w:rsidR="00171B50" w14:paraId="0C038D3E" w14:textId="77777777">
        <w:trPr>
          <w:tblCellSpacing w:w="15" w:type="dxa"/>
          <w:ins w:id="1403" w:author="Michel Gerits" w:date="2025-10-27T13:02:00Z"/>
        </w:trPr>
        <w:tc>
          <w:tcPr>
            <w:tcW w:w="0" w:type="auto"/>
            <w:vAlign w:val="center"/>
            <w:hideMark/>
          </w:tcPr>
          <w:p w14:paraId="2C1D3C35" w14:textId="77777777" w:rsidR="00171B50" w:rsidRDefault="00171B50">
            <w:pPr>
              <w:rPr>
                <w:ins w:id="1404" w:author="Michel Gerits" w:date="2025-10-27T13:02:00Z" w16du:dateUtc="2025-10-27T12:02:00Z"/>
              </w:rPr>
            </w:pPr>
            <w:ins w:id="1405" w:author="Michel Gerits" w:date="2025-10-27T13:02:00Z" w16du:dateUtc="2025-10-27T12:02:00Z">
              <w:r>
                <w:rPr>
                  <w:rStyle w:val="Zwaar"/>
                </w:rPr>
                <w:t>Laag 3 – Opschaling</w:t>
              </w:r>
            </w:ins>
          </w:p>
        </w:tc>
        <w:tc>
          <w:tcPr>
            <w:tcW w:w="0" w:type="auto"/>
            <w:vAlign w:val="center"/>
            <w:hideMark/>
          </w:tcPr>
          <w:p w14:paraId="789B8914" w14:textId="77777777" w:rsidR="00171B50" w:rsidRDefault="00171B50">
            <w:pPr>
              <w:rPr>
                <w:ins w:id="1406" w:author="Michel Gerits" w:date="2025-10-27T13:02:00Z" w16du:dateUtc="2025-10-27T12:02:00Z"/>
              </w:rPr>
            </w:pPr>
            <w:ins w:id="1407" w:author="Michel Gerits" w:date="2025-10-27T13:02:00Z" w16du:dateUtc="2025-10-27T12:02:00Z">
              <w:r>
                <w:t>Governance &amp; overdraagbaarheid</w:t>
              </w:r>
            </w:ins>
          </w:p>
        </w:tc>
        <w:tc>
          <w:tcPr>
            <w:tcW w:w="0" w:type="auto"/>
            <w:vAlign w:val="center"/>
            <w:hideMark/>
          </w:tcPr>
          <w:p w14:paraId="01E6BD94" w14:textId="77777777" w:rsidR="00171B50" w:rsidRDefault="00171B50">
            <w:pPr>
              <w:rPr>
                <w:ins w:id="1408" w:author="Michel Gerits" w:date="2025-10-27T13:02:00Z" w16du:dateUtc="2025-10-27T12:02:00Z"/>
              </w:rPr>
            </w:pPr>
            <w:ins w:id="1409" w:author="Michel Gerits" w:date="2025-10-27T13:02:00Z" w16du:dateUtc="2025-10-27T12:02:00Z">
              <w:r>
                <w:t>“Zijn modeldocumenten, TCO en handleidingen beschikbaar?”</w:t>
              </w:r>
            </w:ins>
          </w:p>
        </w:tc>
      </w:tr>
    </w:tbl>
    <w:p w14:paraId="7F4E3905" w14:textId="77777777" w:rsidR="00171B50" w:rsidRDefault="00000000" w:rsidP="00171B50">
      <w:pPr>
        <w:rPr>
          <w:ins w:id="1410" w:author="Michel Gerits" w:date="2025-10-27T13:02:00Z" w16du:dateUtc="2025-10-27T12:02:00Z"/>
        </w:rPr>
      </w:pPr>
      <w:ins w:id="1411" w:author="Michel Gerits" w:date="2025-10-27T13:02:00Z" w16du:dateUtc="2025-10-27T12:02:00Z">
        <w:r>
          <w:pict w14:anchorId="605EBC7C">
            <v:rect id="_x0000_i1041" style="width:0;height:1.5pt" o:hralign="center" o:hrstd="t" o:hr="t" fillcolor="#a0a0a0" stroked="f"/>
          </w:pict>
        </w:r>
      </w:ins>
    </w:p>
    <w:p w14:paraId="76EE802C" w14:textId="77777777" w:rsidR="00171B50" w:rsidRDefault="00171B50" w:rsidP="00171B50">
      <w:pPr>
        <w:pStyle w:val="Kop2"/>
        <w:rPr>
          <w:ins w:id="1412" w:author="Michel Gerits" w:date="2025-10-27T13:02:00Z" w16du:dateUtc="2025-10-27T12:02:00Z"/>
        </w:rPr>
      </w:pPr>
      <w:ins w:id="1413" w:author="Michel Gerits" w:date="2025-10-27T13:02:00Z" w16du:dateUtc="2025-10-27T12:02:00Z">
        <w:r>
          <w:rPr>
            <w:rFonts w:ascii="Segoe UI Emoji" w:hAnsi="Segoe UI Emoji" w:cs="Segoe UI Emoji"/>
          </w:rPr>
          <w:t>📋</w:t>
        </w:r>
        <w:r>
          <w:t xml:space="preserve"> Samenvattend</w:t>
        </w:r>
      </w:ins>
    </w:p>
    <w:p w14:paraId="36B8035C" w14:textId="77777777" w:rsidR="00171B50" w:rsidRDefault="00171B50" w:rsidP="00171B50">
      <w:pPr>
        <w:pStyle w:val="Normaalweb"/>
        <w:rPr>
          <w:ins w:id="1414" w:author="Michel Gerits" w:date="2025-10-27T13:02:00Z" w16du:dateUtc="2025-10-27T12:02:00Z"/>
        </w:rPr>
      </w:pPr>
      <w:ins w:id="1415" w:author="Michel Gerits" w:date="2025-10-27T13:02:00Z" w16du:dateUtc="2025-10-27T12:02:00Z">
        <w:r>
          <w:t xml:space="preserve">Een </w:t>
        </w:r>
        <w:r>
          <w:rPr>
            <w:rStyle w:val="Zwaar"/>
          </w:rPr>
          <w:t>QA-gate</w:t>
        </w:r>
        <w:r>
          <w:t xml:space="preserve"> is een formeel controlepunt dat bepaalt of een deliverable voldoet aan de afgesproken kwaliteitscriteria om door te mogen naar de volgende fase.</w:t>
        </w:r>
        <w:r>
          <w:br/>
          <w:t xml:space="preserve">In </w:t>
        </w:r>
        <w:r>
          <w:rPr>
            <w:rStyle w:val="Nadruk"/>
          </w:rPr>
          <w:t>Digitale Nuts</w:t>
        </w:r>
        <w:r>
          <w:t xml:space="preserve"> vormen QA-gates de schakel tussen de technische ontwikkeling (Digipolis), de standaardisatie (Digitaal Vlaanderen) en de governance (VVSG/VRN).</w:t>
        </w:r>
        <w:r>
          <w:br/>
          <w:t>Ze waarborgen dat elke laag niet alleen werkt, maar ook overdraagbaar en auditeerbaar is.</w:t>
        </w:r>
      </w:ins>
    </w:p>
    <w:p w14:paraId="1BB37EFA" w14:textId="77777777" w:rsidR="00171B50" w:rsidRPr="00CE18A3" w:rsidRDefault="00171B50" w:rsidP="00883AE7">
      <w:pPr>
        <w:spacing w:after="0" w:line="260" w:lineRule="exact"/>
        <w:rPr>
          <w:rFonts w:eastAsia="Segoe UI" w:cstheme="minorHAnsi"/>
          <w:color w:val="000000" w:themeColor="text1"/>
          <w:sz w:val="20"/>
          <w:szCs w:val="20"/>
        </w:rPr>
      </w:pPr>
    </w:p>
    <w:sectPr w:rsidR="00171B50" w:rsidRPr="00CE18A3" w:rsidSect="00235161">
      <w:headerReference w:type="default" r:id="rId49"/>
      <w:footerReference w:type="default" r:id="rId50"/>
      <w:footerReference w:type="first" r:id="rId5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ichel Gerits" w:date="2025-10-12T11:56:00Z" w:initials="MG">
    <w:p w14:paraId="113EF013" w14:textId="77777777" w:rsidR="004D001A" w:rsidRDefault="004D001A" w:rsidP="004D001A">
      <w:pPr>
        <w:pStyle w:val="Tekstopmerking"/>
      </w:pPr>
      <w:r>
        <w:rPr>
          <w:rStyle w:val="Verwijzingopmerking"/>
        </w:rPr>
        <w:annotationRef/>
      </w:r>
      <w:r>
        <w:t>JURYFEEDBACK 1 - netwerk vervolledigen</w:t>
      </w:r>
    </w:p>
  </w:comment>
  <w:comment w:id="152" w:author="Coens, Alain" w:date="2025-08-20T15:28:00Z" w:initials="CA">
    <w:p w14:paraId="30485CE8" w14:textId="612CEECF" w:rsidR="00201F7F" w:rsidRDefault="00F02A79" w:rsidP="00201F7F">
      <w:pPr>
        <w:pStyle w:val="Tekstopmerking"/>
      </w:pPr>
      <w:r>
        <w:rPr>
          <w:rStyle w:val="Verwijzingopmerking"/>
        </w:rPr>
        <w:annotationRef/>
      </w:r>
      <w:r w:rsidR="00201F7F">
        <w:t>Algemeen over de uitdagingen: dit is zeer uitgebreid en toont aan dat er al veel stappen zijn gezet. Toch denk ik het in kaart brengen ieder risico met mitigatiemogelijkheden het voorbij gaat aan de scope van een vooraanmeldingsformulier voor een projectsubsidie. Het lijkt me wel zeer handig om mee te nemen doorheen het project, maar voor een vooraanmelding is dit te zwaar. Sommige zaken die hier als uitdagingen zijn geformuleerd, horen thuis in het projectvoorstel, indien ze in ingekorte mate worden verwerkt onder de juiste vragen:</w:t>
      </w:r>
      <w:r w:rsidR="00201F7F">
        <w:br/>
        <w:t>- ‘Vlaams breed probleem’ = schaalbaarheid + maatschappelijke uitdaging</w:t>
      </w:r>
      <w:r w:rsidR="00201F7F">
        <w:br/>
        <w:t>- ‘Gefaseerde, modulaire aanpak’ = projectbeschrijving</w:t>
      </w:r>
      <w:r w:rsidR="00201F7F">
        <w:br/>
        <w:t>- ‘Stakeholders, governance, …’ = partners en projectbeschrijving</w:t>
      </w:r>
      <w:r w:rsidR="00201F7F">
        <w:br/>
        <w:t>- ‘use cases’ = Maatschappelijke uitdaging &amp; projectbeschrijving</w:t>
      </w:r>
    </w:p>
  </w:comment>
  <w:comment w:id="498" w:author="Coens, Alain" w:date="2025-08-20T15:19:00Z" w:initials="CA">
    <w:p w14:paraId="50859196" w14:textId="77777777" w:rsidR="000804D9" w:rsidRDefault="008219D4" w:rsidP="000804D9">
      <w:pPr>
        <w:pStyle w:val="Tekstopmerking"/>
      </w:pPr>
      <w:r>
        <w:rPr>
          <w:rStyle w:val="Verwijzingopmerking"/>
        </w:rPr>
        <w:annotationRef/>
      </w:r>
      <w:r w:rsidR="000804D9">
        <w:t>(Een selectie van) use cases kan opgenomen worden in het onderdeel ‘projectbeschrijving’</w:t>
      </w:r>
    </w:p>
  </w:comment>
  <w:comment w:id="591" w:author="Coens, Alain" w:date="2025-08-20T15:12:00Z" w:initials="CA">
    <w:p w14:paraId="1E2457A9" w14:textId="77777777" w:rsidR="000804D9" w:rsidRDefault="00A12113" w:rsidP="000804D9">
      <w:pPr>
        <w:pStyle w:val="Tekstopmerking"/>
      </w:pPr>
      <w:r>
        <w:rPr>
          <w:rStyle w:val="Verwijzingopmerking"/>
        </w:rPr>
        <w:annotationRef/>
      </w:r>
      <w:r w:rsidR="000804D9">
        <w:t>Het gebruik van de persona’s en hun toelichting zorgen voor duidelijkheid, en kunnen dus in het formulier verwerkt worden.</w:t>
      </w:r>
    </w:p>
  </w:comment>
  <w:comment w:id="848" w:author="Michel Gerits" w:date="2025-08-15T10:46:00Z" w:initials="MG">
    <w:p w14:paraId="710E8F0D" w14:textId="1617D070" w:rsidR="000B64F2" w:rsidRDefault="000B64F2" w:rsidP="000B64F2">
      <w:pPr>
        <w:pStyle w:val="Tekstopmerking"/>
      </w:pPr>
      <w:r>
        <w:rPr>
          <w:rStyle w:val="Verwijzingopmerking"/>
        </w:rPr>
        <w:annotationRef/>
      </w:r>
      <w:r>
        <w:rPr>
          <w:i/>
          <w:iCs/>
        </w:rPr>
        <w:t>Windows, Icons, Menus, Pointer</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3EF013" w15:done="0"/>
  <w15:commentEx w15:paraId="30485CE8" w15:done="0"/>
  <w15:commentEx w15:paraId="50859196" w15:done="0"/>
  <w15:commentEx w15:paraId="1E2457A9" w15:done="0"/>
  <w15:commentEx w15:paraId="710E8F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E9BAE4" w16cex:dateUtc="2025-10-12T09:56:00Z"/>
  <w16cex:commentExtensible w16cex:durableId="50E3AEA8" w16cex:dateUtc="2025-08-20T13:28:00Z"/>
  <w16cex:commentExtensible w16cex:durableId="708A898D" w16cex:dateUtc="2025-08-20T13:19:00Z"/>
  <w16cex:commentExtensible w16cex:durableId="3A4E6F5F" w16cex:dateUtc="2025-08-20T13:12:00Z"/>
  <w16cex:commentExtensible w16cex:durableId="14E6090E" w16cex:dateUtc="2025-08-15T08: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3EF013" w16cid:durableId="15E9BAE4"/>
  <w16cid:commentId w16cid:paraId="30485CE8" w16cid:durableId="50E3AEA8"/>
  <w16cid:commentId w16cid:paraId="50859196" w16cid:durableId="708A898D"/>
  <w16cid:commentId w16cid:paraId="1E2457A9" w16cid:durableId="3A4E6F5F"/>
  <w16cid:commentId w16cid:paraId="710E8F0D" w16cid:durableId="14E609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B96CD" w14:textId="77777777" w:rsidR="00E979D4" w:rsidRDefault="00E979D4">
      <w:pPr>
        <w:spacing w:after="0" w:line="240" w:lineRule="auto"/>
      </w:pPr>
      <w:r>
        <w:separator/>
      </w:r>
    </w:p>
  </w:endnote>
  <w:endnote w:type="continuationSeparator" w:id="0">
    <w:p w14:paraId="5541E745" w14:textId="77777777" w:rsidR="00E979D4" w:rsidRDefault="00E979D4">
      <w:pPr>
        <w:spacing w:after="0" w:line="240" w:lineRule="auto"/>
      </w:pPr>
      <w:r>
        <w:continuationSeparator/>
      </w:r>
    </w:p>
  </w:endnote>
  <w:endnote w:type="continuationNotice" w:id="1">
    <w:p w14:paraId="55785FC7" w14:textId="77777777" w:rsidR="00E979D4" w:rsidRDefault="00E979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9B0E" w14:textId="0253F78B" w:rsidR="00FE5B38" w:rsidRPr="005E659C" w:rsidRDefault="00FE5B38">
    <w:pPr>
      <w:pStyle w:val="Voettekst"/>
      <w:jc w:val="right"/>
      <w:rPr>
        <w:rStyle w:val="kleinetitelChar"/>
      </w:rPr>
    </w:pPr>
  </w:p>
  <w:p w14:paraId="654F1245" w14:textId="37D0CC37" w:rsidR="00FE5B38" w:rsidRDefault="00C60095" w:rsidP="00235161">
    <w:pPr>
      <w:pStyle w:val="Voettekst"/>
      <w:jc w:val="center"/>
    </w:pPr>
    <w:r>
      <w:rPr>
        <w:noProof/>
      </w:rPr>
      <w:drawing>
        <wp:inline distT="0" distB="0" distL="0" distR="0" wp14:anchorId="55B4D973" wp14:editId="3867B17F">
          <wp:extent cx="1490624" cy="580838"/>
          <wp:effectExtent l="0" t="0" r="0" b="0"/>
          <wp:docPr id="1773836569" name="Afbeelding 1" descr="Sponsorlogo VLAI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6569" name="Afbeelding 1" descr="Sponsorlogo VLAI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1948" cy="58525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4D7F" w14:textId="77777777" w:rsidR="0081088B" w:rsidRDefault="00235161" w:rsidP="00235161">
    <w:pPr>
      <w:pStyle w:val="Voettekst"/>
      <w:jc w:val="center"/>
    </w:pPr>
    <w:r>
      <w:rPr>
        <w:noProof/>
        <w:lang w:eastAsia="nl-BE"/>
      </w:rPr>
      <w:drawing>
        <wp:inline distT="0" distB="0" distL="0" distR="0" wp14:anchorId="6EB1FF2B" wp14:editId="514AD6A1">
          <wp:extent cx="1448333" cy="633046"/>
          <wp:effectExtent l="0" t="0" r="0" b="0"/>
          <wp:docPr id="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4972" cy="640319"/>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AF81D" w14:textId="77777777" w:rsidR="00E979D4" w:rsidRDefault="00E979D4">
      <w:pPr>
        <w:spacing w:after="0" w:line="240" w:lineRule="auto"/>
      </w:pPr>
      <w:r>
        <w:separator/>
      </w:r>
    </w:p>
  </w:footnote>
  <w:footnote w:type="continuationSeparator" w:id="0">
    <w:p w14:paraId="63FF4C58" w14:textId="77777777" w:rsidR="00E979D4" w:rsidRDefault="00E979D4">
      <w:pPr>
        <w:spacing w:after="0" w:line="240" w:lineRule="auto"/>
      </w:pPr>
      <w:r>
        <w:continuationSeparator/>
      </w:r>
    </w:p>
  </w:footnote>
  <w:footnote w:type="continuationNotice" w:id="1">
    <w:p w14:paraId="07685B21" w14:textId="77777777" w:rsidR="00E979D4" w:rsidRDefault="00E979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93BBC" w14:textId="79F546B1" w:rsidR="00C60095" w:rsidRDefault="00C60095" w:rsidP="00C60095">
    <w:pPr>
      <w:pStyle w:val="Voettekst"/>
      <w:jc w:val="right"/>
      <w:rPr>
        <w:rStyle w:val="kleinetitelChar"/>
        <w:bCs/>
      </w:rPr>
    </w:pPr>
    <w:r>
      <w:t xml:space="preserve">Digitale Nuts   </w:t>
    </w:r>
    <w:sdt>
      <w:sdtPr>
        <w:id w:val="487367320"/>
        <w:docPartObj>
          <w:docPartGallery w:val="Page Numbers (Bottom of Page)"/>
          <w:docPartUnique/>
        </w:docPartObj>
      </w:sdtPr>
      <w:sdtEndPr>
        <w:rPr>
          <w:rStyle w:val="kleinetitelChar"/>
          <w:rFonts w:ascii="Arial" w:hAnsi="Arial" w:cs="Arial"/>
          <w:b/>
          <w:bCs/>
          <w:color w:val="3A4891"/>
        </w:rPr>
      </w:sdtEndPr>
      <w:sdtContent>
        <w:r w:rsidRPr="005E659C">
          <w:rPr>
            <w:rStyle w:val="kleinetitelChar"/>
          </w:rPr>
          <w:fldChar w:fldCharType="begin"/>
        </w:r>
        <w:r w:rsidRPr="005E659C">
          <w:rPr>
            <w:rStyle w:val="kleinetitelChar"/>
          </w:rPr>
          <w:instrText>PAGE   \* MERGEFORMAT</w:instrText>
        </w:r>
        <w:r w:rsidRPr="005E659C">
          <w:rPr>
            <w:rStyle w:val="kleinetitelChar"/>
          </w:rPr>
          <w:fldChar w:fldCharType="separate"/>
        </w:r>
        <w:r>
          <w:rPr>
            <w:rStyle w:val="kleinetitelChar"/>
          </w:rPr>
          <w:t>2</w:t>
        </w:r>
        <w:r w:rsidRPr="005E659C">
          <w:rPr>
            <w:rStyle w:val="kleinetitelChar"/>
          </w:rPr>
          <w:fldChar w:fldCharType="end"/>
        </w:r>
      </w:sdtContent>
    </w:sdt>
  </w:p>
  <w:p w14:paraId="3E1774DC" w14:textId="04756B79" w:rsidR="00C60095" w:rsidRDefault="00C60095">
    <w:pPr>
      <w:pStyle w:val="Kopteks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947FD"/>
    <w:multiLevelType w:val="multilevel"/>
    <w:tmpl w:val="E3D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0B38"/>
    <w:multiLevelType w:val="hybridMultilevel"/>
    <w:tmpl w:val="0E623D8C"/>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start w:val="1"/>
      <w:numFmt w:val="decimal"/>
      <w:lvlText w:val="%4."/>
      <w:lvlJc w:val="left"/>
      <w:pPr>
        <w:ind w:left="2880" w:hanging="360"/>
      </w:pPr>
    </w:lvl>
    <w:lvl w:ilvl="4" w:tplc="08130019">
      <w:start w:val="1"/>
      <w:numFmt w:val="lowerLetter"/>
      <w:lvlText w:val="%5."/>
      <w:lvlJc w:val="left"/>
      <w:pPr>
        <w:ind w:left="3600" w:hanging="360"/>
      </w:pPr>
    </w:lvl>
    <w:lvl w:ilvl="5" w:tplc="0813001B">
      <w:start w:val="1"/>
      <w:numFmt w:val="lowerRoman"/>
      <w:lvlText w:val="%6."/>
      <w:lvlJc w:val="right"/>
      <w:pPr>
        <w:ind w:left="4320" w:hanging="180"/>
      </w:pPr>
    </w:lvl>
    <w:lvl w:ilvl="6" w:tplc="0813000F">
      <w:start w:val="1"/>
      <w:numFmt w:val="decimal"/>
      <w:lvlText w:val="%7."/>
      <w:lvlJc w:val="left"/>
      <w:pPr>
        <w:ind w:left="5040" w:hanging="360"/>
      </w:pPr>
    </w:lvl>
    <w:lvl w:ilvl="7" w:tplc="08130019">
      <w:start w:val="1"/>
      <w:numFmt w:val="lowerLetter"/>
      <w:lvlText w:val="%8."/>
      <w:lvlJc w:val="left"/>
      <w:pPr>
        <w:ind w:left="5760" w:hanging="360"/>
      </w:pPr>
    </w:lvl>
    <w:lvl w:ilvl="8" w:tplc="0813001B">
      <w:start w:val="1"/>
      <w:numFmt w:val="lowerRoman"/>
      <w:lvlText w:val="%9."/>
      <w:lvlJc w:val="right"/>
      <w:pPr>
        <w:ind w:left="6480" w:hanging="180"/>
      </w:pPr>
    </w:lvl>
  </w:abstractNum>
  <w:abstractNum w:abstractNumId="2" w15:restartNumberingAfterBreak="0">
    <w:nsid w:val="00A904EB"/>
    <w:multiLevelType w:val="multilevel"/>
    <w:tmpl w:val="9EEE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513FEC"/>
    <w:multiLevelType w:val="multilevel"/>
    <w:tmpl w:val="EFC276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6528A7"/>
    <w:multiLevelType w:val="multilevel"/>
    <w:tmpl w:val="8600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C4BFE"/>
    <w:multiLevelType w:val="multilevel"/>
    <w:tmpl w:val="25B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F37C51"/>
    <w:multiLevelType w:val="multilevel"/>
    <w:tmpl w:val="F4146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2B3C56"/>
    <w:multiLevelType w:val="multilevel"/>
    <w:tmpl w:val="BF2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66527"/>
    <w:multiLevelType w:val="multilevel"/>
    <w:tmpl w:val="A27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053D9B"/>
    <w:multiLevelType w:val="multilevel"/>
    <w:tmpl w:val="4C8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35692E"/>
    <w:multiLevelType w:val="multilevel"/>
    <w:tmpl w:val="BC0E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9543E9"/>
    <w:multiLevelType w:val="multilevel"/>
    <w:tmpl w:val="F86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C3724"/>
    <w:multiLevelType w:val="multilevel"/>
    <w:tmpl w:val="4B50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C22E2"/>
    <w:multiLevelType w:val="multilevel"/>
    <w:tmpl w:val="D70C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27BA3"/>
    <w:multiLevelType w:val="multilevel"/>
    <w:tmpl w:val="C2941BE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73E12F0"/>
    <w:multiLevelType w:val="multilevel"/>
    <w:tmpl w:val="8C0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43E0C"/>
    <w:multiLevelType w:val="multilevel"/>
    <w:tmpl w:val="1AD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64552"/>
    <w:multiLevelType w:val="multilevel"/>
    <w:tmpl w:val="21D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246DF7"/>
    <w:multiLevelType w:val="multilevel"/>
    <w:tmpl w:val="D3F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8276747"/>
    <w:multiLevelType w:val="multilevel"/>
    <w:tmpl w:val="AB3A5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08362404"/>
    <w:multiLevelType w:val="multilevel"/>
    <w:tmpl w:val="D2B0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377D8"/>
    <w:multiLevelType w:val="multilevel"/>
    <w:tmpl w:val="C2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6C4C17"/>
    <w:multiLevelType w:val="multilevel"/>
    <w:tmpl w:val="BDD4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AA1A9B"/>
    <w:multiLevelType w:val="multilevel"/>
    <w:tmpl w:val="C29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42320B"/>
    <w:multiLevelType w:val="multilevel"/>
    <w:tmpl w:val="049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521F9A"/>
    <w:multiLevelType w:val="multilevel"/>
    <w:tmpl w:val="386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7F4E60"/>
    <w:multiLevelType w:val="multilevel"/>
    <w:tmpl w:val="1FB22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B9A4C05"/>
    <w:multiLevelType w:val="multilevel"/>
    <w:tmpl w:val="35D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D230E0"/>
    <w:multiLevelType w:val="multilevel"/>
    <w:tmpl w:val="94F4F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E209B3"/>
    <w:multiLevelType w:val="multilevel"/>
    <w:tmpl w:val="973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9B4052"/>
    <w:multiLevelType w:val="multilevel"/>
    <w:tmpl w:val="B590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D33AA6"/>
    <w:multiLevelType w:val="multilevel"/>
    <w:tmpl w:val="5388148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CDA3EE3"/>
    <w:multiLevelType w:val="multilevel"/>
    <w:tmpl w:val="796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B920C7"/>
    <w:multiLevelType w:val="multilevel"/>
    <w:tmpl w:val="409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B5164"/>
    <w:multiLevelType w:val="multilevel"/>
    <w:tmpl w:val="495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4200F"/>
    <w:multiLevelType w:val="multilevel"/>
    <w:tmpl w:val="4FBE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AF010C"/>
    <w:multiLevelType w:val="multilevel"/>
    <w:tmpl w:val="CD06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CF3FFF"/>
    <w:multiLevelType w:val="multilevel"/>
    <w:tmpl w:val="A9F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E10717"/>
    <w:multiLevelType w:val="multilevel"/>
    <w:tmpl w:val="479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F5B3903"/>
    <w:multiLevelType w:val="multilevel"/>
    <w:tmpl w:val="ECD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F665BDD"/>
    <w:multiLevelType w:val="multilevel"/>
    <w:tmpl w:val="E9E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0007684"/>
    <w:multiLevelType w:val="multilevel"/>
    <w:tmpl w:val="F89CF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0B1C73"/>
    <w:multiLevelType w:val="multilevel"/>
    <w:tmpl w:val="41C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4C5C87"/>
    <w:multiLevelType w:val="multilevel"/>
    <w:tmpl w:val="05C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AA009B"/>
    <w:multiLevelType w:val="hybridMultilevel"/>
    <w:tmpl w:val="FFFFFFFF"/>
    <w:lvl w:ilvl="0" w:tplc="432A208E">
      <w:start w:val="1"/>
      <w:numFmt w:val="bullet"/>
      <w:lvlText w:val=""/>
      <w:lvlJc w:val="left"/>
      <w:pPr>
        <w:ind w:left="720" w:hanging="360"/>
      </w:pPr>
      <w:rPr>
        <w:rFonts w:ascii="Symbol" w:hAnsi="Symbol" w:hint="default"/>
      </w:rPr>
    </w:lvl>
    <w:lvl w:ilvl="1" w:tplc="55368A16">
      <w:start w:val="1"/>
      <w:numFmt w:val="bullet"/>
      <w:lvlText w:val="o"/>
      <w:lvlJc w:val="left"/>
      <w:pPr>
        <w:ind w:left="1440" w:hanging="360"/>
      </w:pPr>
      <w:rPr>
        <w:rFonts w:ascii="Courier New" w:hAnsi="Courier New" w:hint="default"/>
      </w:rPr>
    </w:lvl>
    <w:lvl w:ilvl="2" w:tplc="0694AF2E">
      <w:start w:val="1"/>
      <w:numFmt w:val="bullet"/>
      <w:lvlText w:val=""/>
      <w:lvlJc w:val="left"/>
      <w:pPr>
        <w:ind w:left="2160" w:hanging="360"/>
      </w:pPr>
      <w:rPr>
        <w:rFonts w:ascii="Wingdings" w:hAnsi="Wingdings" w:hint="default"/>
      </w:rPr>
    </w:lvl>
    <w:lvl w:ilvl="3" w:tplc="087277C2">
      <w:start w:val="1"/>
      <w:numFmt w:val="bullet"/>
      <w:lvlText w:val=""/>
      <w:lvlJc w:val="left"/>
      <w:pPr>
        <w:ind w:left="2880" w:hanging="360"/>
      </w:pPr>
      <w:rPr>
        <w:rFonts w:ascii="Symbol" w:hAnsi="Symbol" w:hint="default"/>
      </w:rPr>
    </w:lvl>
    <w:lvl w:ilvl="4" w:tplc="BEB6E8E6">
      <w:start w:val="1"/>
      <w:numFmt w:val="bullet"/>
      <w:lvlText w:val="o"/>
      <w:lvlJc w:val="left"/>
      <w:pPr>
        <w:ind w:left="3600" w:hanging="360"/>
      </w:pPr>
      <w:rPr>
        <w:rFonts w:ascii="Courier New" w:hAnsi="Courier New" w:hint="default"/>
      </w:rPr>
    </w:lvl>
    <w:lvl w:ilvl="5" w:tplc="41F23E8A">
      <w:start w:val="1"/>
      <w:numFmt w:val="bullet"/>
      <w:lvlText w:val=""/>
      <w:lvlJc w:val="left"/>
      <w:pPr>
        <w:ind w:left="4320" w:hanging="360"/>
      </w:pPr>
      <w:rPr>
        <w:rFonts w:ascii="Wingdings" w:hAnsi="Wingdings" w:hint="default"/>
      </w:rPr>
    </w:lvl>
    <w:lvl w:ilvl="6" w:tplc="ADB8047A">
      <w:start w:val="1"/>
      <w:numFmt w:val="bullet"/>
      <w:lvlText w:val=""/>
      <w:lvlJc w:val="left"/>
      <w:pPr>
        <w:ind w:left="5040" w:hanging="360"/>
      </w:pPr>
      <w:rPr>
        <w:rFonts w:ascii="Symbol" w:hAnsi="Symbol" w:hint="default"/>
      </w:rPr>
    </w:lvl>
    <w:lvl w:ilvl="7" w:tplc="3574076C">
      <w:start w:val="1"/>
      <w:numFmt w:val="bullet"/>
      <w:lvlText w:val="o"/>
      <w:lvlJc w:val="left"/>
      <w:pPr>
        <w:ind w:left="5760" w:hanging="360"/>
      </w:pPr>
      <w:rPr>
        <w:rFonts w:ascii="Courier New" w:hAnsi="Courier New" w:hint="default"/>
      </w:rPr>
    </w:lvl>
    <w:lvl w:ilvl="8" w:tplc="36163536">
      <w:start w:val="1"/>
      <w:numFmt w:val="bullet"/>
      <w:lvlText w:val=""/>
      <w:lvlJc w:val="left"/>
      <w:pPr>
        <w:ind w:left="6480" w:hanging="360"/>
      </w:pPr>
      <w:rPr>
        <w:rFonts w:ascii="Wingdings" w:hAnsi="Wingdings" w:hint="default"/>
      </w:rPr>
    </w:lvl>
  </w:abstractNum>
  <w:abstractNum w:abstractNumId="45" w15:restartNumberingAfterBreak="0">
    <w:nsid w:val="11504A81"/>
    <w:multiLevelType w:val="multilevel"/>
    <w:tmpl w:val="032E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6B62E8"/>
    <w:multiLevelType w:val="multilevel"/>
    <w:tmpl w:val="352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D12D6D"/>
    <w:multiLevelType w:val="multilevel"/>
    <w:tmpl w:val="C4FA25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26D02C1"/>
    <w:multiLevelType w:val="multilevel"/>
    <w:tmpl w:val="A5C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39D1532"/>
    <w:multiLevelType w:val="multilevel"/>
    <w:tmpl w:val="9BF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457020C"/>
    <w:multiLevelType w:val="multilevel"/>
    <w:tmpl w:val="8E14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6F219A"/>
    <w:multiLevelType w:val="multilevel"/>
    <w:tmpl w:val="AB0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C0415B"/>
    <w:multiLevelType w:val="multilevel"/>
    <w:tmpl w:val="27C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FF2ADE"/>
    <w:multiLevelType w:val="multilevel"/>
    <w:tmpl w:val="9478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93541C"/>
    <w:multiLevelType w:val="multilevel"/>
    <w:tmpl w:val="1AF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8360DE"/>
    <w:multiLevelType w:val="multilevel"/>
    <w:tmpl w:val="DCD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151399"/>
    <w:multiLevelType w:val="multilevel"/>
    <w:tmpl w:val="1440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6D2439"/>
    <w:multiLevelType w:val="multilevel"/>
    <w:tmpl w:val="AAA2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0D14C1"/>
    <w:multiLevelType w:val="multilevel"/>
    <w:tmpl w:val="EE2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3233BC"/>
    <w:multiLevelType w:val="multilevel"/>
    <w:tmpl w:val="DD2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3C25D2"/>
    <w:multiLevelType w:val="multilevel"/>
    <w:tmpl w:val="3B1889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1AAA22DF"/>
    <w:multiLevelType w:val="multilevel"/>
    <w:tmpl w:val="EC2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3333C7"/>
    <w:multiLevelType w:val="multilevel"/>
    <w:tmpl w:val="3C087508"/>
    <w:lvl w:ilvl="0">
      <w:start w:val="1"/>
      <w:numFmt w:val="bullet"/>
      <w:lvlText w:val=""/>
      <w:lvlJc w:val="left"/>
      <w:pPr>
        <w:tabs>
          <w:tab w:val="num" w:pos="372"/>
        </w:tabs>
        <w:ind w:left="372" w:hanging="360"/>
      </w:pPr>
      <w:rPr>
        <w:rFonts w:ascii="Symbol" w:hAnsi="Symbol" w:hint="default"/>
        <w:sz w:val="20"/>
      </w:rPr>
    </w:lvl>
    <w:lvl w:ilvl="1" w:tentative="1">
      <w:start w:val="1"/>
      <w:numFmt w:val="bullet"/>
      <w:lvlText w:val="o"/>
      <w:lvlJc w:val="left"/>
      <w:pPr>
        <w:tabs>
          <w:tab w:val="num" w:pos="1092"/>
        </w:tabs>
        <w:ind w:left="1092" w:hanging="360"/>
      </w:pPr>
      <w:rPr>
        <w:rFonts w:ascii="Courier New" w:hAnsi="Courier New" w:hint="default"/>
        <w:sz w:val="20"/>
      </w:rPr>
    </w:lvl>
    <w:lvl w:ilvl="2" w:tentative="1">
      <w:start w:val="1"/>
      <w:numFmt w:val="bullet"/>
      <w:lvlText w:val=""/>
      <w:lvlJc w:val="left"/>
      <w:pPr>
        <w:tabs>
          <w:tab w:val="num" w:pos="1812"/>
        </w:tabs>
        <w:ind w:left="1812" w:hanging="360"/>
      </w:pPr>
      <w:rPr>
        <w:rFonts w:ascii="Wingdings" w:hAnsi="Wingdings" w:hint="default"/>
        <w:sz w:val="20"/>
      </w:rPr>
    </w:lvl>
    <w:lvl w:ilvl="3" w:tentative="1">
      <w:start w:val="1"/>
      <w:numFmt w:val="bullet"/>
      <w:lvlText w:val=""/>
      <w:lvlJc w:val="left"/>
      <w:pPr>
        <w:tabs>
          <w:tab w:val="num" w:pos="2532"/>
        </w:tabs>
        <w:ind w:left="2532" w:hanging="360"/>
      </w:pPr>
      <w:rPr>
        <w:rFonts w:ascii="Wingdings" w:hAnsi="Wingdings" w:hint="default"/>
        <w:sz w:val="20"/>
      </w:rPr>
    </w:lvl>
    <w:lvl w:ilvl="4" w:tentative="1">
      <w:start w:val="1"/>
      <w:numFmt w:val="bullet"/>
      <w:lvlText w:val=""/>
      <w:lvlJc w:val="left"/>
      <w:pPr>
        <w:tabs>
          <w:tab w:val="num" w:pos="3252"/>
        </w:tabs>
        <w:ind w:left="3252" w:hanging="360"/>
      </w:pPr>
      <w:rPr>
        <w:rFonts w:ascii="Wingdings" w:hAnsi="Wingdings" w:hint="default"/>
        <w:sz w:val="20"/>
      </w:rPr>
    </w:lvl>
    <w:lvl w:ilvl="5" w:tentative="1">
      <w:start w:val="1"/>
      <w:numFmt w:val="bullet"/>
      <w:lvlText w:val=""/>
      <w:lvlJc w:val="left"/>
      <w:pPr>
        <w:tabs>
          <w:tab w:val="num" w:pos="3972"/>
        </w:tabs>
        <w:ind w:left="3972" w:hanging="360"/>
      </w:pPr>
      <w:rPr>
        <w:rFonts w:ascii="Wingdings" w:hAnsi="Wingdings" w:hint="default"/>
        <w:sz w:val="20"/>
      </w:rPr>
    </w:lvl>
    <w:lvl w:ilvl="6" w:tentative="1">
      <w:start w:val="1"/>
      <w:numFmt w:val="bullet"/>
      <w:lvlText w:val=""/>
      <w:lvlJc w:val="left"/>
      <w:pPr>
        <w:tabs>
          <w:tab w:val="num" w:pos="4692"/>
        </w:tabs>
        <w:ind w:left="4692" w:hanging="360"/>
      </w:pPr>
      <w:rPr>
        <w:rFonts w:ascii="Wingdings" w:hAnsi="Wingdings" w:hint="default"/>
        <w:sz w:val="20"/>
      </w:rPr>
    </w:lvl>
    <w:lvl w:ilvl="7" w:tentative="1">
      <w:start w:val="1"/>
      <w:numFmt w:val="bullet"/>
      <w:lvlText w:val=""/>
      <w:lvlJc w:val="left"/>
      <w:pPr>
        <w:tabs>
          <w:tab w:val="num" w:pos="5412"/>
        </w:tabs>
        <w:ind w:left="5412" w:hanging="360"/>
      </w:pPr>
      <w:rPr>
        <w:rFonts w:ascii="Wingdings" w:hAnsi="Wingdings" w:hint="default"/>
        <w:sz w:val="20"/>
      </w:rPr>
    </w:lvl>
    <w:lvl w:ilvl="8" w:tentative="1">
      <w:start w:val="1"/>
      <w:numFmt w:val="bullet"/>
      <w:lvlText w:val=""/>
      <w:lvlJc w:val="left"/>
      <w:pPr>
        <w:tabs>
          <w:tab w:val="num" w:pos="6132"/>
        </w:tabs>
        <w:ind w:left="6132" w:hanging="360"/>
      </w:pPr>
      <w:rPr>
        <w:rFonts w:ascii="Wingdings" w:hAnsi="Wingdings" w:hint="default"/>
        <w:sz w:val="20"/>
      </w:rPr>
    </w:lvl>
  </w:abstractNum>
  <w:abstractNum w:abstractNumId="63" w15:restartNumberingAfterBreak="0">
    <w:nsid w:val="1C46639A"/>
    <w:multiLevelType w:val="multilevel"/>
    <w:tmpl w:val="C7E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7F5EF4"/>
    <w:multiLevelType w:val="multilevel"/>
    <w:tmpl w:val="2008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8F5E72"/>
    <w:multiLevelType w:val="multilevel"/>
    <w:tmpl w:val="F752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3D70CC"/>
    <w:multiLevelType w:val="multilevel"/>
    <w:tmpl w:val="31B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D770245"/>
    <w:multiLevelType w:val="multilevel"/>
    <w:tmpl w:val="729E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E304082"/>
    <w:multiLevelType w:val="multilevel"/>
    <w:tmpl w:val="F986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7223D7"/>
    <w:multiLevelType w:val="hybridMultilevel"/>
    <w:tmpl w:val="D8026292"/>
    <w:lvl w:ilvl="0" w:tplc="0813000F">
      <w:start w:val="1"/>
      <w:numFmt w:val="decimal"/>
      <w:lvlText w:val="%1."/>
      <w:lvlJc w:val="left"/>
      <w:pPr>
        <w:ind w:left="360" w:hanging="360"/>
      </w:pPr>
      <w:rPr>
        <w:rFonts w:hint="default"/>
      </w:rPr>
    </w:lvl>
    <w:lvl w:ilvl="1" w:tplc="08130019">
      <w:start w:val="1"/>
      <w:numFmt w:val="lowerLetter"/>
      <w:lvlText w:val="%2."/>
      <w:lvlJc w:val="left"/>
      <w:pPr>
        <w:ind w:left="1080" w:hanging="360"/>
      </w:pPr>
    </w:lvl>
    <w:lvl w:ilvl="2" w:tplc="0813001B">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70" w15:restartNumberingAfterBreak="0">
    <w:nsid w:val="1E723DC8"/>
    <w:multiLevelType w:val="multilevel"/>
    <w:tmpl w:val="AF38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80423C"/>
    <w:multiLevelType w:val="multilevel"/>
    <w:tmpl w:val="690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E833C8C"/>
    <w:multiLevelType w:val="multilevel"/>
    <w:tmpl w:val="084A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C76507"/>
    <w:multiLevelType w:val="multilevel"/>
    <w:tmpl w:val="07F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CC3A67"/>
    <w:multiLevelType w:val="multilevel"/>
    <w:tmpl w:val="90A2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F0E0C20"/>
    <w:multiLevelType w:val="multilevel"/>
    <w:tmpl w:val="A41091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1F6217BE"/>
    <w:multiLevelType w:val="multilevel"/>
    <w:tmpl w:val="01CE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76293F"/>
    <w:multiLevelType w:val="multilevel"/>
    <w:tmpl w:val="36C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DF3537"/>
    <w:multiLevelType w:val="multilevel"/>
    <w:tmpl w:val="9BEA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B42E29"/>
    <w:multiLevelType w:val="multilevel"/>
    <w:tmpl w:val="1E1EE5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229146BD"/>
    <w:multiLevelType w:val="multilevel"/>
    <w:tmpl w:val="262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3286964"/>
    <w:multiLevelType w:val="multilevel"/>
    <w:tmpl w:val="BFD8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1A1D96"/>
    <w:multiLevelType w:val="multilevel"/>
    <w:tmpl w:val="769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961940"/>
    <w:multiLevelType w:val="multilevel"/>
    <w:tmpl w:val="CC4C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5AA1364"/>
    <w:multiLevelType w:val="multilevel"/>
    <w:tmpl w:val="480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5D401DB"/>
    <w:multiLevelType w:val="multilevel"/>
    <w:tmpl w:val="BB30CC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E27BD4"/>
    <w:multiLevelType w:val="multilevel"/>
    <w:tmpl w:val="9E9431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F72A32"/>
    <w:multiLevelType w:val="multilevel"/>
    <w:tmpl w:val="C2941BE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267A48CF"/>
    <w:multiLevelType w:val="multilevel"/>
    <w:tmpl w:val="FE4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F42182"/>
    <w:multiLevelType w:val="multilevel"/>
    <w:tmpl w:val="56A8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7593EAE"/>
    <w:multiLevelType w:val="multilevel"/>
    <w:tmpl w:val="BA6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7A5134A"/>
    <w:multiLevelType w:val="multilevel"/>
    <w:tmpl w:val="59F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7F771EE"/>
    <w:multiLevelType w:val="multilevel"/>
    <w:tmpl w:val="EAFEC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815657D"/>
    <w:multiLevelType w:val="multilevel"/>
    <w:tmpl w:val="88F8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DC2EB5"/>
    <w:multiLevelType w:val="multilevel"/>
    <w:tmpl w:val="173A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92F27E8"/>
    <w:multiLevelType w:val="multilevel"/>
    <w:tmpl w:val="674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A1E0476"/>
    <w:multiLevelType w:val="multilevel"/>
    <w:tmpl w:val="C86A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A7B6735"/>
    <w:multiLevelType w:val="multilevel"/>
    <w:tmpl w:val="5DC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1C63E1"/>
    <w:multiLevelType w:val="multilevel"/>
    <w:tmpl w:val="E12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02508C"/>
    <w:multiLevelType w:val="multilevel"/>
    <w:tmpl w:val="847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3A42E4"/>
    <w:multiLevelType w:val="multilevel"/>
    <w:tmpl w:val="E674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DFA0924"/>
    <w:multiLevelType w:val="multilevel"/>
    <w:tmpl w:val="D510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2F0397"/>
    <w:multiLevelType w:val="multilevel"/>
    <w:tmpl w:val="AC2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E435BF7"/>
    <w:multiLevelType w:val="hybridMultilevel"/>
    <w:tmpl w:val="FFFFFFFF"/>
    <w:lvl w:ilvl="0" w:tplc="F618B2D0">
      <w:start w:val="1"/>
      <w:numFmt w:val="bullet"/>
      <w:lvlText w:val=""/>
      <w:lvlJc w:val="left"/>
      <w:pPr>
        <w:ind w:left="720" w:hanging="360"/>
      </w:pPr>
      <w:rPr>
        <w:rFonts w:ascii="Symbol" w:hAnsi="Symbol" w:hint="default"/>
      </w:rPr>
    </w:lvl>
    <w:lvl w:ilvl="1" w:tplc="79845A54">
      <w:start w:val="1"/>
      <w:numFmt w:val="bullet"/>
      <w:lvlText w:val="o"/>
      <w:lvlJc w:val="left"/>
      <w:pPr>
        <w:ind w:left="1440" w:hanging="360"/>
      </w:pPr>
      <w:rPr>
        <w:rFonts w:ascii="Courier New" w:hAnsi="Courier New" w:hint="default"/>
      </w:rPr>
    </w:lvl>
    <w:lvl w:ilvl="2" w:tplc="E3D620F2">
      <w:start w:val="1"/>
      <w:numFmt w:val="bullet"/>
      <w:lvlText w:val=""/>
      <w:lvlJc w:val="left"/>
      <w:pPr>
        <w:ind w:left="2160" w:hanging="360"/>
      </w:pPr>
      <w:rPr>
        <w:rFonts w:ascii="Wingdings" w:hAnsi="Wingdings" w:hint="default"/>
      </w:rPr>
    </w:lvl>
    <w:lvl w:ilvl="3" w:tplc="39840F9E">
      <w:start w:val="1"/>
      <w:numFmt w:val="bullet"/>
      <w:lvlText w:val=""/>
      <w:lvlJc w:val="left"/>
      <w:pPr>
        <w:ind w:left="2880" w:hanging="360"/>
      </w:pPr>
      <w:rPr>
        <w:rFonts w:ascii="Symbol" w:hAnsi="Symbol" w:hint="default"/>
      </w:rPr>
    </w:lvl>
    <w:lvl w:ilvl="4" w:tplc="9536A712">
      <w:start w:val="1"/>
      <w:numFmt w:val="bullet"/>
      <w:lvlText w:val="o"/>
      <w:lvlJc w:val="left"/>
      <w:pPr>
        <w:ind w:left="3600" w:hanging="360"/>
      </w:pPr>
      <w:rPr>
        <w:rFonts w:ascii="Courier New" w:hAnsi="Courier New" w:hint="default"/>
      </w:rPr>
    </w:lvl>
    <w:lvl w:ilvl="5" w:tplc="E2B6EAF8">
      <w:start w:val="1"/>
      <w:numFmt w:val="bullet"/>
      <w:lvlText w:val=""/>
      <w:lvlJc w:val="left"/>
      <w:pPr>
        <w:ind w:left="4320" w:hanging="360"/>
      </w:pPr>
      <w:rPr>
        <w:rFonts w:ascii="Wingdings" w:hAnsi="Wingdings" w:hint="default"/>
      </w:rPr>
    </w:lvl>
    <w:lvl w:ilvl="6" w:tplc="F48AEFBA">
      <w:start w:val="1"/>
      <w:numFmt w:val="bullet"/>
      <w:lvlText w:val=""/>
      <w:lvlJc w:val="left"/>
      <w:pPr>
        <w:ind w:left="5040" w:hanging="360"/>
      </w:pPr>
      <w:rPr>
        <w:rFonts w:ascii="Symbol" w:hAnsi="Symbol" w:hint="default"/>
      </w:rPr>
    </w:lvl>
    <w:lvl w:ilvl="7" w:tplc="573291C4">
      <w:start w:val="1"/>
      <w:numFmt w:val="bullet"/>
      <w:lvlText w:val="o"/>
      <w:lvlJc w:val="left"/>
      <w:pPr>
        <w:ind w:left="5760" w:hanging="360"/>
      </w:pPr>
      <w:rPr>
        <w:rFonts w:ascii="Courier New" w:hAnsi="Courier New" w:hint="default"/>
      </w:rPr>
    </w:lvl>
    <w:lvl w:ilvl="8" w:tplc="8C0E8D82">
      <w:start w:val="1"/>
      <w:numFmt w:val="bullet"/>
      <w:lvlText w:val=""/>
      <w:lvlJc w:val="left"/>
      <w:pPr>
        <w:ind w:left="6480" w:hanging="360"/>
      </w:pPr>
      <w:rPr>
        <w:rFonts w:ascii="Wingdings" w:hAnsi="Wingdings" w:hint="default"/>
      </w:rPr>
    </w:lvl>
  </w:abstractNum>
  <w:abstractNum w:abstractNumId="104" w15:restartNumberingAfterBreak="0">
    <w:nsid w:val="2E6170E0"/>
    <w:multiLevelType w:val="multilevel"/>
    <w:tmpl w:val="219E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EC42F5"/>
    <w:multiLevelType w:val="multilevel"/>
    <w:tmpl w:val="E64E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F626E92"/>
    <w:multiLevelType w:val="multilevel"/>
    <w:tmpl w:val="590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03D4807"/>
    <w:multiLevelType w:val="multilevel"/>
    <w:tmpl w:val="0E22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0A0D64"/>
    <w:multiLevelType w:val="multilevel"/>
    <w:tmpl w:val="CAC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2B6EB4"/>
    <w:multiLevelType w:val="multilevel"/>
    <w:tmpl w:val="9426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AB38EE"/>
    <w:multiLevelType w:val="multilevel"/>
    <w:tmpl w:val="7EE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2081524"/>
    <w:multiLevelType w:val="multilevel"/>
    <w:tmpl w:val="5B4E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CA290C"/>
    <w:multiLevelType w:val="multilevel"/>
    <w:tmpl w:val="DAC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36D25F7"/>
    <w:multiLevelType w:val="multilevel"/>
    <w:tmpl w:val="4B3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36E44C3"/>
    <w:multiLevelType w:val="multilevel"/>
    <w:tmpl w:val="3C4A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3A04057"/>
    <w:multiLevelType w:val="multilevel"/>
    <w:tmpl w:val="30DA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FD4002"/>
    <w:multiLevelType w:val="multilevel"/>
    <w:tmpl w:val="B20885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4AB53FF"/>
    <w:multiLevelType w:val="multilevel"/>
    <w:tmpl w:val="2C52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B002EA"/>
    <w:multiLevelType w:val="multilevel"/>
    <w:tmpl w:val="C2941BE8"/>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9" w15:restartNumberingAfterBreak="0">
    <w:nsid w:val="35485443"/>
    <w:multiLevelType w:val="multilevel"/>
    <w:tmpl w:val="B2F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5BE776B"/>
    <w:multiLevelType w:val="multilevel"/>
    <w:tmpl w:val="1458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5D61BEB"/>
    <w:multiLevelType w:val="multilevel"/>
    <w:tmpl w:val="7808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63840C3"/>
    <w:multiLevelType w:val="multilevel"/>
    <w:tmpl w:val="86C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64B0F6D"/>
    <w:multiLevelType w:val="multilevel"/>
    <w:tmpl w:val="FAE8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905FA4"/>
    <w:multiLevelType w:val="multilevel"/>
    <w:tmpl w:val="B888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69E050E"/>
    <w:multiLevelType w:val="multilevel"/>
    <w:tmpl w:val="2E3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CB469D"/>
    <w:multiLevelType w:val="multilevel"/>
    <w:tmpl w:val="6A1A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7D059F7"/>
    <w:multiLevelType w:val="multilevel"/>
    <w:tmpl w:val="2E5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8B12656"/>
    <w:multiLevelType w:val="multilevel"/>
    <w:tmpl w:val="BD9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92B6DA8"/>
    <w:multiLevelType w:val="multilevel"/>
    <w:tmpl w:val="2D9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930C5E"/>
    <w:multiLevelType w:val="multilevel"/>
    <w:tmpl w:val="5FD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C8696F"/>
    <w:multiLevelType w:val="multilevel"/>
    <w:tmpl w:val="0772DE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2" w15:restartNumberingAfterBreak="0">
    <w:nsid w:val="39D262DD"/>
    <w:multiLevelType w:val="multilevel"/>
    <w:tmpl w:val="F396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B5A23B0"/>
    <w:multiLevelType w:val="multilevel"/>
    <w:tmpl w:val="BB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B04FC3"/>
    <w:multiLevelType w:val="multilevel"/>
    <w:tmpl w:val="836E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1B56BB"/>
    <w:multiLevelType w:val="multilevel"/>
    <w:tmpl w:val="678CE2B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E4645C5"/>
    <w:multiLevelType w:val="multilevel"/>
    <w:tmpl w:val="B39603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F817708"/>
    <w:multiLevelType w:val="multilevel"/>
    <w:tmpl w:val="658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ED0165"/>
    <w:multiLevelType w:val="multilevel"/>
    <w:tmpl w:val="4A0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0FE058A"/>
    <w:multiLevelType w:val="multilevel"/>
    <w:tmpl w:val="5CD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0227B9"/>
    <w:multiLevelType w:val="multilevel"/>
    <w:tmpl w:val="53C2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24493B1"/>
    <w:multiLevelType w:val="hybridMultilevel"/>
    <w:tmpl w:val="5FEAFAC8"/>
    <w:lvl w:ilvl="0" w:tplc="5DEA4EBE">
      <w:start w:val="1"/>
      <w:numFmt w:val="bullet"/>
      <w:lvlText w:val=""/>
      <w:lvlJc w:val="left"/>
      <w:pPr>
        <w:ind w:left="720" w:hanging="360"/>
      </w:pPr>
      <w:rPr>
        <w:rFonts w:ascii="Symbol" w:hAnsi="Symbol" w:hint="default"/>
      </w:rPr>
    </w:lvl>
    <w:lvl w:ilvl="1" w:tplc="1CF67AB4">
      <w:start w:val="1"/>
      <w:numFmt w:val="bullet"/>
      <w:lvlText w:val="o"/>
      <w:lvlJc w:val="left"/>
      <w:pPr>
        <w:ind w:left="1440" w:hanging="360"/>
      </w:pPr>
      <w:rPr>
        <w:rFonts w:ascii="Courier New" w:hAnsi="Courier New" w:hint="default"/>
      </w:rPr>
    </w:lvl>
    <w:lvl w:ilvl="2" w:tplc="C60A0954">
      <w:start w:val="1"/>
      <w:numFmt w:val="bullet"/>
      <w:lvlText w:val=""/>
      <w:lvlJc w:val="left"/>
      <w:pPr>
        <w:ind w:left="2160" w:hanging="360"/>
      </w:pPr>
      <w:rPr>
        <w:rFonts w:ascii="Wingdings" w:hAnsi="Wingdings" w:hint="default"/>
      </w:rPr>
    </w:lvl>
    <w:lvl w:ilvl="3" w:tplc="507C1CC8">
      <w:start w:val="1"/>
      <w:numFmt w:val="bullet"/>
      <w:lvlText w:val=""/>
      <w:lvlJc w:val="left"/>
      <w:pPr>
        <w:ind w:left="2880" w:hanging="360"/>
      </w:pPr>
      <w:rPr>
        <w:rFonts w:ascii="Symbol" w:hAnsi="Symbol" w:hint="default"/>
      </w:rPr>
    </w:lvl>
    <w:lvl w:ilvl="4" w:tplc="6858522A">
      <w:start w:val="1"/>
      <w:numFmt w:val="bullet"/>
      <w:lvlText w:val="o"/>
      <w:lvlJc w:val="left"/>
      <w:pPr>
        <w:ind w:left="3600" w:hanging="360"/>
      </w:pPr>
      <w:rPr>
        <w:rFonts w:ascii="Courier New" w:hAnsi="Courier New" w:hint="default"/>
      </w:rPr>
    </w:lvl>
    <w:lvl w:ilvl="5" w:tplc="A51CCBFE">
      <w:start w:val="1"/>
      <w:numFmt w:val="bullet"/>
      <w:lvlText w:val=""/>
      <w:lvlJc w:val="left"/>
      <w:pPr>
        <w:ind w:left="4320" w:hanging="360"/>
      </w:pPr>
      <w:rPr>
        <w:rFonts w:ascii="Wingdings" w:hAnsi="Wingdings" w:hint="default"/>
      </w:rPr>
    </w:lvl>
    <w:lvl w:ilvl="6" w:tplc="72886C4C">
      <w:start w:val="1"/>
      <w:numFmt w:val="bullet"/>
      <w:lvlText w:val=""/>
      <w:lvlJc w:val="left"/>
      <w:pPr>
        <w:ind w:left="5040" w:hanging="360"/>
      </w:pPr>
      <w:rPr>
        <w:rFonts w:ascii="Symbol" w:hAnsi="Symbol" w:hint="default"/>
      </w:rPr>
    </w:lvl>
    <w:lvl w:ilvl="7" w:tplc="20D03E88">
      <w:start w:val="1"/>
      <w:numFmt w:val="bullet"/>
      <w:lvlText w:val="o"/>
      <w:lvlJc w:val="left"/>
      <w:pPr>
        <w:ind w:left="5760" w:hanging="360"/>
      </w:pPr>
      <w:rPr>
        <w:rFonts w:ascii="Courier New" w:hAnsi="Courier New" w:hint="default"/>
      </w:rPr>
    </w:lvl>
    <w:lvl w:ilvl="8" w:tplc="3A52DD76">
      <w:start w:val="1"/>
      <w:numFmt w:val="bullet"/>
      <w:lvlText w:val=""/>
      <w:lvlJc w:val="left"/>
      <w:pPr>
        <w:ind w:left="6480" w:hanging="360"/>
      </w:pPr>
      <w:rPr>
        <w:rFonts w:ascii="Wingdings" w:hAnsi="Wingdings" w:hint="default"/>
      </w:rPr>
    </w:lvl>
  </w:abstractNum>
  <w:abstractNum w:abstractNumId="142" w15:restartNumberingAfterBreak="0">
    <w:nsid w:val="42A45037"/>
    <w:multiLevelType w:val="multilevel"/>
    <w:tmpl w:val="454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454A89"/>
    <w:multiLevelType w:val="multilevel"/>
    <w:tmpl w:val="54CA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51324A3"/>
    <w:multiLevelType w:val="multilevel"/>
    <w:tmpl w:val="51FA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631ABB"/>
    <w:multiLevelType w:val="multilevel"/>
    <w:tmpl w:val="5C8A8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6043A7E"/>
    <w:multiLevelType w:val="hybridMultilevel"/>
    <w:tmpl w:val="8B802150"/>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47" w15:restartNumberingAfterBreak="0">
    <w:nsid w:val="46D054CB"/>
    <w:multiLevelType w:val="multilevel"/>
    <w:tmpl w:val="4B8222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7250872"/>
    <w:multiLevelType w:val="multilevel"/>
    <w:tmpl w:val="515A5DE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74D10E4"/>
    <w:multiLevelType w:val="multilevel"/>
    <w:tmpl w:val="58B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B40FC3"/>
    <w:multiLevelType w:val="hybridMultilevel"/>
    <w:tmpl w:val="CB1C8AB4"/>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1" w15:restartNumberingAfterBreak="0">
    <w:nsid w:val="493118BC"/>
    <w:multiLevelType w:val="multilevel"/>
    <w:tmpl w:val="107A6D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2" w15:restartNumberingAfterBreak="0">
    <w:nsid w:val="498C3E19"/>
    <w:multiLevelType w:val="multilevel"/>
    <w:tmpl w:val="1B40D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9B2660B"/>
    <w:multiLevelType w:val="multilevel"/>
    <w:tmpl w:val="E94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A706037"/>
    <w:multiLevelType w:val="multilevel"/>
    <w:tmpl w:val="C54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B4E4200"/>
    <w:multiLevelType w:val="multilevel"/>
    <w:tmpl w:val="8C6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B512166"/>
    <w:multiLevelType w:val="multilevel"/>
    <w:tmpl w:val="FBD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B954DAD"/>
    <w:multiLevelType w:val="multilevel"/>
    <w:tmpl w:val="3144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BE90035"/>
    <w:multiLevelType w:val="multilevel"/>
    <w:tmpl w:val="2400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BF41222"/>
    <w:multiLevelType w:val="multilevel"/>
    <w:tmpl w:val="BB10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8C4B9F"/>
    <w:multiLevelType w:val="multilevel"/>
    <w:tmpl w:val="A5926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CF5E50"/>
    <w:multiLevelType w:val="multilevel"/>
    <w:tmpl w:val="D6F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DCE2689"/>
    <w:multiLevelType w:val="multilevel"/>
    <w:tmpl w:val="213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E002751"/>
    <w:multiLevelType w:val="multilevel"/>
    <w:tmpl w:val="060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294EA5"/>
    <w:multiLevelType w:val="multilevel"/>
    <w:tmpl w:val="AFD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E2C29FF"/>
    <w:multiLevelType w:val="multilevel"/>
    <w:tmpl w:val="B59CA7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E3E60BC"/>
    <w:multiLevelType w:val="multilevel"/>
    <w:tmpl w:val="ADB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E513A95"/>
    <w:multiLevelType w:val="multilevel"/>
    <w:tmpl w:val="5688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E850B43"/>
    <w:multiLevelType w:val="multilevel"/>
    <w:tmpl w:val="9B6E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E851084"/>
    <w:multiLevelType w:val="multilevel"/>
    <w:tmpl w:val="77E6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C93726"/>
    <w:multiLevelType w:val="multilevel"/>
    <w:tmpl w:val="C9648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F3B45A5"/>
    <w:multiLevelType w:val="multilevel"/>
    <w:tmpl w:val="0C5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02263D0"/>
    <w:multiLevelType w:val="hybridMultilevel"/>
    <w:tmpl w:val="C134973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3" w15:restartNumberingAfterBreak="0">
    <w:nsid w:val="504B2283"/>
    <w:multiLevelType w:val="multilevel"/>
    <w:tmpl w:val="8762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151EB14"/>
    <w:multiLevelType w:val="hybridMultilevel"/>
    <w:tmpl w:val="C38E94BC"/>
    <w:lvl w:ilvl="0" w:tplc="08130001">
      <w:start w:val="1"/>
      <w:numFmt w:val="bullet"/>
      <w:lvlText w:val=""/>
      <w:lvlJc w:val="left"/>
      <w:pPr>
        <w:ind w:left="720" w:hanging="360"/>
      </w:pPr>
      <w:rPr>
        <w:rFonts w:ascii="Symbol" w:hAnsi="Symbol" w:hint="default"/>
      </w:rPr>
    </w:lvl>
    <w:lvl w:ilvl="1" w:tplc="88268AF2">
      <w:start w:val="1"/>
      <w:numFmt w:val="lowerLetter"/>
      <w:lvlText w:val="%2."/>
      <w:lvlJc w:val="left"/>
      <w:pPr>
        <w:ind w:left="1440" w:hanging="360"/>
      </w:pPr>
    </w:lvl>
    <w:lvl w:ilvl="2" w:tplc="F1A6308C">
      <w:start w:val="1"/>
      <w:numFmt w:val="lowerRoman"/>
      <w:lvlText w:val="%3."/>
      <w:lvlJc w:val="right"/>
      <w:pPr>
        <w:ind w:left="2160" w:hanging="180"/>
      </w:pPr>
    </w:lvl>
    <w:lvl w:ilvl="3" w:tplc="E828EA56">
      <w:start w:val="1"/>
      <w:numFmt w:val="decimal"/>
      <w:lvlText w:val="%4."/>
      <w:lvlJc w:val="left"/>
      <w:pPr>
        <w:ind w:left="2880" w:hanging="360"/>
      </w:pPr>
    </w:lvl>
    <w:lvl w:ilvl="4" w:tplc="AD122418">
      <w:start w:val="1"/>
      <w:numFmt w:val="lowerLetter"/>
      <w:lvlText w:val="%5."/>
      <w:lvlJc w:val="left"/>
      <w:pPr>
        <w:ind w:left="3600" w:hanging="360"/>
      </w:pPr>
    </w:lvl>
    <w:lvl w:ilvl="5" w:tplc="2874710E">
      <w:start w:val="1"/>
      <w:numFmt w:val="lowerRoman"/>
      <w:lvlText w:val="%6."/>
      <w:lvlJc w:val="right"/>
      <w:pPr>
        <w:ind w:left="4320" w:hanging="180"/>
      </w:pPr>
    </w:lvl>
    <w:lvl w:ilvl="6" w:tplc="8C087258">
      <w:start w:val="1"/>
      <w:numFmt w:val="decimal"/>
      <w:lvlText w:val="%7."/>
      <w:lvlJc w:val="left"/>
      <w:pPr>
        <w:ind w:left="5040" w:hanging="360"/>
      </w:pPr>
    </w:lvl>
    <w:lvl w:ilvl="7" w:tplc="1AB02D20">
      <w:start w:val="1"/>
      <w:numFmt w:val="lowerLetter"/>
      <w:lvlText w:val="%8."/>
      <w:lvlJc w:val="left"/>
      <w:pPr>
        <w:ind w:left="5760" w:hanging="360"/>
      </w:pPr>
    </w:lvl>
    <w:lvl w:ilvl="8" w:tplc="A17A45F2">
      <w:start w:val="1"/>
      <w:numFmt w:val="lowerRoman"/>
      <w:lvlText w:val="%9."/>
      <w:lvlJc w:val="right"/>
      <w:pPr>
        <w:ind w:left="6480" w:hanging="180"/>
      </w:pPr>
    </w:lvl>
  </w:abstractNum>
  <w:abstractNum w:abstractNumId="175" w15:restartNumberingAfterBreak="0">
    <w:nsid w:val="52357CD9"/>
    <w:multiLevelType w:val="multilevel"/>
    <w:tmpl w:val="BBB0FF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2BC4ADD"/>
    <w:multiLevelType w:val="multilevel"/>
    <w:tmpl w:val="6F14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35B106A"/>
    <w:multiLevelType w:val="multilevel"/>
    <w:tmpl w:val="BC6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617EEA"/>
    <w:multiLevelType w:val="multilevel"/>
    <w:tmpl w:val="6864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37916DC"/>
    <w:multiLevelType w:val="multilevel"/>
    <w:tmpl w:val="5E5C42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543662E6"/>
    <w:multiLevelType w:val="multilevel"/>
    <w:tmpl w:val="9B9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43E0C24"/>
    <w:multiLevelType w:val="multilevel"/>
    <w:tmpl w:val="EFBE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4476BA7"/>
    <w:multiLevelType w:val="multilevel"/>
    <w:tmpl w:val="433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7E3220"/>
    <w:multiLevelType w:val="multilevel"/>
    <w:tmpl w:val="7F9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5D33FCC"/>
    <w:multiLevelType w:val="multilevel"/>
    <w:tmpl w:val="53F6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5E87C53"/>
    <w:multiLevelType w:val="multilevel"/>
    <w:tmpl w:val="949C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6634FDD"/>
    <w:multiLevelType w:val="multilevel"/>
    <w:tmpl w:val="380C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6A41381"/>
    <w:multiLevelType w:val="hybridMultilevel"/>
    <w:tmpl w:val="C052B9F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88" w15:restartNumberingAfterBreak="0">
    <w:nsid w:val="57E53321"/>
    <w:multiLevelType w:val="multilevel"/>
    <w:tmpl w:val="48FE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81B3DED"/>
    <w:multiLevelType w:val="multilevel"/>
    <w:tmpl w:val="D6B0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2707DE"/>
    <w:multiLevelType w:val="multilevel"/>
    <w:tmpl w:val="10C4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82E1F8F"/>
    <w:multiLevelType w:val="multilevel"/>
    <w:tmpl w:val="E26C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86F742C"/>
    <w:multiLevelType w:val="multilevel"/>
    <w:tmpl w:val="0EAAF3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97813BB"/>
    <w:multiLevelType w:val="multilevel"/>
    <w:tmpl w:val="5A78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99F6E7A"/>
    <w:multiLevelType w:val="multilevel"/>
    <w:tmpl w:val="00122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9A8553F"/>
    <w:multiLevelType w:val="multilevel"/>
    <w:tmpl w:val="3D4877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59B708F7"/>
    <w:multiLevelType w:val="multilevel"/>
    <w:tmpl w:val="2E225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9C23D08"/>
    <w:multiLevelType w:val="multilevel"/>
    <w:tmpl w:val="51F6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5C39C2"/>
    <w:multiLevelType w:val="multilevel"/>
    <w:tmpl w:val="1E6C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A6B77F7"/>
    <w:multiLevelType w:val="multilevel"/>
    <w:tmpl w:val="415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B2145A9"/>
    <w:multiLevelType w:val="multilevel"/>
    <w:tmpl w:val="468C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8301A7"/>
    <w:multiLevelType w:val="multilevel"/>
    <w:tmpl w:val="456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B884A1D"/>
    <w:multiLevelType w:val="multilevel"/>
    <w:tmpl w:val="FB34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322271"/>
    <w:multiLevelType w:val="multilevel"/>
    <w:tmpl w:val="F58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C5D2F25"/>
    <w:multiLevelType w:val="multilevel"/>
    <w:tmpl w:val="B628C6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CAA41AE"/>
    <w:multiLevelType w:val="multilevel"/>
    <w:tmpl w:val="E1C27D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6" w15:restartNumberingAfterBreak="0">
    <w:nsid w:val="5CC00656"/>
    <w:multiLevelType w:val="multilevel"/>
    <w:tmpl w:val="6FC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C84036"/>
    <w:multiLevelType w:val="multilevel"/>
    <w:tmpl w:val="1A7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D124F2F"/>
    <w:multiLevelType w:val="multilevel"/>
    <w:tmpl w:val="013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D1D6D63"/>
    <w:multiLevelType w:val="multilevel"/>
    <w:tmpl w:val="988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D292764"/>
    <w:multiLevelType w:val="multilevel"/>
    <w:tmpl w:val="BA5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D9F7DB1"/>
    <w:multiLevelType w:val="hybridMultilevel"/>
    <w:tmpl w:val="FFFFFFFF"/>
    <w:lvl w:ilvl="0" w:tplc="FE362A2A">
      <w:start w:val="1"/>
      <w:numFmt w:val="bullet"/>
      <w:lvlText w:val=""/>
      <w:lvlJc w:val="left"/>
      <w:pPr>
        <w:ind w:left="720" w:hanging="360"/>
      </w:pPr>
      <w:rPr>
        <w:rFonts w:ascii="Symbol" w:hAnsi="Symbol" w:hint="default"/>
      </w:rPr>
    </w:lvl>
    <w:lvl w:ilvl="1" w:tplc="09486F54">
      <w:start w:val="1"/>
      <w:numFmt w:val="bullet"/>
      <w:lvlText w:val="o"/>
      <w:lvlJc w:val="left"/>
      <w:pPr>
        <w:ind w:left="1440" w:hanging="360"/>
      </w:pPr>
      <w:rPr>
        <w:rFonts w:ascii="Courier New" w:hAnsi="Courier New" w:hint="default"/>
      </w:rPr>
    </w:lvl>
    <w:lvl w:ilvl="2" w:tplc="469E6E52">
      <w:start w:val="1"/>
      <w:numFmt w:val="bullet"/>
      <w:lvlText w:val=""/>
      <w:lvlJc w:val="left"/>
      <w:pPr>
        <w:ind w:left="2160" w:hanging="360"/>
      </w:pPr>
      <w:rPr>
        <w:rFonts w:ascii="Wingdings" w:hAnsi="Wingdings" w:hint="default"/>
      </w:rPr>
    </w:lvl>
    <w:lvl w:ilvl="3" w:tplc="C61E1506">
      <w:start w:val="1"/>
      <w:numFmt w:val="bullet"/>
      <w:lvlText w:val=""/>
      <w:lvlJc w:val="left"/>
      <w:pPr>
        <w:ind w:left="2880" w:hanging="360"/>
      </w:pPr>
      <w:rPr>
        <w:rFonts w:ascii="Symbol" w:hAnsi="Symbol" w:hint="default"/>
      </w:rPr>
    </w:lvl>
    <w:lvl w:ilvl="4" w:tplc="FACAE344">
      <w:start w:val="1"/>
      <w:numFmt w:val="bullet"/>
      <w:lvlText w:val="o"/>
      <w:lvlJc w:val="left"/>
      <w:pPr>
        <w:ind w:left="3600" w:hanging="360"/>
      </w:pPr>
      <w:rPr>
        <w:rFonts w:ascii="Courier New" w:hAnsi="Courier New" w:hint="default"/>
      </w:rPr>
    </w:lvl>
    <w:lvl w:ilvl="5" w:tplc="3C563820">
      <w:start w:val="1"/>
      <w:numFmt w:val="bullet"/>
      <w:lvlText w:val=""/>
      <w:lvlJc w:val="left"/>
      <w:pPr>
        <w:ind w:left="4320" w:hanging="360"/>
      </w:pPr>
      <w:rPr>
        <w:rFonts w:ascii="Wingdings" w:hAnsi="Wingdings" w:hint="default"/>
      </w:rPr>
    </w:lvl>
    <w:lvl w:ilvl="6" w:tplc="90020C02">
      <w:start w:val="1"/>
      <w:numFmt w:val="bullet"/>
      <w:lvlText w:val=""/>
      <w:lvlJc w:val="left"/>
      <w:pPr>
        <w:ind w:left="5040" w:hanging="360"/>
      </w:pPr>
      <w:rPr>
        <w:rFonts w:ascii="Symbol" w:hAnsi="Symbol" w:hint="default"/>
      </w:rPr>
    </w:lvl>
    <w:lvl w:ilvl="7" w:tplc="174C1D96">
      <w:start w:val="1"/>
      <w:numFmt w:val="bullet"/>
      <w:lvlText w:val="o"/>
      <w:lvlJc w:val="left"/>
      <w:pPr>
        <w:ind w:left="5760" w:hanging="360"/>
      </w:pPr>
      <w:rPr>
        <w:rFonts w:ascii="Courier New" w:hAnsi="Courier New" w:hint="default"/>
      </w:rPr>
    </w:lvl>
    <w:lvl w:ilvl="8" w:tplc="65A4B17C">
      <w:start w:val="1"/>
      <w:numFmt w:val="bullet"/>
      <w:lvlText w:val=""/>
      <w:lvlJc w:val="left"/>
      <w:pPr>
        <w:ind w:left="6480" w:hanging="360"/>
      </w:pPr>
      <w:rPr>
        <w:rFonts w:ascii="Wingdings" w:hAnsi="Wingdings" w:hint="default"/>
      </w:rPr>
    </w:lvl>
  </w:abstractNum>
  <w:abstractNum w:abstractNumId="212" w15:restartNumberingAfterBreak="0">
    <w:nsid w:val="5E035A26"/>
    <w:multiLevelType w:val="multilevel"/>
    <w:tmpl w:val="3DEA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E151D66"/>
    <w:multiLevelType w:val="multilevel"/>
    <w:tmpl w:val="147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E7E42D6"/>
    <w:multiLevelType w:val="multilevel"/>
    <w:tmpl w:val="AB4E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7678AA"/>
    <w:multiLevelType w:val="multilevel"/>
    <w:tmpl w:val="B19A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B60D01"/>
    <w:multiLevelType w:val="multilevel"/>
    <w:tmpl w:val="293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FE3401E"/>
    <w:multiLevelType w:val="multilevel"/>
    <w:tmpl w:val="23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EF4A67"/>
    <w:multiLevelType w:val="multilevel"/>
    <w:tmpl w:val="4316F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37F50ED"/>
    <w:multiLevelType w:val="multilevel"/>
    <w:tmpl w:val="A4F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3F86AAB"/>
    <w:multiLevelType w:val="multilevel"/>
    <w:tmpl w:val="C8E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48D2FC8"/>
    <w:multiLevelType w:val="multilevel"/>
    <w:tmpl w:val="7D9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49F6822"/>
    <w:multiLevelType w:val="multilevel"/>
    <w:tmpl w:val="58C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4F43129"/>
    <w:multiLevelType w:val="multilevel"/>
    <w:tmpl w:val="7B8C1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50C4541"/>
    <w:multiLevelType w:val="multilevel"/>
    <w:tmpl w:val="090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5FD73B4"/>
    <w:multiLevelType w:val="multilevel"/>
    <w:tmpl w:val="028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0348ED"/>
    <w:multiLevelType w:val="multilevel"/>
    <w:tmpl w:val="E542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6B02CEA"/>
    <w:multiLevelType w:val="multilevel"/>
    <w:tmpl w:val="80E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BD1D79"/>
    <w:multiLevelType w:val="multilevel"/>
    <w:tmpl w:val="DA88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6DA7C1D"/>
    <w:multiLevelType w:val="multilevel"/>
    <w:tmpl w:val="571E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033889"/>
    <w:multiLevelType w:val="multilevel"/>
    <w:tmpl w:val="4382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71B3CBC"/>
    <w:multiLevelType w:val="multilevel"/>
    <w:tmpl w:val="6A165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739448D"/>
    <w:multiLevelType w:val="multilevel"/>
    <w:tmpl w:val="1716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9507DF"/>
    <w:multiLevelType w:val="multilevel"/>
    <w:tmpl w:val="2E1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AE4D7C"/>
    <w:multiLevelType w:val="multilevel"/>
    <w:tmpl w:val="B27A61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7BD0F7E"/>
    <w:multiLevelType w:val="multilevel"/>
    <w:tmpl w:val="05F255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81547F1"/>
    <w:multiLevelType w:val="multilevel"/>
    <w:tmpl w:val="477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8D16FE5"/>
    <w:multiLevelType w:val="multilevel"/>
    <w:tmpl w:val="02D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D74B8E"/>
    <w:multiLevelType w:val="multilevel"/>
    <w:tmpl w:val="AB3A5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9" w15:restartNumberingAfterBreak="0">
    <w:nsid w:val="691173CB"/>
    <w:multiLevelType w:val="multilevel"/>
    <w:tmpl w:val="0D3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407805"/>
    <w:multiLevelType w:val="multilevel"/>
    <w:tmpl w:val="3B4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A53B8C"/>
    <w:multiLevelType w:val="multilevel"/>
    <w:tmpl w:val="38EC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0350A8"/>
    <w:multiLevelType w:val="multilevel"/>
    <w:tmpl w:val="29365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3" w15:restartNumberingAfterBreak="0">
    <w:nsid w:val="6A882CD0"/>
    <w:multiLevelType w:val="multilevel"/>
    <w:tmpl w:val="B50E8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A642D7"/>
    <w:multiLevelType w:val="multilevel"/>
    <w:tmpl w:val="E4D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F9294F"/>
    <w:multiLevelType w:val="multilevel"/>
    <w:tmpl w:val="D52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D0237D4"/>
    <w:multiLevelType w:val="multilevel"/>
    <w:tmpl w:val="DF3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E0918E4"/>
    <w:multiLevelType w:val="multilevel"/>
    <w:tmpl w:val="4AC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EAF0408"/>
    <w:multiLevelType w:val="multilevel"/>
    <w:tmpl w:val="92FEC7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EF16359"/>
    <w:multiLevelType w:val="multilevel"/>
    <w:tmpl w:val="38C4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EF44772"/>
    <w:multiLevelType w:val="multilevel"/>
    <w:tmpl w:val="2E6C54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F7E067D"/>
    <w:multiLevelType w:val="multilevel"/>
    <w:tmpl w:val="3A1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FB82F26"/>
    <w:multiLevelType w:val="multilevel"/>
    <w:tmpl w:val="0FF20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FFF46F7"/>
    <w:multiLevelType w:val="multilevel"/>
    <w:tmpl w:val="6C8CBA9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0664751"/>
    <w:multiLevelType w:val="multilevel"/>
    <w:tmpl w:val="474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19B0755"/>
    <w:multiLevelType w:val="multilevel"/>
    <w:tmpl w:val="D52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1EE1189"/>
    <w:multiLevelType w:val="multilevel"/>
    <w:tmpl w:val="BE8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20C04D4"/>
    <w:multiLevelType w:val="multilevel"/>
    <w:tmpl w:val="ECAAF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21138F2"/>
    <w:multiLevelType w:val="multilevel"/>
    <w:tmpl w:val="DB96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2655FD9"/>
    <w:multiLevelType w:val="multilevel"/>
    <w:tmpl w:val="AB3A58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0" w15:restartNumberingAfterBreak="0">
    <w:nsid w:val="73136A8C"/>
    <w:multiLevelType w:val="multilevel"/>
    <w:tmpl w:val="92A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154178"/>
    <w:multiLevelType w:val="multilevel"/>
    <w:tmpl w:val="B07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3554517"/>
    <w:multiLevelType w:val="multilevel"/>
    <w:tmpl w:val="AB10252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3B54A85"/>
    <w:multiLevelType w:val="multilevel"/>
    <w:tmpl w:val="267A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50A4932"/>
    <w:multiLevelType w:val="multilevel"/>
    <w:tmpl w:val="805A9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5" w15:restartNumberingAfterBreak="0">
    <w:nsid w:val="75964B8F"/>
    <w:multiLevelType w:val="multilevel"/>
    <w:tmpl w:val="DB60718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62A0090"/>
    <w:multiLevelType w:val="multilevel"/>
    <w:tmpl w:val="7FA0A18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6CC3D5B"/>
    <w:multiLevelType w:val="multilevel"/>
    <w:tmpl w:val="3B40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77B069A"/>
    <w:multiLevelType w:val="multilevel"/>
    <w:tmpl w:val="F68AAD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9" w15:restartNumberingAfterBreak="0">
    <w:nsid w:val="77972CC7"/>
    <w:multiLevelType w:val="multilevel"/>
    <w:tmpl w:val="217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8E426BC"/>
    <w:multiLevelType w:val="multilevel"/>
    <w:tmpl w:val="4CF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A2F3BFB"/>
    <w:multiLevelType w:val="multilevel"/>
    <w:tmpl w:val="A0D6A1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A601AC0"/>
    <w:multiLevelType w:val="multilevel"/>
    <w:tmpl w:val="B61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A7061DF"/>
    <w:multiLevelType w:val="multilevel"/>
    <w:tmpl w:val="C7BC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B2060BC"/>
    <w:multiLevelType w:val="multilevel"/>
    <w:tmpl w:val="A92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B540F0A"/>
    <w:multiLevelType w:val="multilevel"/>
    <w:tmpl w:val="607E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B8163FA"/>
    <w:multiLevelType w:val="multilevel"/>
    <w:tmpl w:val="6D4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C4827F3"/>
    <w:multiLevelType w:val="multilevel"/>
    <w:tmpl w:val="A97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C8F5B1F"/>
    <w:multiLevelType w:val="multilevel"/>
    <w:tmpl w:val="FE5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CCC5F66"/>
    <w:multiLevelType w:val="multilevel"/>
    <w:tmpl w:val="0AE2DB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0" w15:restartNumberingAfterBreak="0">
    <w:nsid w:val="7D1550AB"/>
    <w:multiLevelType w:val="hybridMultilevel"/>
    <w:tmpl w:val="CCF6A0A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81" w15:restartNumberingAfterBreak="0">
    <w:nsid w:val="7E374FAB"/>
    <w:multiLevelType w:val="multilevel"/>
    <w:tmpl w:val="2416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E3C17A3"/>
    <w:multiLevelType w:val="multilevel"/>
    <w:tmpl w:val="12F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E3E655D"/>
    <w:multiLevelType w:val="multilevel"/>
    <w:tmpl w:val="F15C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E6776F9"/>
    <w:multiLevelType w:val="multilevel"/>
    <w:tmpl w:val="091E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EF721B7"/>
    <w:multiLevelType w:val="multilevel"/>
    <w:tmpl w:val="23DE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F0E22C0"/>
    <w:multiLevelType w:val="multilevel"/>
    <w:tmpl w:val="C0C6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7FDC7BF8"/>
    <w:multiLevelType w:val="multilevel"/>
    <w:tmpl w:val="7C4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1262904">
    <w:abstractNumId w:val="69"/>
  </w:num>
  <w:num w:numId="2" w16cid:durableId="1415783151">
    <w:abstractNumId w:val="270"/>
  </w:num>
  <w:num w:numId="3" w16cid:durableId="795413555">
    <w:abstractNumId w:val="227"/>
  </w:num>
  <w:num w:numId="4" w16cid:durableId="1584415793">
    <w:abstractNumId w:val="108"/>
  </w:num>
  <w:num w:numId="5" w16cid:durableId="861817800">
    <w:abstractNumId w:val="180"/>
  </w:num>
  <w:num w:numId="6" w16cid:durableId="563030759">
    <w:abstractNumId w:val="7"/>
  </w:num>
  <w:num w:numId="7" w16cid:durableId="1296331559">
    <w:abstractNumId w:val="74"/>
  </w:num>
  <w:num w:numId="8" w16cid:durableId="2117820669">
    <w:abstractNumId w:val="244"/>
  </w:num>
  <w:num w:numId="9" w16cid:durableId="945112914">
    <w:abstractNumId w:val="59"/>
  </w:num>
  <w:num w:numId="10" w16cid:durableId="2128575033">
    <w:abstractNumId w:val="173"/>
  </w:num>
  <w:num w:numId="11" w16cid:durableId="980884724">
    <w:abstractNumId w:val="142"/>
  </w:num>
  <w:num w:numId="12" w16cid:durableId="801312909">
    <w:abstractNumId w:val="241"/>
  </w:num>
  <w:num w:numId="13" w16cid:durableId="1465855757">
    <w:abstractNumId w:val="76"/>
  </w:num>
  <w:num w:numId="14" w16cid:durableId="1710564938">
    <w:abstractNumId w:val="133"/>
  </w:num>
  <w:num w:numId="15" w16cid:durableId="1276324133">
    <w:abstractNumId w:val="145"/>
  </w:num>
  <w:num w:numId="16" w16cid:durableId="975528082">
    <w:abstractNumId w:val="99"/>
  </w:num>
  <w:num w:numId="17" w16cid:durableId="1972635577">
    <w:abstractNumId w:val="56"/>
  </w:num>
  <w:num w:numId="18" w16cid:durableId="1839882413">
    <w:abstractNumId w:val="255"/>
  </w:num>
  <w:num w:numId="19" w16cid:durableId="677077434">
    <w:abstractNumId w:val="15"/>
  </w:num>
  <w:num w:numId="20" w16cid:durableId="634912776">
    <w:abstractNumId w:val="184"/>
  </w:num>
  <w:num w:numId="21" w16cid:durableId="5132824">
    <w:abstractNumId w:val="169"/>
  </w:num>
  <w:num w:numId="22" w16cid:durableId="2110735657">
    <w:abstractNumId w:val="81"/>
  </w:num>
  <w:num w:numId="23" w16cid:durableId="1453088913">
    <w:abstractNumId w:val="247"/>
  </w:num>
  <w:num w:numId="24" w16cid:durableId="387270420">
    <w:abstractNumId w:val="117"/>
  </w:num>
  <w:num w:numId="25" w16cid:durableId="121458916">
    <w:abstractNumId w:val="64"/>
  </w:num>
  <w:num w:numId="26" w16cid:durableId="1507592900">
    <w:abstractNumId w:val="17"/>
  </w:num>
  <w:num w:numId="27" w16cid:durableId="1249921372">
    <w:abstractNumId w:val="82"/>
  </w:num>
  <w:num w:numId="28" w16cid:durableId="1621302229">
    <w:abstractNumId w:val="77"/>
  </w:num>
  <w:num w:numId="29" w16cid:durableId="362677327">
    <w:abstractNumId w:val="132"/>
  </w:num>
  <w:num w:numId="30" w16cid:durableId="529611249">
    <w:abstractNumId w:val="245"/>
  </w:num>
  <w:num w:numId="31" w16cid:durableId="343672771">
    <w:abstractNumId w:val="229"/>
  </w:num>
  <w:num w:numId="32" w16cid:durableId="578367090">
    <w:abstractNumId w:val="257"/>
  </w:num>
  <w:num w:numId="33" w16cid:durableId="240649540">
    <w:abstractNumId w:val="29"/>
  </w:num>
  <w:num w:numId="34" w16cid:durableId="1345282940">
    <w:abstractNumId w:val="127"/>
  </w:num>
  <w:num w:numId="35" w16cid:durableId="106003467">
    <w:abstractNumId w:val="160"/>
  </w:num>
  <w:num w:numId="36" w16cid:durableId="1869444635">
    <w:abstractNumId w:val="146"/>
  </w:num>
  <w:num w:numId="37" w16cid:durableId="1827472650">
    <w:abstractNumId w:val="21"/>
  </w:num>
  <w:num w:numId="38" w16cid:durableId="1986422523">
    <w:abstractNumId w:val="12"/>
  </w:num>
  <w:num w:numId="39" w16cid:durableId="813521794">
    <w:abstractNumId w:val="237"/>
  </w:num>
  <w:num w:numId="40" w16cid:durableId="1245870939">
    <w:abstractNumId w:val="217"/>
  </w:num>
  <w:num w:numId="41" w16cid:durableId="1054307294">
    <w:abstractNumId w:val="93"/>
  </w:num>
  <w:num w:numId="42" w16cid:durableId="255091989">
    <w:abstractNumId w:val="240"/>
  </w:num>
  <w:num w:numId="43" w16cid:durableId="1087380623">
    <w:abstractNumId w:val="11"/>
  </w:num>
  <w:num w:numId="44" w16cid:durableId="348727345">
    <w:abstractNumId w:val="182"/>
  </w:num>
  <w:num w:numId="45" w16cid:durableId="1265500815">
    <w:abstractNumId w:val="68"/>
  </w:num>
  <w:num w:numId="46" w16cid:durableId="909509656">
    <w:abstractNumId w:val="202"/>
  </w:num>
  <w:num w:numId="47" w16cid:durableId="463274747">
    <w:abstractNumId w:val="137"/>
  </w:num>
  <w:num w:numId="48" w16cid:durableId="758213935">
    <w:abstractNumId w:val="16"/>
  </w:num>
  <w:num w:numId="49" w16cid:durableId="996878000">
    <w:abstractNumId w:val="118"/>
  </w:num>
  <w:num w:numId="50" w16cid:durableId="1352293358">
    <w:abstractNumId w:val="205"/>
  </w:num>
  <w:num w:numId="51" w16cid:durableId="600341059">
    <w:abstractNumId w:val="268"/>
  </w:num>
  <w:num w:numId="52" w16cid:durableId="1262714406">
    <w:abstractNumId w:val="63"/>
  </w:num>
  <w:num w:numId="53" w16cid:durableId="451821805">
    <w:abstractNumId w:val="195"/>
  </w:num>
  <w:num w:numId="54" w16cid:durableId="29381583">
    <w:abstractNumId w:val="87"/>
  </w:num>
  <w:num w:numId="55" w16cid:durableId="935017705">
    <w:abstractNumId w:val="14"/>
  </w:num>
  <w:num w:numId="56" w16cid:durableId="1492790058">
    <w:abstractNumId w:val="170"/>
  </w:num>
  <w:num w:numId="57" w16cid:durableId="220675890">
    <w:abstractNumId w:val="62"/>
  </w:num>
  <w:num w:numId="58" w16cid:durableId="1563297057">
    <w:abstractNumId w:val="198"/>
  </w:num>
  <w:num w:numId="59" w16cid:durableId="817846598">
    <w:abstractNumId w:val="129"/>
  </w:num>
  <w:num w:numId="60" w16cid:durableId="1549491844">
    <w:abstractNumId w:val="73"/>
  </w:num>
  <w:num w:numId="61" w16cid:durableId="1800294895">
    <w:abstractNumId w:val="149"/>
  </w:num>
  <w:num w:numId="62" w16cid:durableId="530412064">
    <w:abstractNumId w:val="33"/>
  </w:num>
  <w:num w:numId="63" w16cid:durableId="638998541">
    <w:abstractNumId w:val="0"/>
  </w:num>
  <w:num w:numId="64" w16cid:durableId="1118181093">
    <w:abstractNumId w:val="97"/>
  </w:num>
  <w:num w:numId="65" w16cid:durableId="1140608714">
    <w:abstractNumId w:val="20"/>
  </w:num>
  <w:num w:numId="66" w16cid:durableId="1885292907">
    <w:abstractNumId w:val="186"/>
  </w:num>
  <w:num w:numId="67" w16cid:durableId="1763649267">
    <w:abstractNumId w:val="189"/>
  </w:num>
  <w:num w:numId="68" w16cid:durableId="16585062">
    <w:abstractNumId w:val="283"/>
  </w:num>
  <w:num w:numId="69" w16cid:durableId="788087258">
    <w:abstractNumId w:val="120"/>
  </w:num>
  <w:num w:numId="70" w16cid:durableId="1875650222">
    <w:abstractNumId w:val="28"/>
  </w:num>
  <w:num w:numId="71" w16cid:durableId="504056039">
    <w:abstractNumId w:val="24"/>
  </w:num>
  <w:num w:numId="72" w16cid:durableId="1803186856">
    <w:abstractNumId w:val="6"/>
  </w:num>
  <w:num w:numId="73" w16cid:durableId="361789443">
    <w:abstractNumId w:val="190"/>
  </w:num>
  <w:num w:numId="74" w16cid:durableId="2007202900">
    <w:abstractNumId w:val="248"/>
  </w:num>
  <w:num w:numId="75" w16cid:durableId="1135222847">
    <w:abstractNumId w:val="260"/>
  </w:num>
  <w:num w:numId="76" w16cid:durableId="160892867">
    <w:abstractNumId w:val="175"/>
  </w:num>
  <w:num w:numId="77" w16cid:durableId="1387414254">
    <w:abstractNumId w:val="275"/>
  </w:num>
  <w:num w:numId="78" w16cid:durableId="1223298113">
    <w:abstractNumId w:val="218"/>
  </w:num>
  <w:num w:numId="79" w16cid:durableId="181289494">
    <w:abstractNumId w:val="197"/>
  </w:num>
  <w:num w:numId="80" w16cid:durableId="1654524628">
    <w:abstractNumId w:val="26"/>
  </w:num>
  <w:num w:numId="81" w16cid:durableId="54663364">
    <w:abstractNumId w:val="88"/>
  </w:num>
  <w:num w:numId="82" w16cid:durableId="304431298">
    <w:abstractNumId w:val="136"/>
  </w:num>
  <w:num w:numId="83" w16cid:durableId="816721806">
    <w:abstractNumId w:val="50"/>
  </w:num>
  <w:num w:numId="84" w16cid:durableId="1685545703">
    <w:abstractNumId w:val="86"/>
  </w:num>
  <w:num w:numId="85" w16cid:durableId="777217373">
    <w:abstractNumId w:val="51"/>
  </w:num>
  <w:num w:numId="86" w16cid:durableId="1009605499">
    <w:abstractNumId w:val="271"/>
  </w:num>
  <w:num w:numId="87" w16cid:durableId="730277953">
    <w:abstractNumId w:val="159"/>
  </w:num>
  <w:num w:numId="88" w16cid:durableId="1465352159">
    <w:abstractNumId w:val="250"/>
  </w:num>
  <w:num w:numId="89" w16cid:durableId="670527768">
    <w:abstractNumId w:val="225"/>
  </w:num>
  <w:num w:numId="90" w16cid:durableId="1359546658">
    <w:abstractNumId w:val="265"/>
  </w:num>
  <w:num w:numId="91" w16cid:durableId="1741365274">
    <w:abstractNumId w:val="22"/>
  </w:num>
  <w:num w:numId="92" w16cid:durableId="1348141210">
    <w:abstractNumId w:val="165"/>
  </w:num>
  <w:num w:numId="93" w16cid:durableId="927421445">
    <w:abstractNumId w:val="111"/>
  </w:num>
  <w:num w:numId="94" w16cid:durableId="1664964896">
    <w:abstractNumId w:val="31"/>
  </w:num>
  <w:num w:numId="95" w16cid:durableId="778642784">
    <w:abstractNumId w:val="263"/>
  </w:num>
  <w:num w:numId="96" w16cid:durableId="351150904">
    <w:abstractNumId w:val="47"/>
  </w:num>
  <w:num w:numId="97" w16cid:durableId="1078360453">
    <w:abstractNumId w:val="203"/>
  </w:num>
  <w:num w:numId="98" w16cid:durableId="1617563663">
    <w:abstractNumId w:val="116"/>
  </w:num>
  <w:num w:numId="99" w16cid:durableId="1732801619">
    <w:abstractNumId w:val="139"/>
  </w:num>
  <w:num w:numId="100" w16cid:durableId="731082550">
    <w:abstractNumId w:val="262"/>
  </w:num>
  <w:num w:numId="101" w16cid:durableId="40060951">
    <w:abstractNumId w:val="144"/>
  </w:num>
  <w:num w:numId="102" w16cid:durableId="563299566">
    <w:abstractNumId w:val="253"/>
  </w:num>
  <w:num w:numId="103" w16cid:durableId="484056153">
    <w:abstractNumId w:val="53"/>
  </w:num>
  <w:num w:numId="104" w16cid:durableId="1425805974">
    <w:abstractNumId w:val="41"/>
  </w:num>
  <w:num w:numId="105" w16cid:durableId="547301516">
    <w:abstractNumId w:val="98"/>
  </w:num>
  <w:num w:numId="106" w16cid:durableId="1975060155">
    <w:abstractNumId w:val="152"/>
  </w:num>
  <w:num w:numId="107" w16cid:durableId="1865900695">
    <w:abstractNumId w:val="194"/>
  </w:num>
  <w:num w:numId="108" w16cid:durableId="1893879364">
    <w:abstractNumId w:val="172"/>
  </w:num>
  <w:num w:numId="109" w16cid:durableId="432093456">
    <w:abstractNumId w:val="55"/>
  </w:num>
  <w:num w:numId="110" w16cid:durableId="1185443741">
    <w:abstractNumId w:val="233"/>
  </w:num>
  <w:num w:numId="111" w16cid:durableId="763569333">
    <w:abstractNumId w:val="109"/>
  </w:num>
  <w:num w:numId="112" w16cid:durableId="193617884">
    <w:abstractNumId w:val="232"/>
  </w:num>
  <w:num w:numId="113" w16cid:durableId="551813564">
    <w:abstractNumId w:val="161"/>
  </w:num>
  <w:num w:numId="114" w16cid:durableId="539754686">
    <w:abstractNumId w:val="104"/>
  </w:num>
  <w:num w:numId="115" w16cid:durableId="1279409171">
    <w:abstractNumId w:val="70"/>
  </w:num>
  <w:num w:numId="116" w16cid:durableId="321661405">
    <w:abstractNumId w:val="196"/>
  </w:num>
  <w:num w:numId="117" w16cid:durableId="1525436111">
    <w:abstractNumId w:val="101"/>
  </w:num>
  <w:num w:numId="118" w16cid:durableId="1218517252">
    <w:abstractNumId w:val="37"/>
  </w:num>
  <w:num w:numId="119" w16cid:durableId="1838836473">
    <w:abstractNumId w:val="206"/>
  </w:num>
  <w:num w:numId="120" w16cid:durableId="1625573326">
    <w:abstractNumId w:val="58"/>
  </w:num>
  <w:num w:numId="121" w16cid:durableId="57869966">
    <w:abstractNumId w:val="72"/>
  </w:num>
  <w:num w:numId="122" w16cid:durableId="1499081244">
    <w:abstractNumId w:val="100"/>
  </w:num>
  <w:num w:numId="123" w16cid:durableId="37366896">
    <w:abstractNumId w:val="23"/>
  </w:num>
  <w:num w:numId="124" w16cid:durableId="277219600">
    <w:abstractNumId w:val="13"/>
  </w:num>
  <w:num w:numId="125" w16cid:durableId="1704401193">
    <w:abstractNumId w:val="123"/>
  </w:num>
  <w:num w:numId="126" w16cid:durableId="1905556962">
    <w:abstractNumId w:val="239"/>
  </w:num>
  <w:num w:numId="127" w16cid:durableId="1973748155">
    <w:abstractNumId w:val="157"/>
  </w:num>
  <w:num w:numId="128" w16cid:durableId="881674447">
    <w:abstractNumId w:val="141"/>
  </w:num>
  <w:num w:numId="129" w16cid:durableId="1542860527">
    <w:abstractNumId w:val="174"/>
  </w:num>
  <w:num w:numId="130" w16cid:durableId="83766756">
    <w:abstractNumId w:val="107"/>
  </w:num>
  <w:num w:numId="131" w16cid:durableId="2126926636">
    <w:abstractNumId w:val="115"/>
  </w:num>
  <w:num w:numId="132" w16cid:durableId="919602645">
    <w:abstractNumId w:val="36"/>
  </w:num>
  <w:num w:numId="133" w16cid:durableId="680279359">
    <w:abstractNumId w:val="278"/>
  </w:num>
  <w:num w:numId="134" w16cid:durableId="1051421733">
    <w:abstractNumId w:val="200"/>
  </w:num>
  <w:num w:numId="135" w16cid:durableId="1154222795">
    <w:abstractNumId w:val="35"/>
  </w:num>
  <w:num w:numId="136" w16cid:durableId="1525359026">
    <w:abstractNumId w:val="134"/>
  </w:num>
  <w:num w:numId="137" w16cid:durableId="273632002">
    <w:abstractNumId w:val="235"/>
  </w:num>
  <w:num w:numId="138" w16cid:durableId="1154030358">
    <w:abstractNumId w:val="204"/>
  </w:num>
  <w:num w:numId="139" w16cid:durableId="133790236">
    <w:abstractNumId w:val="148"/>
  </w:num>
  <w:num w:numId="140" w16cid:durableId="1847666476">
    <w:abstractNumId w:val="147"/>
  </w:num>
  <w:num w:numId="141" w16cid:durableId="1795057745">
    <w:abstractNumId w:val="266"/>
  </w:num>
  <w:num w:numId="142" w16cid:durableId="708192047">
    <w:abstractNumId w:val="279"/>
  </w:num>
  <w:num w:numId="143" w16cid:durableId="904291836">
    <w:abstractNumId w:val="251"/>
  </w:num>
  <w:num w:numId="144" w16cid:durableId="1144934454">
    <w:abstractNumId w:val="103"/>
  </w:num>
  <w:num w:numId="145" w16cid:durableId="210919721">
    <w:abstractNumId w:val="211"/>
  </w:num>
  <w:num w:numId="146" w16cid:durableId="873268403">
    <w:abstractNumId w:val="44"/>
  </w:num>
  <w:num w:numId="147" w16cid:durableId="1032921529">
    <w:abstractNumId w:val="238"/>
  </w:num>
  <w:num w:numId="148" w16cid:durableId="1177574887">
    <w:abstractNumId w:val="242"/>
  </w:num>
  <w:num w:numId="149" w16cid:durableId="1057363626">
    <w:abstractNumId w:val="131"/>
  </w:num>
  <w:num w:numId="150" w16cid:durableId="723069540">
    <w:abstractNumId w:val="60"/>
  </w:num>
  <w:num w:numId="151" w16cid:durableId="1323393020">
    <w:abstractNumId w:val="19"/>
  </w:num>
  <w:num w:numId="152" w16cid:durableId="842087727">
    <w:abstractNumId w:val="259"/>
  </w:num>
  <w:num w:numId="153" w16cid:durableId="1814061776">
    <w:abstractNumId w:val="79"/>
  </w:num>
  <w:num w:numId="154" w16cid:durableId="1374694347">
    <w:abstractNumId w:val="150"/>
  </w:num>
  <w:num w:numId="155" w16cid:durableId="1222332061">
    <w:abstractNumId w:val="181"/>
  </w:num>
  <w:num w:numId="156" w16cid:durableId="327175951">
    <w:abstractNumId w:val="27"/>
  </w:num>
  <w:num w:numId="157" w16cid:durableId="110320754">
    <w:abstractNumId w:val="34"/>
  </w:num>
  <w:num w:numId="158" w16cid:durableId="566261012">
    <w:abstractNumId w:val="163"/>
  </w:num>
  <w:num w:numId="159" w16cid:durableId="292906360">
    <w:abstractNumId w:val="285"/>
  </w:num>
  <w:num w:numId="160" w16cid:durableId="1911384523">
    <w:abstractNumId w:val="252"/>
  </w:num>
  <w:num w:numId="161" w16cid:durableId="1216357498">
    <w:abstractNumId w:val="234"/>
  </w:num>
  <w:num w:numId="162" w16cid:durableId="573659480">
    <w:abstractNumId w:val="84"/>
  </w:num>
  <w:num w:numId="163" w16cid:durableId="1931811182">
    <w:abstractNumId w:val="193"/>
  </w:num>
  <w:num w:numId="164" w16cid:durableId="487744313">
    <w:abstractNumId w:val="119"/>
  </w:num>
  <w:num w:numId="165" w16cid:durableId="734397252">
    <w:abstractNumId w:val="208"/>
  </w:num>
  <w:num w:numId="166" w16cid:durableId="1717046134">
    <w:abstractNumId w:val="272"/>
  </w:num>
  <w:num w:numId="167" w16cid:durableId="2073889900">
    <w:abstractNumId w:val="192"/>
  </w:num>
  <w:num w:numId="168" w16cid:durableId="1657175945">
    <w:abstractNumId w:val="158"/>
  </w:num>
  <w:num w:numId="169" w16cid:durableId="1343819267">
    <w:abstractNumId w:val="277"/>
  </w:num>
  <w:num w:numId="170" w16cid:durableId="1455829843">
    <w:abstractNumId w:val="126"/>
  </w:num>
  <w:num w:numId="171" w16cid:durableId="387801013">
    <w:abstractNumId w:val="128"/>
  </w:num>
  <w:num w:numId="172" w16cid:durableId="1012605194">
    <w:abstractNumId w:val="207"/>
  </w:num>
  <w:num w:numId="173" w16cid:durableId="566691553">
    <w:abstractNumId w:val="140"/>
  </w:num>
  <w:num w:numId="174" w16cid:durableId="335615148">
    <w:abstractNumId w:val="46"/>
  </w:num>
  <w:num w:numId="175" w16cid:durableId="37440871">
    <w:abstractNumId w:val="138"/>
  </w:num>
  <w:num w:numId="176" w16cid:durableId="1410035972">
    <w:abstractNumId w:val="124"/>
  </w:num>
  <w:num w:numId="177" w16cid:durableId="163277053">
    <w:abstractNumId w:val="231"/>
  </w:num>
  <w:num w:numId="178" w16cid:durableId="2087334390">
    <w:abstractNumId w:val="269"/>
  </w:num>
  <w:num w:numId="179" w16cid:durableId="1083186680">
    <w:abstractNumId w:val="254"/>
  </w:num>
  <w:num w:numId="180" w16cid:durableId="776945522">
    <w:abstractNumId w:val="267"/>
  </w:num>
  <w:num w:numId="181" w16cid:durableId="276984371">
    <w:abstractNumId w:val="153"/>
  </w:num>
  <w:num w:numId="182" w16cid:durableId="51580311">
    <w:abstractNumId w:val="216"/>
  </w:num>
  <w:num w:numId="183" w16cid:durableId="1271158509">
    <w:abstractNumId w:val="40"/>
  </w:num>
  <w:num w:numId="184" w16cid:durableId="812403964">
    <w:abstractNumId w:val="3"/>
  </w:num>
  <w:num w:numId="185" w16cid:durableId="1272980217">
    <w:abstractNumId w:val="80"/>
  </w:num>
  <w:num w:numId="186" w16cid:durableId="1910185012">
    <w:abstractNumId w:val="209"/>
  </w:num>
  <w:num w:numId="187" w16cid:durableId="1521625325">
    <w:abstractNumId w:val="110"/>
  </w:num>
  <w:num w:numId="188" w16cid:durableId="1931812462">
    <w:abstractNumId w:val="164"/>
  </w:num>
  <w:num w:numId="189" w16cid:durableId="834690527">
    <w:abstractNumId w:val="38"/>
  </w:num>
  <w:num w:numId="190" w16cid:durableId="929200032">
    <w:abstractNumId w:val="281"/>
  </w:num>
  <w:num w:numId="191" w16cid:durableId="1368677408">
    <w:abstractNumId w:val="52"/>
  </w:num>
  <w:num w:numId="192" w16cid:durableId="2094858618">
    <w:abstractNumId w:val="274"/>
  </w:num>
  <w:num w:numId="193" w16cid:durableId="1530949770">
    <w:abstractNumId w:val="220"/>
  </w:num>
  <w:num w:numId="194" w16cid:durableId="1300304012">
    <w:abstractNumId w:val="92"/>
  </w:num>
  <w:num w:numId="195" w16cid:durableId="1386442885">
    <w:abstractNumId w:val="2"/>
  </w:num>
  <w:num w:numId="196" w16cid:durableId="1511410199">
    <w:abstractNumId w:val="210"/>
  </w:num>
  <w:num w:numId="197" w16cid:durableId="2082633511">
    <w:abstractNumId w:val="42"/>
  </w:num>
  <w:num w:numId="198" w16cid:durableId="1073695184">
    <w:abstractNumId w:val="230"/>
  </w:num>
  <w:num w:numId="199" w16cid:durableId="2125536893">
    <w:abstractNumId w:val="236"/>
  </w:num>
  <w:num w:numId="200" w16cid:durableId="1145706785">
    <w:abstractNumId w:val="213"/>
  </w:num>
  <w:num w:numId="201" w16cid:durableId="1424648830">
    <w:abstractNumId w:val="121"/>
  </w:num>
  <w:num w:numId="202" w16cid:durableId="1177235702">
    <w:abstractNumId w:val="143"/>
  </w:num>
  <w:num w:numId="203" w16cid:durableId="1160076786">
    <w:abstractNumId w:val="10"/>
  </w:num>
  <w:num w:numId="204" w16cid:durableId="723678959">
    <w:abstractNumId w:val="155"/>
  </w:num>
  <w:num w:numId="205" w16cid:durableId="944458494">
    <w:abstractNumId w:val="45"/>
  </w:num>
  <w:num w:numId="206" w16cid:durableId="1112359297">
    <w:abstractNumId w:val="106"/>
  </w:num>
  <w:num w:numId="207" w16cid:durableId="1593275139">
    <w:abstractNumId w:val="112"/>
  </w:num>
  <w:num w:numId="208" w16cid:durableId="1597250658">
    <w:abstractNumId w:val="54"/>
  </w:num>
  <w:num w:numId="209" w16cid:durableId="803238546">
    <w:abstractNumId w:val="67"/>
  </w:num>
  <w:num w:numId="210" w16cid:durableId="1024206980">
    <w:abstractNumId w:val="65"/>
  </w:num>
  <w:num w:numId="211" w16cid:durableId="1483808753">
    <w:abstractNumId w:val="5"/>
  </w:num>
  <w:num w:numId="212" w16cid:durableId="161969233">
    <w:abstractNumId w:val="91"/>
  </w:num>
  <w:num w:numId="213" w16cid:durableId="1106731336">
    <w:abstractNumId w:val="43"/>
  </w:num>
  <w:num w:numId="214" w16cid:durableId="538589215">
    <w:abstractNumId w:val="176"/>
  </w:num>
  <w:num w:numId="215" w16cid:durableId="707409582">
    <w:abstractNumId w:val="105"/>
  </w:num>
  <w:num w:numId="216" w16cid:durableId="1033309543">
    <w:abstractNumId w:val="276"/>
  </w:num>
  <w:num w:numId="217" w16cid:durableId="1456557326">
    <w:abstractNumId w:val="191"/>
  </w:num>
  <w:num w:numId="218" w16cid:durableId="1970622007">
    <w:abstractNumId w:val="215"/>
  </w:num>
  <w:num w:numId="219" w16cid:durableId="721446510">
    <w:abstractNumId w:val="166"/>
  </w:num>
  <w:num w:numId="220" w16cid:durableId="54164310">
    <w:abstractNumId w:val="9"/>
  </w:num>
  <w:num w:numId="221" w16cid:durableId="879628998">
    <w:abstractNumId w:val="199"/>
  </w:num>
  <w:num w:numId="222" w16cid:durableId="857038020">
    <w:abstractNumId w:val="249"/>
  </w:num>
  <w:num w:numId="223" w16cid:durableId="1801872712">
    <w:abstractNumId w:val="8"/>
  </w:num>
  <w:num w:numId="224" w16cid:durableId="1869682224">
    <w:abstractNumId w:val="177"/>
  </w:num>
  <w:num w:numId="225" w16cid:durableId="147093585">
    <w:abstractNumId w:val="256"/>
  </w:num>
  <w:num w:numId="226" w16cid:durableId="1556239501">
    <w:abstractNumId w:val="49"/>
  </w:num>
  <w:num w:numId="227" w16cid:durableId="1799058099">
    <w:abstractNumId w:val="224"/>
  </w:num>
  <w:num w:numId="228" w16cid:durableId="232938094">
    <w:abstractNumId w:val="286"/>
  </w:num>
  <w:num w:numId="229" w16cid:durableId="1960721304">
    <w:abstractNumId w:val="282"/>
  </w:num>
  <w:num w:numId="230" w16cid:durableId="1065296473">
    <w:abstractNumId w:val="228"/>
  </w:num>
  <w:num w:numId="231" w16cid:durableId="1310552525">
    <w:abstractNumId w:val="185"/>
  </w:num>
  <w:num w:numId="232" w16cid:durableId="590433503">
    <w:abstractNumId w:val="32"/>
  </w:num>
  <w:num w:numId="233" w16cid:durableId="1364404217">
    <w:abstractNumId w:val="178"/>
  </w:num>
  <w:num w:numId="234" w16cid:durableId="842546223">
    <w:abstractNumId w:val="83"/>
  </w:num>
  <w:num w:numId="235" w16cid:durableId="420570367">
    <w:abstractNumId w:val="96"/>
  </w:num>
  <w:num w:numId="236" w16cid:durableId="278030875">
    <w:abstractNumId w:val="221"/>
  </w:num>
  <w:num w:numId="237" w16cid:durableId="1118716254">
    <w:abstractNumId w:val="171"/>
  </w:num>
  <w:num w:numId="238" w16cid:durableId="1371496023">
    <w:abstractNumId w:val="273"/>
  </w:num>
  <w:num w:numId="239" w16cid:durableId="1473673145">
    <w:abstractNumId w:val="18"/>
  </w:num>
  <w:num w:numId="240" w16cid:durableId="539126636">
    <w:abstractNumId w:val="183"/>
  </w:num>
  <w:num w:numId="241" w16cid:durableId="733162483">
    <w:abstractNumId w:val="156"/>
  </w:num>
  <w:num w:numId="242" w16cid:durableId="34281006">
    <w:abstractNumId w:val="179"/>
  </w:num>
  <w:num w:numId="243" w16cid:durableId="1878277272">
    <w:abstractNumId w:val="66"/>
  </w:num>
  <w:num w:numId="244" w16cid:durableId="1366564563">
    <w:abstractNumId w:val="162"/>
  </w:num>
  <w:num w:numId="245" w16cid:durableId="1636984371">
    <w:abstractNumId w:val="95"/>
  </w:num>
  <w:num w:numId="246" w16cid:durableId="2134639605">
    <w:abstractNumId w:val="4"/>
  </w:num>
  <w:num w:numId="247" w16cid:durableId="1104230827">
    <w:abstractNumId w:val="30"/>
  </w:num>
  <w:num w:numId="248" w16cid:durableId="1262833585">
    <w:abstractNumId w:val="85"/>
  </w:num>
  <w:num w:numId="249" w16cid:durableId="791436273">
    <w:abstractNumId w:val="258"/>
  </w:num>
  <w:num w:numId="250" w16cid:durableId="1554924536">
    <w:abstractNumId w:val="287"/>
  </w:num>
  <w:num w:numId="251" w16cid:durableId="1010178132">
    <w:abstractNumId w:val="168"/>
  </w:num>
  <w:num w:numId="252" w16cid:durableId="294681508">
    <w:abstractNumId w:val="48"/>
  </w:num>
  <w:num w:numId="253" w16cid:durableId="1975601988">
    <w:abstractNumId w:val="39"/>
  </w:num>
  <w:num w:numId="254" w16cid:durableId="1881279161">
    <w:abstractNumId w:val="114"/>
  </w:num>
  <w:num w:numId="255" w16cid:durableId="1212304830">
    <w:abstractNumId w:val="61"/>
  </w:num>
  <w:num w:numId="256" w16cid:durableId="1884243751">
    <w:abstractNumId w:val="122"/>
  </w:num>
  <w:num w:numId="257" w16cid:durableId="1724719158">
    <w:abstractNumId w:val="226"/>
  </w:num>
  <w:num w:numId="258" w16cid:durableId="537667947">
    <w:abstractNumId w:val="261"/>
  </w:num>
  <w:num w:numId="259" w16cid:durableId="731277171">
    <w:abstractNumId w:val="78"/>
  </w:num>
  <w:num w:numId="260" w16cid:durableId="241572697">
    <w:abstractNumId w:val="219"/>
  </w:num>
  <w:num w:numId="261" w16cid:durableId="559097188">
    <w:abstractNumId w:val="154"/>
  </w:num>
  <w:num w:numId="262" w16cid:durableId="1283345021">
    <w:abstractNumId w:val="94"/>
  </w:num>
  <w:num w:numId="263" w16cid:durableId="1919091065">
    <w:abstractNumId w:val="188"/>
  </w:num>
  <w:num w:numId="264" w16cid:durableId="1330064908">
    <w:abstractNumId w:val="71"/>
  </w:num>
  <w:num w:numId="265" w16cid:durableId="2075540688">
    <w:abstractNumId w:val="113"/>
  </w:num>
  <w:num w:numId="266" w16cid:durableId="1419403938">
    <w:abstractNumId w:val="130"/>
  </w:num>
  <w:num w:numId="267" w16cid:durableId="1283725571">
    <w:abstractNumId w:val="89"/>
  </w:num>
  <w:num w:numId="268" w16cid:durableId="905653493">
    <w:abstractNumId w:val="167"/>
  </w:num>
  <w:num w:numId="269" w16cid:durableId="1160731936">
    <w:abstractNumId w:val="212"/>
  </w:num>
  <w:num w:numId="270" w16cid:durableId="1186940116">
    <w:abstractNumId w:val="201"/>
  </w:num>
  <w:num w:numId="271" w16cid:durableId="2023778243">
    <w:abstractNumId w:val="102"/>
  </w:num>
  <w:num w:numId="272" w16cid:durableId="1014263234">
    <w:abstractNumId w:val="246"/>
  </w:num>
  <w:num w:numId="273" w16cid:durableId="236941441">
    <w:abstractNumId w:val="25"/>
  </w:num>
  <w:num w:numId="274" w16cid:durableId="1535456802">
    <w:abstractNumId w:val="222"/>
  </w:num>
  <w:num w:numId="275" w16cid:durableId="1811939739">
    <w:abstractNumId w:val="284"/>
  </w:num>
  <w:num w:numId="276" w16cid:durableId="453984277">
    <w:abstractNumId w:val="135"/>
  </w:num>
  <w:num w:numId="277" w16cid:durableId="2022776538">
    <w:abstractNumId w:val="90"/>
  </w:num>
  <w:num w:numId="278" w16cid:durableId="172306315">
    <w:abstractNumId w:val="187"/>
  </w:num>
  <w:num w:numId="279" w16cid:durableId="16828534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2121679494">
    <w:abstractNumId w:val="280"/>
  </w:num>
  <w:num w:numId="281" w16cid:durableId="7335454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616785630">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67384273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775444156">
    <w:abstractNumId w:val="2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1656716562">
    <w:abstractNumId w:val="243"/>
  </w:num>
  <w:num w:numId="286" w16cid:durableId="1674798888">
    <w:abstractNumId w:val="214"/>
  </w:num>
  <w:num w:numId="287" w16cid:durableId="1530334315">
    <w:abstractNumId w:val="57"/>
  </w:num>
  <w:num w:numId="288" w16cid:durableId="105389707">
    <w:abstractNumId w:val="125"/>
  </w:num>
  <w:numIdMacAtCleanup w:val="2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Gerits">
    <w15:presenceInfo w15:providerId="AD" w15:userId="S::michel.gerits@antwerpen.be::126b1ecc-3250-46e4-92c9-401ea607d453"/>
  </w15:person>
  <w15:person w15:author="Coens, Alain">
    <w15:presenceInfo w15:providerId="None" w15:userId="Coens, Alain"/>
  </w15:person>
  <w15:person w15:author="Annik Schouteden">
    <w15:presenceInfo w15:providerId="AD" w15:userId="S::annik.schouteden@antwerpen.be::bb8f864b-e1ca-4921-9418-5c9b8605bffe"/>
  </w15:person>
  <w15:person w15:author="Van Vooren, Andras">
    <w15:presenceInfo w15:providerId="AD" w15:userId="S::andrasvanvooren@kpmg.com::b333cdd9-e652-4882-99ce-deba998c3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35C"/>
    <w:rsid w:val="00003CF2"/>
    <w:rsid w:val="0001587B"/>
    <w:rsid w:val="0002413E"/>
    <w:rsid w:val="0002469B"/>
    <w:rsid w:val="00025527"/>
    <w:rsid w:val="00026F83"/>
    <w:rsid w:val="00031EF2"/>
    <w:rsid w:val="000346D1"/>
    <w:rsid w:val="00034AF2"/>
    <w:rsid w:val="000350AD"/>
    <w:rsid w:val="000357FB"/>
    <w:rsid w:val="00035989"/>
    <w:rsid w:val="000401DB"/>
    <w:rsid w:val="000404DB"/>
    <w:rsid w:val="00040C4F"/>
    <w:rsid w:val="0004485A"/>
    <w:rsid w:val="00044D04"/>
    <w:rsid w:val="00045E05"/>
    <w:rsid w:val="000463BA"/>
    <w:rsid w:val="000539EE"/>
    <w:rsid w:val="00054040"/>
    <w:rsid w:val="000559DB"/>
    <w:rsid w:val="00055D95"/>
    <w:rsid w:val="0005684C"/>
    <w:rsid w:val="00056EAB"/>
    <w:rsid w:val="0005759F"/>
    <w:rsid w:val="0006543E"/>
    <w:rsid w:val="00065511"/>
    <w:rsid w:val="000674AA"/>
    <w:rsid w:val="00070F8C"/>
    <w:rsid w:val="00072BC1"/>
    <w:rsid w:val="00074E02"/>
    <w:rsid w:val="000751E0"/>
    <w:rsid w:val="000760FB"/>
    <w:rsid w:val="000804D9"/>
    <w:rsid w:val="00080C53"/>
    <w:rsid w:val="000830E2"/>
    <w:rsid w:val="00085DBE"/>
    <w:rsid w:val="0008762F"/>
    <w:rsid w:val="000879C8"/>
    <w:rsid w:val="00090505"/>
    <w:rsid w:val="00091952"/>
    <w:rsid w:val="00095221"/>
    <w:rsid w:val="000952C0"/>
    <w:rsid w:val="000966A6"/>
    <w:rsid w:val="000975A4"/>
    <w:rsid w:val="000A1EE1"/>
    <w:rsid w:val="000A2A69"/>
    <w:rsid w:val="000A2B83"/>
    <w:rsid w:val="000A31D2"/>
    <w:rsid w:val="000A4843"/>
    <w:rsid w:val="000A5D36"/>
    <w:rsid w:val="000B11F3"/>
    <w:rsid w:val="000B3E31"/>
    <w:rsid w:val="000B3F7E"/>
    <w:rsid w:val="000B5B3A"/>
    <w:rsid w:val="000B64F2"/>
    <w:rsid w:val="000B72AF"/>
    <w:rsid w:val="000B7C86"/>
    <w:rsid w:val="000B7EB4"/>
    <w:rsid w:val="000C1E64"/>
    <w:rsid w:val="000C64B2"/>
    <w:rsid w:val="000D0D92"/>
    <w:rsid w:val="000D197F"/>
    <w:rsid w:val="000D23F2"/>
    <w:rsid w:val="000D473B"/>
    <w:rsid w:val="000D4E02"/>
    <w:rsid w:val="000D5961"/>
    <w:rsid w:val="000D5D02"/>
    <w:rsid w:val="000D5FAD"/>
    <w:rsid w:val="000D68AB"/>
    <w:rsid w:val="000D7264"/>
    <w:rsid w:val="000E16E3"/>
    <w:rsid w:val="000E1809"/>
    <w:rsid w:val="000E3092"/>
    <w:rsid w:val="000E326C"/>
    <w:rsid w:val="000E60A9"/>
    <w:rsid w:val="000F1271"/>
    <w:rsid w:val="000F487B"/>
    <w:rsid w:val="000F48D3"/>
    <w:rsid w:val="001023EE"/>
    <w:rsid w:val="001039BC"/>
    <w:rsid w:val="00106380"/>
    <w:rsid w:val="0010673E"/>
    <w:rsid w:val="00106EF7"/>
    <w:rsid w:val="001073A3"/>
    <w:rsid w:val="00111295"/>
    <w:rsid w:val="00111EC8"/>
    <w:rsid w:val="00112284"/>
    <w:rsid w:val="00115DB9"/>
    <w:rsid w:val="00117002"/>
    <w:rsid w:val="00123639"/>
    <w:rsid w:val="0012368B"/>
    <w:rsid w:val="00123998"/>
    <w:rsid w:val="001273A8"/>
    <w:rsid w:val="00130FE4"/>
    <w:rsid w:val="00132B0B"/>
    <w:rsid w:val="0013487D"/>
    <w:rsid w:val="001356D8"/>
    <w:rsid w:val="00136E69"/>
    <w:rsid w:val="00136FCE"/>
    <w:rsid w:val="00137971"/>
    <w:rsid w:val="00143235"/>
    <w:rsid w:val="00143324"/>
    <w:rsid w:val="00147F64"/>
    <w:rsid w:val="00150094"/>
    <w:rsid w:val="00151313"/>
    <w:rsid w:val="0015440D"/>
    <w:rsid w:val="00154B07"/>
    <w:rsid w:val="001557B2"/>
    <w:rsid w:val="0015603F"/>
    <w:rsid w:val="001567A0"/>
    <w:rsid w:val="00156CE6"/>
    <w:rsid w:val="0015798D"/>
    <w:rsid w:val="0016008D"/>
    <w:rsid w:val="001612DF"/>
    <w:rsid w:val="0016300B"/>
    <w:rsid w:val="00163AEB"/>
    <w:rsid w:val="00164A7B"/>
    <w:rsid w:val="00167008"/>
    <w:rsid w:val="00170858"/>
    <w:rsid w:val="00171A72"/>
    <w:rsid w:val="00171B50"/>
    <w:rsid w:val="001721B6"/>
    <w:rsid w:val="0017297C"/>
    <w:rsid w:val="00172F49"/>
    <w:rsid w:val="001757B1"/>
    <w:rsid w:val="001758C8"/>
    <w:rsid w:val="00177C24"/>
    <w:rsid w:val="00182EAC"/>
    <w:rsid w:val="00185A98"/>
    <w:rsid w:val="00186B2D"/>
    <w:rsid w:val="00187865"/>
    <w:rsid w:val="00187BA5"/>
    <w:rsid w:val="00192140"/>
    <w:rsid w:val="00192974"/>
    <w:rsid w:val="001979FF"/>
    <w:rsid w:val="00197EE7"/>
    <w:rsid w:val="001A0B02"/>
    <w:rsid w:val="001A35AE"/>
    <w:rsid w:val="001A57C4"/>
    <w:rsid w:val="001B4B42"/>
    <w:rsid w:val="001B4B97"/>
    <w:rsid w:val="001B623B"/>
    <w:rsid w:val="001B6274"/>
    <w:rsid w:val="001B6852"/>
    <w:rsid w:val="001B7DE2"/>
    <w:rsid w:val="001C1125"/>
    <w:rsid w:val="001C16AC"/>
    <w:rsid w:val="001C2BDE"/>
    <w:rsid w:val="001C6933"/>
    <w:rsid w:val="001D07B2"/>
    <w:rsid w:val="001D37A2"/>
    <w:rsid w:val="001D3877"/>
    <w:rsid w:val="001D4EEB"/>
    <w:rsid w:val="001D66C7"/>
    <w:rsid w:val="001E038E"/>
    <w:rsid w:val="001E5F1E"/>
    <w:rsid w:val="001E679E"/>
    <w:rsid w:val="001E7FAD"/>
    <w:rsid w:val="001F09D1"/>
    <w:rsid w:val="001F0BC1"/>
    <w:rsid w:val="001F2100"/>
    <w:rsid w:val="001F34AF"/>
    <w:rsid w:val="001F3B0E"/>
    <w:rsid w:val="001F3CA8"/>
    <w:rsid w:val="001F4AF2"/>
    <w:rsid w:val="001F5BDF"/>
    <w:rsid w:val="001F7073"/>
    <w:rsid w:val="002009ED"/>
    <w:rsid w:val="002010C1"/>
    <w:rsid w:val="00201F7F"/>
    <w:rsid w:val="00201F9A"/>
    <w:rsid w:val="002038EA"/>
    <w:rsid w:val="0020463F"/>
    <w:rsid w:val="002078CF"/>
    <w:rsid w:val="00210682"/>
    <w:rsid w:val="00212A59"/>
    <w:rsid w:val="00213E74"/>
    <w:rsid w:val="00216DA0"/>
    <w:rsid w:val="00223866"/>
    <w:rsid w:val="00223D16"/>
    <w:rsid w:val="00227A48"/>
    <w:rsid w:val="00230128"/>
    <w:rsid w:val="00230AFD"/>
    <w:rsid w:val="0023343F"/>
    <w:rsid w:val="0023349E"/>
    <w:rsid w:val="00235161"/>
    <w:rsid w:val="002357B0"/>
    <w:rsid w:val="00236F29"/>
    <w:rsid w:val="00237B7A"/>
    <w:rsid w:val="00240960"/>
    <w:rsid w:val="0024220F"/>
    <w:rsid w:val="00244327"/>
    <w:rsid w:val="00245B3A"/>
    <w:rsid w:val="002476D0"/>
    <w:rsid w:val="002500AC"/>
    <w:rsid w:val="00254286"/>
    <w:rsid w:val="00254875"/>
    <w:rsid w:val="00255DD3"/>
    <w:rsid w:val="00257591"/>
    <w:rsid w:val="00257F50"/>
    <w:rsid w:val="00263CD3"/>
    <w:rsid w:val="002664C7"/>
    <w:rsid w:val="0026716D"/>
    <w:rsid w:val="00267A91"/>
    <w:rsid w:val="00267F89"/>
    <w:rsid w:val="00270DBC"/>
    <w:rsid w:val="00271C7C"/>
    <w:rsid w:val="002724DD"/>
    <w:rsid w:val="00274499"/>
    <w:rsid w:val="0027496E"/>
    <w:rsid w:val="0027529E"/>
    <w:rsid w:val="002765BD"/>
    <w:rsid w:val="002775AB"/>
    <w:rsid w:val="00277E57"/>
    <w:rsid w:val="00281F44"/>
    <w:rsid w:val="002820CE"/>
    <w:rsid w:val="00283A84"/>
    <w:rsid w:val="00283ECC"/>
    <w:rsid w:val="00285D0C"/>
    <w:rsid w:val="00285DDE"/>
    <w:rsid w:val="002862BE"/>
    <w:rsid w:val="00291102"/>
    <w:rsid w:val="00291836"/>
    <w:rsid w:val="00294A11"/>
    <w:rsid w:val="002A09F3"/>
    <w:rsid w:val="002A52A2"/>
    <w:rsid w:val="002A6316"/>
    <w:rsid w:val="002A74D1"/>
    <w:rsid w:val="002B0926"/>
    <w:rsid w:val="002C1398"/>
    <w:rsid w:val="002C2FE0"/>
    <w:rsid w:val="002C5025"/>
    <w:rsid w:val="002C6386"/>
    <w:rsid w:val="002C65FF"/>
    <w:rsid w:val="002C6857"/>
    <w:rsid w:val="002D11BF"/>
    <w:rsid w:val="002D1850"/>
    <w:rsid w:val="002D2777"/>
    <w:rsid w:val="002D3811"/>
    <w:rsid w:val="002D47CB"/>
    <w:rsid w:val="002D5494"/>
    <w:rsid w:val="002D56C8"/>
    <w:rsid w:val="002D61BF"/>
    <w:rsid w:val="002D7304"/>
    <w:rsid w:val="002D7B93"/>
    <w:rsid w:val="002E2272"/>
    <w:rsid w:val="002E39B1"/>
    <w:rsid w:val="002E5CF6"/>
    <w:rsid w:val="002E7C2D"/>
    <w:rsid w:val="002E7F0F"/>
    <w:rsid w:val="002F0309"/>
    <w:rsid w:val="002F3850"/>
    <w:rsid w:val="002F4FB3"/>
    <w:rsid w:val="002F5CE0"/>
    <w:rsid w:val="002F5D3D"/>
    <w:rsid w:val="002F6988"/>
    <w:rsid w:val="0030059B"/>
    <w:rsid w:val="00300EEA"/>
    <w:rsid w:val="00301887"/>
    <w:rsid w:val="00301F0C"/>
    <w:rsid w:val="003021CD"/>
    <w:rsid w:val="00302B7C"/>
    <w:rsid w:val="003045F9"/>
    <w:rsid w:val="003063CF"/>
    <w:rsid w:val="00312347"/>
    <w:rsid w:val="00312916"/>
    <w:rsid w:val="00313AD9"/>
    <w:rsid w:val="00315494"/>
    <w:rsid w:val="00321443"/>
    <w:rsid w:val="00323B6D"/>
    <w:rsid w:val="0032575A"/>
    <w:rsid w:val="00325D7D"/>
    <w:rsid w:val="003263E1"/>
    <w:rsid w:val="003268CF"/>
    <w:rsid w:val="0032790D"/>
    <w:rsid w:val="00327B7C"/>
    <w:rsid w:val="003308CE"/>
    <w:rsid w:val="00330977"/>
    <w:rsid w:val="00331F7E"/>
    <w:rsid w:val="00333108"/>
    <w:rsid w:val="0033326C"/>
    <w:rsid w:val="003347DE"/>
    <w:rsid w:val="0034224E"/>
    <w:rsid w:val="00342A0D"/>
    <w:rsid w:val="003442D4"/>
    <w:rsid w:val="00344A3A"/>
    <w:rsid w:val="00344D49"/>
    <w:rsid w:val="003451F2"/>
    <w:rsid w:val="00345F40"/>
    <w:rsid w:val="00346064"/>
    <w:rsid w:val="003462B9"/>
    <w:rsid w:val="00350BBF"/>
    <w:rsid w:val="00350F64"/>
    <w:rsid w:val="003535DB"/>
    <w:rsid w:val="00354005"/>
    <w:rsid w:val="003546E3"/>
    <w:rsid w:val="00355201"/>
    <w:rsid w:val="003562F8"/>
    <w:rsid w:val="00357B1E"/>
    <w:rsid w:val="00360318"/>
    <w:rsid w:val="00360A54"/>
    <w:rsid w:val="0036221E"/>
    <w:rsid w:val="00362DD1"/>
    <w:rsid w:val="0036358E"/>
    <w:rsid w:val="00367C42"/>
    <w:rsid w:val="003702AE"/>
    <w:rsid w:val="00370ACB"/>
    <w:rsid w:val="00371ACC"/>
    <w:rsid w:val="00372B76"/>
    <w:rsid w:val="003732F5"/>
    <w:rsid w:val="00375403"/>
    <w:rsid w:val="0037547A"/>
    <w:rsid w:val="00376AAD"/>
    <w:rsid w:val="00376E30"/>
    <w:rsid w:val="00377F4F"/>
    <w:rsid w:val="003809BC"/>
    <w:rsid w:val="003828B2"/>
    <w:rsid w:val="00383074"/>
    <w:rsid w:val="003836DC"/>
    <w:rsid w:val="00383D78"/>
    <w:rsid w:val="00385437"/>
    <w:rsid w:val="00386930"/>
    <w:rsid w:val="00386ECD"/>
    <w:rsid w:val="0038742A"/>
    <w:rsid w:val="00387710"/>
    <w:rsid w:val="00392047"/>
    <w:rsid w:val="0039326B"/>
    <w:rsid w:val="0039495A"/>
    <w:rsid w:val="003949C9"/>
    <w:rsid w:val="003949E0"/>
    <w:rsid w:val="00395259"/>
    <w:rsid w:val="00397391"/>
    <w:rsid w:val="003A0ACA"/>
    <w:rsid w:val="003A3460"/>
    <w:rsid w:val="003A3982"/>
    <w:rsid w:val="003A4BD1"/>
    <w:rsid w:val="003A72CE"/>
    <w:rsid w:val="003B3D58"/>
    <w:rsid w:val="003B470B"/>
    <w:rsid w:val="003B5FAB"/>
    <w:rsid w:val="003B7A9B"/>
    <w:rsid w:val="003C0DCE"/>
    <w:rsid w:val="003C1646"/>
    <w:rsid w:val="003C19DB"/>
    <w:rsid w:val="003D036E"/>
    <w:rsid w:val="003D4549"/>
    <w:rsid w:val="003D4714"/>
    <w:rsid w:val="003D5858"/>
    <w:rsid w:val="003D64AA"/>
    <w:rsid w:val="003D64F5"/>
    <w:rsid w:val="003D6505"/>
    <w:rsid w:val="003D71C9"/>
    <w:rsid w:val="003E03C5"/>
    <w:rsid w:val="003E0447"/>
    <w:rsid w:val="003E1CB4"/>
    <w:rsid w:val="003E34B1"/>
    <w:rsid w:val="003E5FEF"/>
    <w:rsid w:val="003F02D0"/>
    <w:rsid w:val="003F3140"/>
    <w:rsid w:val="003F3443"/>
    <w:rsid w:val="003F461D"/>
    <w:rsid w:val="003F5069"/>
    <w:rsid w:val="0040117A"/>
    <w:rsid w:val="00401D51"/>
    <w:rsid w:val="00402352"/>
    <w:rsid w:val="00404ECB"/>
    <w:rsid w:val="0040664B"/>
    <w:rsid w:val="00407335"/>
    <w:rsid w:val="004110B9"/>
    <w:rsid w:val="00415933"/>
    <w:rsid w:val="00415CBE"/>
    <w:rsid w:val="004207D5"/>
    <w:rsid w:val="00422C11"/>
    <w:rsid w:val="0043012A"/>
    <w:rsid w:val="00430A26"/>
    <w:rsid w:val="00431FB1"/>
    <w:rsid w:val="00433C3A"/>
    <w:rsid w:val="0043596F"/>
    <w:rsid w:val="00436145"/>
    <w:rsid w:val="00445E43"/>
    <w:rsid w:val="004469C7"/>
    <w:rsid w:val="00457D38"/>
    <w:rsid w:val="00460F2B"/>
    <w:rsid w:val="0046289F"/>
    <w:rsid w:val="004643CE"/>
    <w:rsid w:val="004644C1"/>
    <w:rsid w:val="004645A1"/>
    <w:rsid w:val="00465600"/>
    <w:rsid w:val="00465860"/>
    <w:rsid w:val="00466051"/>
    <w:rsid w:val="00467642"/>
    <w:rsid w:val="00470F15"/>
    <w:rsid w:val="00474A35"/>
    <w:rsid w:val="00475E0C"/>
    <w:rsid w:val="004763FD"/>
    <w:rsid w:val="0048213E"/>
    <w:rsid w:val="00482387"/>
    <w:rsid w:val="004842E3"/>
    <w:rsid w:val="00484735"/>
    <w:rsid w:val="0048565C"/>
    <w:rsid w:val="00485952"/>
    <w:rsid w:val="00490385"/>
    <w:rsid w:val="0049288F"/>
    <w:rsid w:val="00492954"/>
    <w:rsid w:val="0049575F"/>
    <w:rsid w:val="00495E3D"/>
    <w:rsid w:val="00495E6D"/>
    <w:rsid w:val="0049612A"/>
    <w:rsid w:val="004967DD"/>
    <w:rsid w:val="00496B7C"/>
    <w:rsid w:val="00497889"/>
    <w:rsid w:val="004A0415"/>
    <w:rsid w:val="004A0DC6"/>
    <w:rsid w:val="004A187C"/>
    <w:rsid w:val="004A1C4A"/>
    <w:rsid w:val="004A388A"/>
    <w:rsid w:val="004A42E1"/>
    <w:rsid w:val="004A4966"/>
    <w:rsid w:val="004A64F3"/>
    <w:rsid w:val="004A70CF"/>
    <w:rsid w:val="004B01EB"/>
    <w:rsid w:val="004B049D"/>
    <w:rsid w:val="004B253A"/>
    <w:rsid w:val="004B2C03"/>
    <w:rsid w:val="004B38D0"/>
    <w:rsid w:val="004B39C3"/>
    <w:rsid w:val="004B41DE"/>
    <w:rsid w:val="004C1C46"/>
    <w:rsid w:val="004C46F7"/>
    <w:rsid w:val="004C552E"/>
    <w:rsid w:val="004C7814"/>
    <w:rsid w:val="004C7C6D"/>
    <w:rsid w:val="004D001A"/>
    <w:rsid w:val="004D082C"/>
    <w:rsid w:val="004D0E4B"/>
    <w:rsid w:val="004D2550"/>
    <w:rsid w:val="004D5612"/>
    <w:rsid w:val="004D5CF1"/>
    <w:rsid w:val="004E0812"/>
    <w:rsid w:val="004E1523"/>
    <w:rsid w:val="004E28E8"/>
    <w:rsid w:val="004E4932"/>
    <w:rsid w:val="004E77AB"/>
    <w:rsid w:val="004E7C11"/>
    <w:rsid w:val="004F0DE5"/>
    <w:rsid w:val="004F213B"/>
    <w:rsid w:val="004F2B34"/>
    <w:rsid w:val="004F47AE"/>
    <w:rsid w:val="004F50CC"/>
    <w:rsid w:val="004F51CC"/>
    <w:rsid w:val="004F596F"/>
    <w:rsid w:val="004F6AAA"/>
    <w:rsid w:val="004F747E"/>
    <w:rsid w:val="004F7B01"/>
    <w:rsid w:val="005022EA"/>
    <w:rsid w:val="00503EA2"/>
    <w:rsid w:val="005053C0"/>
    <w:rsid w:val="0050560F"/>
    <w:rsid w:val="0050660A"/>
    <w:rsid w:val="0050726E"/>
    <w:rsid w:val="0051195B"/>
    <w:rsid w:val="00514C58"/>
    <w:rsid w:val="0051561A"/>
    <w:rsid w:val="00517C34"/>
    <w:rsid w:val="00522502"/>
    <w:rsid w:val="00523216"/>
    <w:rsid w:val="00525A40"/>
    <w:rsid w:val="00527266"/>
    <w:rsid w:val="00530821"/>
    <w:rsid w:val="005365B7"/>
    <w:rsid w:val="0054003B"/>
    <w:rsid w:val="005408A1"/>
    <w:rsid w:val="00541460"/>
    <w:rsid w:val="00544D68"/>
    <w:rsid w:val="005462C8"/>
    <w:rsid w:val="005502B3"/>
    <w:rsid w:val="00551D10"/>
    <w:rsid w:val="005533D6"/>
    <w:rsid w:val="00553760"/>
    <w:rsid w:val="0055399A"/>
    <w:rsid w:val="005549E0"/>
    <w:rsid w:val="00555414"/>
    <w:rsid w:val="005557F2"/>
    <w:rsid w:val="00555D84"/>
    <w:rsid w:val="005632E9"/>
    <w:rsid w:val="005635F9"/>
    <w:rsid w:val="005656B8"/>
    <w:rsid w:val="0056616E"/>
    <w:rsid w:val="005663CC"/>
    <w:rsid w:val="005665CD"/>
    <w:rsid w:val="00567753"/>
    <w:rsid w:val="005722EA"/>
    <w:rsid w:val="005728F4"/>
    <w:rsid w:val="00573874"/>
    <w:rsid w:val="005739D2"/>
    <w:rsid w:val="00573BD6"/>
    <w:rsid w:val="005756BA"/>
    <w:rsid w:val="00575F3A"/>
    <w:rsid w:val="0057736D"/>
    <w:rsid w:val="005774F9"/>
    <w:rsid w:val="00577513"/>
    <w:rsid w:val="005845FA"/>
    <w:rsid w:val="005863B6"/>
    <w:rsid w:val="0058645D"/>
    <w:rsid w:val="005877FE"/>
    <w:rsid w:val="00587D2E"/>
    <w:rsid w:val="00587F97"/>
    <w:rsid w:val="005975A9"/>
    <w:rsid w:val="00597921"/>
    <w:rsid w:val="00597D11"/>
    <w:rsid w:val="005A0C7A"/>
    <w:rsid w:val="005A2670"/>
    <w:rsid w:val="005A27A2"/>
    <w:rsid w:val="005A3EE5"/>
    <w:rsid w:val="005A75C9"/>
    <w:rsid w:val="005A791D"/>
    <w:rsid w:val="005B23C0"/>
    <w:rsid w:val="005B26FA"/>
    <w:rsid w:val="005B4A0B"/>
    <w:rsid w:val="005B5DD0"/>
    <w:rsid w:val="005B72CE"/>
    <w:rsid w:val="005C1CFD"/>
    <w:rsid w:val="005C759D"/>
    <w:rsid w:val="005D156F"/>
    <w:rsid w:val="005D2200"/>
    <w:rsid w:val="005D2F1C"/>
    <w:rsid w:val="005D305E"/>
    <w:rsid w:val="005D4551"/>
    <w:rsid w:val="005E065E"/>
    <w:rsid w:val="005E0F16"/>
    <w:rsid w:val="005E52F4"/>
    <w:rsid w:val="005E5A23"/>
    <w:rsid w:val="005E5AB4"/>
    <w:rsid w:val="005E659C"/>
    <w:rsid w:val="005E7D3A"/>
    <w:rsid w:val="005E7E13"/>
    <w:rsid w:val="005F08BC"/>
    <w:rsid w:val="005F0C3E"/>
    <w:rsid w:val="005F1ED4"/>
    <w:rsid w:val="005F2A48"/>
    <w:rsid w:val="005F35FB"/>
    <w:rsid w:val="005F3AE2"/>
    <w:rsid w:val="005F5590"/>
    <w:rsid w:val="005F5D28"/>
    <w:rsid w:val="005F6609"/>
    <w:rsid w:val="005F7143"/>
    <w:rsid w:val="005F7C4C"/>
    <w:rsid w:val="0060060C"/>
    <w:rsid w:val="00602CB1"/>
    <w:rsid w:val="00602D13"/>
    <w:rsid w:val="00602D21"/>
    <w:rsid w:val="006033CE"/>
    <w:rsid w:val="00606C80"/>
    <w:rsid w:val="00610842"/>
    <w:rsid w:val="006109B8"/>
    <w:rsid w:val="006120A2"/>
    <w:rsid w:val="00613A7A"/>
    <w:rsid w:val="00613B27"/>
    <w:rsid w:val="00613EC4"/>
    <w:rsid w:val="006153AA"/>
    <w:rsid w:val="006159C5"/>
    <w:rsid w:val="00616BDE"/>
    <w:rsid w:val="0061754E"/>
    <w:rsid w:val="00617EC6"/>
    <w:rsid w:val="006203B4"/>
    <w:rsid w:val="006236DC"/>
    <w:rsid w:val="00624B0E"/>
    <w:rsid w:val="00624DE1"/>
    <w:rsid w:val="00625C03"/>
    <w:rsid w:val="00626600"/>
    <w:rsid w:val="00627113"/>
    <w:rsid w:val="00631641"/>
    <w:rsid w:val="00633443"/>
    <w:rsid w:val="00635270"/>
    <w:rsid w:val="0063794E"/>
    <w:rsid w:val="00640861"/>
    <w:rsid w:val="00643762"/>
    <w:rsid w:val="00645EEE"/>
    <w:rsid w:val="006508C6"/>
    <w:rsid w:val="00651762"/>
    <w:rsid w:val="00653AD7"/>
    <w:rsid w:val="00653E32"/>
    <w:rsid w:val="00655673"/>
    <w:rsid w:val="00656189"/>
    <w:rsid w:val="00656CC2"/>
    <w:rsid w:val="00657A65"/>
    <w:rsid w:val="006616E7"/>
    <w:rsid w:val="006621B5"/>
    <w:rsid w:val="0066272B"/>
    <w:rsid w:val="0066319F"/>
    <w:rsid w:val="00664390"/>
    <w:rsid w:val="00664539"/>
    <w:rsid w:val="00665170"/>
    <w:rsid w:val="00667C87"/>
    <w:rsid w:val="00673428"/>
    <w:rsid w:val="00675D36"/>
    <w:rsid w:val="006762D5"/>
    <w:rsid w:val="00680E86"/>
    <w:rsid w:val="00680F99"/>
    <w:rsid w:val="00681C62"/>
    <w:rsid w:val="00682814"/>
    <w:rsid w:val="006835FF"/>
    <w:rsid w:val="006838F8"/>
    <w:rsid w:val="006848D0"/>
    <w:rsid w:val="00684C7F"/>
    <w:rsid w:val="00686D26"/>
    <w:rsid w:val="00690A1B"/>
    <w:rsid w:val="00690B77"/>
    <w:rsid w:val="00691DD6"/>
    <w:rsid w:val="006921A6"/>
    <w:rsid w:val="00697968"/>
    <w:rsid w:val="00697D9D"/>
    <w:rsid w:val="006A175B"/>
    <w:rsid w:val="006A293F"/>
    <w:rsid w:val="006A2F67"/>
    <w:rsid w:val="006A36D1"/>
    <w:rsid w:val="006A39A8"/>
    <w:rsid w:val="006A3A57"/>
    <w:rsid w:val="006A5F3A"/>
    <w:rsid w:val="006A6799"/>
    <w:rsid w:val="006A6E9C"/>
    <w:rsid w:val="006A7ADC"/>
    <w:rsid w:val="006B07FA"/>
    <w:rsid w:val="006B0C05"/>
    <w:rsid w:val="006B15A3"/>
    <w:rsid w:val="006B18B8"/>
    <w:rsid w:val="006B1CED"/>
    <w:rsid w:val="006B3D9E"/>
    <w:rsid w:val="006B62A0"/>
    <w:rsid w:val="006B6BD2"/>
    <w:rsid w:val="006C0870"/>
    <w:rsid w:val="006C3B10"/>
    <w:rsid w:val="006C591E"/>
    <w:rsid w:val="006C5D03"/>
    <w:rsid w:val="006C63AF"/>
    <w:rsid w:val="006D0040"/>
    <w:rsid w:val="006D0E1C"/>
    <w:rsid w:val="006D3866"/>
    <w:rsid w:val="006D73BC"/>
    <w:rsid w:val="006E07BA"/>
    <w:rsid w:val="006E09B7"/>
    <w:rsid w:val="006E1295"/>
    <w:rsid w:val="006E1557"/>
    <w:rsid w:val="006E5F1B"/>
    <w:rsid w:val="006E79F8"/>
    <w:rsid w:val="006F1B83"/>
    <w:rsid w:val="006F3450"/>
    <w:rsid w:val="006F37ED"/>
    <w:rsid w:val="006F43B3"/>
    <w:rsid w:val="006F4951"/>
    <w:rsid w:val="006F50E6"/>
    <w:rsid w:val="006F6668"/>
    <w:rsid w:val="006F79A3"/>
    <w:rsid w:val="006F7E41"/>
    <w:rsid w:val="00700DC5"/>
    <w:rsid w:val="00701269"/>
    <w:rsid w:val="00702966"/>
    <w:rsid w:val="00703663"/>
    <w:rsid w:val="00703DAC"/>
    <w:rsid w:val="0070620E"/>
    <w:rsid w:val="00706DCE"/>
    <w:rsid w:val="00707718"/>
    <w:rsid w:val="00707C29"/>
    <w:rsid w:val="00711803"/>
    <w:rsid w:val="0071184E"/>
    <w:rsid w:val="0071212B"/>
    <w:rsid w:val="0071412C"/>
    <w:rsid w:val="007146C6"/>
    <w:rsid w:val="00714D6A"/>
    <w:rsid w:val="00721795"/>
    <w:rsid w:val="007233C7"/>
    <w:rsid w:val="007233FC"/>
    <w:rsid w:val="00723B8F"/>
    <w:rsid w:val="00723CC4"/>
    <w:rsid w:val="00724D89"/>
    <w:rsid w:val="0072662B"/>
    <w:rsid w:val="0072678C"/>
    <w:rsid w:val="00726C95"/>
    <w:rsid w:val="00727328"/>
    <w:rsid w:val="00727617"/>
    <w:rsid w:val="00727A72"/>
    <w:rsid w:val="0073043D"/>
    <w:rsid w:val="00734588"/>
    <w:rsid w:val="00736717"/>
    <w:rsid w:val="0073720B"/>
    <w:rsid w:val="00744000"/>
    <w:rsid w:val="00746E65"/>
    <w:rsid w:val="00750040"/>
    <w:rsid w:val="00751E31"/>
    <w:rsid w:val="00751EED"/>
    <w:rsid w:val="00753A93"/>
    <w:rsid w:val="00754729"/>
    <w:rsid w:val="0075511F"/>
    <w:rsid w:val="007557C7"/>
    <w:rsid w:val="00755D15"/>
    <w:rsid w:val="00755E14"/>
    <w:rsid w:val="00756E6A"/>
    <w:rsid w:val="00757BAE"/>
    <w:rsid w:val="0076187C"/>
    <w:rsid w:val="0076467F"/>
    <w:rsid w:val="00765C16"/>
    <w:rsid w:val="00767BE6"/>
    <w:rsid w:val="00772823"/>
    <w:rsid w:val="00772DEB"/>
    <w:rsid w:val="00774700"/>
    <w:rsid w:val="007830DD"/>
    <w:rsid w:val="00783372"/>
    <w:rsid w:val="00785551"/>
    <w:rsid w:val="00786D66"/>
    <w:rsid w:val="00786FA4"/>
    <w:rsid w:val="00787C57"/>
    <w:rsid w:val="00790958"/>
    <w:rsid w:val="00794C5E"/>
    <w:rsid w:val="00795CED"/>
    <w:rsid w:val="00797CBD"/>
    <w:rsid w:val="007A2942"/>
    <w:rsid w:val="007B2328"/>
    <w:rsid w:val="007B313E"/>
    <w:rsid w:val="007B356D"/>
    <w:rsid w:val="007B657A"/>
    <w:rsid w:val="007B7CDB"/>
    <w:rsid w:val="007C1007"/>
    <w:rsid w:val="007C1C6D"/>
    <w:rsid w:val="007C2601"/>
    <w:rsid w:val="007C3874"/>
    <w:rsid w:val="007C4B5C"/>
    <w:rsid w:val="007C68E6"/>
    <w:rsid w:val="007C7780"/>
    <w:rsid w:val="007C7E95"/>
    <w:rsid w:val="007D0E0E"/>
    <w:rsid w:val="007D3011"/>
    <w:rsid w:val="007D4D49"/>
    <w:rsid w:val="007D4E84"/>
    <w:rsid w:val="007D6B4E"/>
    <w:rsid w:val="007D6F4D"/>
    <w:rsid w:val="007D6FD1"/>
    <w:rsid w:val="007E1580"/>
    <w:rsid w:val="007E523B"/>
    <w:rsid w:val="007F0535"/>
    <w:rsid w:val="007F0A1C"/>
    <w:rsid w:val="007F15EC"/>
    <w:rsid w:val="007F1EDF"/>
    <w:rsid w:val="007F23B6"/>
    <w:rsid w:val="007F2F60"/>
    <w:rsid w:val="007F345D"/>
    <w:rsid w:val="007F34C9"/>
    <w:rsid w:val="007F3A44"/>
    <w:rsid w:val="007F6A3A"/>
    <w:rsid w:val="007F7368"/>
    <w:rsid w:val="007F759D"/>
    <w:rsid w:val="00801993"/>
    <w:rsid w:val="00802B7E"/>
    <w:rsid w:val="008049D6"/>
    <w:rsid w:val="0080779F"/>
    <w:rsid w:val="00810442"/>
    <w:rsid w:val="0081088B"/>
    <w:rsid w:val="00811857"/>
    <w:rsid w:val="0081229E"/>
    <w:rsid w:val="008138CB"/>
    <w:rsid w:val="008159A0"/>
    <w:rsid w:val="00821798"/>
    <w:rsid w:val="008219D4"/>
    <w:rsid w:val="00821C54"/>
    <w:rsid w:val="0082342B"/>
    <w:rsid w:val="008244AC"/>
    <w:rsid w:val="0082498C"/>
    <w:rsid w:val="00826514"/>
    <w:rsid w:val="00826B50"/>
    <w:rsid w:val="00826C4D"/>
    <w:rsid w:val="008275D9"/>
    <w:rsid w:val="00827EE4"/>
    <w:rsid w:val="0083002E"/>
    <w:rsid w:val="00832733"/>
    <w:rsid w:val="00833970"/>
    <w:rsid w:val="00837F52"/>
    <w:rsid w:val="008413F4"/>
    <w:rsid w:val="0084441A"/>
    <w:rsid w:val="00845520"/>
    <w:rsid w:val="00845567"/>
    <w:rsid w:val="00845635"/>
    <w:rsid w:val="00850C31"/>
    <w:rsid w:val="008515ED"/>
    <w:rsid w:val="00852304"/>
    <w:rsid w:val="00852571"/>
    <w:rsid w:val="008530CB"/>
    <w:rsid w:val="008533E3"/>
    <w:rsid w:val="00853AB4"/>
    <w:rsid w:val="008573EE"/>
    <w:rsid w:val="00857691"/>
    <w:rsid w:val="00861DAC"/>
    <w:rsid w:val="00865698"/>
    <w:rsid w:val="00867E3D"/>
    <w:rsid w:val="0087230D"/>
    <w:rsid w:val="00872B5B"/>
    <w:rsid w:val="00877318"/>
    <w:rsid w:val="00877754"/>
    <w:rsid w:val="00877F91"/>
    <w:rsid w:val="0088009E"/>
    <w:rsid w:val="008815F0"/>
    <w:rsid w:val="00881F34"/>
    <w:rsid w:val="00882300"/>
    <w:rsid w:val="008834BA"/>
    <w:rsid w:val="00883AE7"/>
    <w:rsid w:val="00885AAF"/>
    <w:rsid w:val="008877D8"/>
    <w:rsid w:val="008910C3"/>
    <w:rsid w:val="00891434"/>
    <w:rsid w:val="00891E1F"/>
    <w:rsid w:val="008941AB"/>
    <w:rsid w:val="00894BCB"/>
    <w:rsid w:val="008951C9"/>
    <w:rsid w:val="00895F13"/>
    <w:rsid w:val="008A0200"/>
    <w:rsid w:val="008A259B"/>
    <w:rsid w:val="008A3005"/>
    <w:rsid w:val="008A56E4"/>
    <w:rsid w:val="008A587B"/>
    <w:rsid w:val="008A62E8"/>
    <w:rsid w:val="008A6A89"/>
    <w:rsid w:val="008A7DC9"/>
    <w:rsid w:val="008B1AB4"/>
    <w:rsid w:val="008B25C2"/>
    <w:rsid w:val="008B5AB2"/>
    <w:rsid w:val="008B601C"/>
    <w:rsid w:val="008B6375"/>
    <w:rsid w:val="008B6922"/>
    <w:rsid w:val="008B7F77"/>
    <w:rsid w:val="008C1E6F"/>
    <w:rsid w:val="008C38E8"/>
    <w:rsid w:val="008C3C31"/>
    <w:rsid w:val="008C3F80"/>
    <w:rsid w:val="008C4018"/>
    <w:rsid w:val="008D2A19"/>
    <w:rsid w:val="008D3929"/>
    <w:rsid w:val="008D4D81"/>
    <w:rsid w:val="008E42C8"/>
    <w:rsid w:val="008E5C1F"/>
    <w:rsid w:val="008E75FF"/>
    <w:rsid w:val="008E7AA6"/>
    <w:rsid w:val="008F08ED"/>
    <w:rsid w:val="008F0EEC"/>
    <w:rsid w:val="008F5570"/>
    <w:rsid w:val="008F5DA7"/>
    <w:rsid w:val="00900159"/>
    <w:rsid w:val="00900985"/>
    <w:rsid w:val="00904177"/>
    <w:rsid w:val="00904AD7"/>
    <w:rsid w:val="00904C67"/>
    <w:rsid w:val="00904FF3"/>
    <w:rsid w:val="00905674"/>
    <w:rsid w:val="009060DB"/>
    <w:rsid w:val="00906D93"/>
    <w:rsid w:val="00906E7B"/>
    <w:rsid w:val="00906F0A"/>
    <w:rsid w:val="00911C16"/>
    <w:rsid w:val="00913E2C"/>
    <w:rsid w:val="0091502C"/>
    <w:rsid w:val="00915755"/>
    <w:rsid w:val="00916063"/>
    <w:rsid w:val="00916694"/>
    <w:rsid w:val="00921416"/>
    <w:rsid w:val="00922D17"/>
    <w:rsid w:val="009233F0"/>
    <w:rsid w:val="00923705"/>
    <w:rsid w:val="00924C26"/>
    <w:rsid w:val="00924DBD"/>
    <w:rsid w:val="0092558D"/>
    <w:rsid w:val="009267F0"/>
    <w:rsid w:val="00926AE6"/>
    <w:rsid w:val="00930B0C"/>
    <w:rsid w:val="00931217"/>
    <w:rsid w:val="00932C33"/>
    <w:rsid w:val="009337B1"/>
    <w:rsid w:val="00936AD4"/>
    <w:rsid w:val="00937198"/>
    <w:rsid w:val="009374DE"/>
    <w:rsid w:val="00940B09"/>
    <w:rsid w:val="009410BE"/>
    <w:rsid w:val="00941986"/>
    <w:rsid w:val="00942E94"/>
    <w:rsid w:val="009436BC"/>
    <w:rsid w:val="009447EB"/>
    <w:rsid w:val="00945F68"/>
    <w:rsid w:val="00947208"/>
    <w:rsid w:val="0094780B"/>
    <w:rsid w:val="00953FA6"/>
    <w:rsid w:val="009562BE"/>
    <w:rsid w:val="00961A0C"/>
    <w:rsid w:val="00961DA5"/>
    <w:rsid w:val="009623DC"/>
    <w:rsid w:val="009628B1"/>
    <w:rsid w:val="009628F7"/>
    <w:rsid w:val="009634D8"/>
    <w:rsid w:val="00964DD2"/>
    <w:rsid w:val="00964E45"/>
    <w:rsid w:val="00965E6D"/>
    <w:rsid w:val="00965F23"/>
    <w:rsid w:val="00966C0F"/>
    <w:rsid w:val="00972730"/>
    <w:rsid w:val="00974DF5"/>
    <w:rsid w:val="00975721"/>
    <w:rsid w:val="0097583E"/>
    <w:rsid w:val="0097629B"/>
    <w:rsid w:val="00976B39"/>
    <w:rsid w:val="00976F99"/>
    <w:rsid w:val="00976FFF"/>
    <w:rsid w:val="0098038C"/>
    <w:rsid w:val="00983221"/>
    <w:rsid w:val="00983FE1"/>
    <w:rsid w:val="0098430F"/>
    <w:rsid w:val="00984BF3"/>
    <w:rsid w:val="00985269"/>
    <w:rsid w:val="009853C1"/>
    <w:rsid w:val="0099235B"/>
    <w:rsid w:val="00992AA7"/>
    <w:rsid w:val="009966A8"/>
    <w:rsid w:val="009969D1"/>
    <w:rsid w:val="00997BC4"/>
    <w:rsid w:val="009A0E58"/>
    <w:rsid w:val="009A496B"/>
    <w:rsid w:val="009A5066"/>
    <w:rsid w:val="009A506C"/>
    <w:rsid w:val="009A5636"/>
    <w:rsid w:val="009A5C38"/>
    <w:rsid w:val="009A7490"/>
    <w:rsid w:val="009A7B4A"/>
    <w:rsid w:val="009B070C"/>
    <w:rsid w:val="009B0BCD"/>
    <w:rsid w:val="009B42B2"/>
    <w:rsid w:val="009B52B1"/>
    <w:rsid w:val="009B5872"/>
    <w:rsid w:val="009B6342"/>
    <w:rsid w:val="009B65F3"/>
    <w:rsid w:val="009B7D77"/>
    <w:rsid w:val="009C2436"/>
    <w:rsid w:val="009C5DC4"/>
    <w:rsid w:val="009C7871"/>
    <w:rsid w:val="009C79A2"/>
    <w:rsid w:val="009C7EF5"/>
    <w:rsid w:val="009D149D"/>
    <w:rsid w:val="009D216B"/>
    <w:rsid w:val="009D5892"/>
    <w:rsid w:val="009D64AD"/>
    <w:rsid w:val="009E0A75"/>
    <w:rsid w:val="009E17A4"/>
    <w:rsid w:val="009E37AE"/>
    <w:rsid w:val="009E3FC1"/>
    <w:rsid w:val="009E5311"/>
    <w:rsid w:val="009E78EF"/>
    <w:rsid w:val="009F04D8"/>
    <w:rsid w:val="009F2607"/>
    <w:rsid w:val="009F2657"/>
    <w:rsid w:val="009F267A"/>
    <w:rsid w:val="009F4137"/>
    <w:rsid w:val="009F576A"/>
    <w:rsid w:val="009F58BC"/>
    <w:rsid w:val="009F5F8C"/>
    <w:rsid w:val="00A04507"/>
    <w:rsid w:val="00A072DB"/>
    <w:rsid w:val="00A12113"/>
    <w:rsid w:val="00A14886"/>
    <w:rsid w:val="00A14E5F"/>
    <w:rsid w:val="00A1615D"/>
    <w:rsid w:val="00A16183"/>
    <w:rsid w:val="00A163AF"/>
    <w:rsid w:val="00A164DC"/>
    <w:rsid w:val="00A16697"/>
    <w:rsid w:val="00A23C64"/>
    <w:rsid w:val="00A32814"/>
    <w:rsid w:val="00A32D03"/>
    <w:rsid w:val="00A3598C"/>
    <w:rsid w:val="00A36AD0"/>
    <w:rsid w:val="00A37F23"/>
    <w:rsid w:val="00A419A0"/>
    <w:rsid w:val="00A41C0D"/>
    <w:rsid w:val="00A42B06"/>
    <w:rsid w:val="00A515A9"/>
    <w:rsid w:val="00A52172"/>
    <w:rsid w:val="00A54105"/>
    <w:rsid w:val="00A54A6B"/>
    <w:rsid w:val="00A56134"/>
    <w:rsid w:val="00A579ED"/>
    <w:rsid w:val="00A57A5F"/>
    <w:rsid w:val="00A60117"/>
    <w:rsid w:val="00A60E69"/>
    <w:rsid w:val="00A61A7E"/>
    <w:rsid w:val="00A655A0"/>
    <w:rsid w:val="00A65C92"/>
    <w:rsid w:val="00A65F16"/>
    <w:rsid w:val="00A666BE"/>
    <w:rsid w:val="00A67E3D"/>
    <w:rsid w:val="00A704B6"/>
    <w:rsid w:val="00A710B5"/>
    <w:rsid w:val="00A7149A"/>
    <w:rsid w:val="00A72380"/>
    <w:rsid w:val="00A73137"/>
    <w:rsid w:val="00A732C6"/>
    <w:rsid w:val="00A75B67"/>
    <w:rsid w:val="00A75D94"/>
    <w:rsid w:val="00A816BB"/>
    <w:rsid w:val="00A83F2C"/>
    <w:rsid w:val="00A83F71"/>
    <w:rsid w:val="00A90238"/>
    <w:rsid w:val="00A90877"/>
    <w:rsid w:val="00A91793"/>
    <w:rsid w:val="00A95D0E"/>
    <w:rsid w:val="00AA0B48"/>
    <w:rsid w:val="00AA25BC"/>
    <w:rsid w:val="00AA25EC"/>
    <w:rsid w:val="00AA2DAC"/>
    <w:rsid w:val="00AA3B4E"/>
    <w:rsid w:val="00AA7465"/>
    <w:rsid w:val="00AB0393"/>
    <w:rsid w:val="00AB1D87"/>
    <w:rsid w:val="00AB2F30"/>
    <w:rsid w:val="00AB3C33"/>
    <w:rsid w:val="00AB470D"/>
    <w:rsid w:val="00AB4D11"/>
    <w:rsid w:val="00AB5017"/>
    <w:rsid w:val="00AB5C89"/>
    <w:rsid w:val="00AC1058"/>
    <w:rsid w:val="00AC1238"/>
    <w:rsid w:val="00AC4A92"/>
    <w:rsid w:val="00AC5785"/>
    <w:rsid w:val="00AC5A3C"/>
    <w:rsid w:val="00AC5C9A"/>
    <w:rsid w:val="00AC6774"/>
    <w:rsid w:val="00AC7E83"/>
    <w:rsid w:val="00AC7EB8"/>
    <w:rsid w:val="00AD122D"/>
    <w:rsid w:val="00AD2FAC"/>
    <w:rsid w:val="00AD3366"/>
    <w:rsid w:val="00AD5687"/>
    <w:rsid w:val="00AD5C8C"/>
    <w:rsid w:val="00AD63FE"/>
    <w:rsid w:val="00AD6B0A"/>
    <w:rsid w:val="00AE1A68"/>
    <w:rsid w:val="00AE1DCC"/>
    <w:rsid w:val="00AE1FE0"/>
    <w:rsid w:val="00AE2B07"/>
    <w:rsid w:val="00AE32A7"/>
    <w:rsid w:val="00AE54D4"/>
    <w:rsid w:val="00AE5AC4"/>
    <w:rsid w:val="00AF2CE6"/>
    <w:rsid w:val="00AF3EFF"/>
    <w:rsid w:val="00AF588F"/>
    <w:rsid w:val="00AF6995"/>
    <w:rsid w:val="00B00EA4"/>
    <w:rsid w:val="00B028ED"/>
    <w:rsid w:val="00B02AB7"/>
    <w:rsid w:val="00B102C1"/>
    <w:rsid w:val="00B10EFD"/>
    <w:rsid w:val="00B147A7"/>
    <w:rsid w:val="00B17073"/>
    <w:rsid w:val="00B21A28"/>
    <w:rsid w:val="00B22706"/>
    <w:rsid w:val="00B22A44"/>
    <w:rsid w:val="00B22BC6"/>
    <w:rsid w:val="00B231A1"/>
    <w:rsid w:val="00B26BB0"/>
    <w:rsid w:val="00B27582"/>
    <w:rsid w:val="00B30F91"/>
    <w:rsid w:val="00B317DE"/>
    <w:rsid w:val="00B33449"/>
    <w:rsid w:val="00B3435C"/>
    <w:rsid w:val="00B34A95"/>
    <w:rsid w:val="00B34BEA"/>
    <w:rsid w:val="00B36059"/>
    <w:rsid w:val="00B36469"/>
    <w:rsid w:val="00B37361"/>
    <w:rsid w:val="00B4199A"/>
    <w:rsid w:val="00B44AF8"/>
    <w:rsid w:val="00B4613C"/>
    <w:rsid w:val="00B46EE5"/>
    <w:rsid w:val="00B51C59"/>
    <w:rsid w:val="00B526DA"/>
    <w:rsid w:val="00B52B0E"/>
    <w:rsid w:val="00B53419"/>
    <w:rsid w:val="00B54695"/>
    <w:rsid w:val="00B54B9C"/>
    <w:rsid w:val="00B6054D"/>
    <w:rsid w:val="00B6055A"/>
    <w:rsid w:val="00B61FF4"/>
    <w:rsid w:val="00B62A70"/>
    <w:rsid w:val="00B6387A"/>
    <w:rsid w:val="00B6623E"/>
    <w:rsid w:val="00B672AE"/>
    <w:rsid w:val="00B760DA"/>
    <w:rsid w:val="00B76971"/>
    <w:rsid w:val="00B77295"/>
    <w:rsid w:val="00B776E3"/>
    <w:rsid w:val="00B80168"/>
    <w:rsid w:val="00B803EF"/>
    <w:rsid w:val="00B8248A"/>
    <w:rsid w:val="00B83191"/>
    <w:rsid w:val="00B837EC"/>
    <w:rsid w:val="00B841BA"/>
    <w:rsid w:val="00B8444F"/>
    <w:rsid w:val="00B84B06"/>
    <w:rsid w:val="00B87BBA"/>
    <w:rsid w:val="00B90C19"/>
    <w:rsid w:val="00B91A4D"/>
    <w:rsid w:val="00B920AF"/>
    <w:rsid w:val="00B92693"/>
    <w:rsid w:val="00B92A6C"/>
    <w:rsid w:val="00B964BE"/>
    <w:rsid w:val="00BA01AC"/>
    <w:rsid w:val="00BA098C"/>
    <w:rsid w:val="00BA2C89"/>
    <w:rsid w:val="00BA6D9C"/>
    <w:rsid w:val="00BB0EC0"/>
    <w:rsid w:val="00BB16A0"/>
    <w:rsid w:val="00BB3A11"/>
    <w:rsid w:val="00BB414E"/>
    <w:rsid w:val="00BB4DA9"/>
    <w:rsid w:val="00BB5B8B"/>
    <w:rsid w:val="00BB6EE0"/>
    <w:rsid w:val="00BC11AB"/>
    <w:rsid w:val="00BC132A"/>
    <w:rsid w:val="00BC200B"/>
    <w:rsid w:val="00BC2EB5"/>
    <w:rsid w:val="00BC722B"/>
    <w:rsid w:val="00BD097E"/>
    <w:rsid w:val="00BD2502"/>
    <w:rsid w:val="00BD26AC"/>
    <w:rsid w:val="00BD40D8"/>
    <w:rsid w:val="00BD448F"/>
    <w:rsid w:val="00BD4568"/>
    <w:rsid w:val="00BD6FD6"/>
    <w:rsid w:val="00BE2598"/>
    <w:rsid w:val="00BE345C"/>
    <w:rsid w:val="00BE421F"/>
    <w:rsid w:val="00BE4A95"/>
    <w:rsid w:val="00BE6525"/>
    <w:rsid w:val="00BE65E5"/>
    <w:rsid w:val="00BF0EDA"/>
    <w:rsid w:val="00BF1701"/>
    <w:rsid w:val="00BF2489"/>
    <w:rsid w:val="00BF3109"/>
    <w:rsid w:val="00BF3362"/>
    <w:rsid w:val="00BF34D4"/>
    <w:rsid w:val="00BF3EDB"/>
    <w:rsid w:val="00BF4851"/>
    <w:rsid w:val="00BF48DD"/>
    <w:rsid w:val="00C013EE"/>
    <w:rsid w:val="00C0187F"/>
    <w:rsid w:val="00C02802"/>
    <w:rsid w:val="00C03BCB"/>
    <w:rsid w:val="00C061D1"/>
    <w:rsid w:val="00C12D6D"/>
    <w:rsid w:val="00C131BF"/>
    <w:rsid w:val="00C133FF"/>
    <w:rsid w:val="00C13915"/>
    <w:rsid w:val="00C141AA"/>
    <w:rsid w:val="00C21268"/>
    <w:rsid w:val="00C218F1"/>
    <w:rsid w:val="00C21E4B"/>
    <w:rsid w:val="00C22A21"/>
    <w:rsid w:val="00C22BFF"/>
    <w:rsid w:val="00C23EAF"/>
    <w:rsid w:val="00C24D98"/>
    <w:rsid w:val="00C25C4E"/>
    <w:rsid w:val="00C32430"/>
    <w:rsid w:val="00C33019"/>
    <w:rsid w:val="00C331BF"/>
    <w:rsid w:val="00C3380E"/>
    <w:rsid w:val="00C346CF"/>
    <w:rsid w:val="00C35C30"/>
    <w:rsid w:val="00C37491"/>
    <w:rsid w:val="00C400B2"/>
    <w:rsid w:val="00C4079E"/>
    <w:rsid w:val="00C407AF"/>
    <w:rsid w:val="00C456F5"/>
    <w:rsid w:val="00C468DF"/>
    <w:rsid w:val="00C46E44"/>
    <w:rsid w:val="00C47FEC"/>
    <w:rsid w:val="00C502F3"/>
    <w:rsid w:val="00C51055"/>
    <w:rsid w:val="00C52DA2"/>
    <w:rsid w:val="00C60095"/>
    <w:rsid w:val="00C60204"/>
    <w:rsid w:val="00C63BCF"/>
    <w:rsid w:val="00C66584"/>
    <w:rsid w:val="00C67B9C"/>
    <w:rsid w:val="00C734D0"/>
    <w:rsid w:val="00C75D74"/>
    <w:rsid w:val="00C76261"/>
    <w:rsid w:val="00C80919"/>
    <w:rsid w:val="00C8545F"/>
    <w:rsid w:val="00C86231"/>
    <w:rsid w:val="00C86BC3"/>
    <w:rsid w:val="00C9112E"/>
    <w:rsid w:val="00C93C4C"/>
    <w:rsid w:val="00CA0256"/>
    <w:rsid w:val="00CA0A87"/>
    <w:rsid w:val="00CA1393"/>
    <w:rsid w:val="00CA19C7"/>
    <w:rsid w:val="00CA1B2D"/>
    <w:rsid w:val="00CA2789"/>
    <w:rsid w:val="00CA460C"/>
    <w:rsid w:val="00CA4E5B"/>
    <w:rsid w:val="00CA6391"/>
    <w:rsid w:val="00CB0CA1"/>
    <w:rsid w:val="00CB0E1D"/>
    <w:rsid w:val="00CB161F"/>
    <w:rsid w:val="00CB1F3A"/>
    <w:rsid w:val="00CB318A"/>
    <w:rsid w:val="00CB32C9"/>
    <w:rsid w:val="00CB68B9"/>
    <w:rsid w:val="00CC04DA"/>
    <w:rsid w:val="00CC4D63"/>
    <w:rsid w:val="00CC522D"/>
    <w:rsid w:val="00CC555E"/>
    <w:rsid w:val="00CD108A"/>
    <w:rsid w:val="00CD1CA8"/>
    <w:rsid w:val="00CE0CDD"/>
    <w:rsid w:val="00CE18A3"/>
    <w:rsid w:val="00CE31D4"/>
    <w:rsid w:val="00CE545D"/>
    <w:rsid w:val="00CE5616"/>
    <w:rsid w:val="00CE6772"/>
    <w:rsid w:val="00CE6A70"/>
    <w:rsid w:val="00CF19F5"/>
    <w:rsid w:val="00CF1D3A"/>
    <w:rsid w:val="00CF3A2A"/>
    <w:rsid w:val="00CF7252"/>
    <w:rsid w:val="00D038D4"/>
    <w:rsid w:val="00D03D20"/>
    <w:rsid w:val="00D03E27"/>
    <w:rsid w:val="00D05A50"/>
    <w:rsid w:val="00D0763F"/>
    <w:rsid w:val="00D07E3B"/>
    <w:rsid w:val="00D10360"/>
    <w:rsid w:val="00D105B0"/>
    <w:rsid w:val="00D10DCE"/>
    <w:rsid w:val="00D11D9B"/>
    <w:rsid w:val="00D12EDB"/>
    <w:rsid w:val="00D13E14"/>
    <w:rsid w:val="00D158DE"/>
    <w:rsid w:val="00D17C72"/>
    <w:rsid w:val="00D21261"/>
    <w:rsid w:val="00D2389B"/>
    <w:rsid w:val="00D2534D"/>
    <w:rsid w:val="00D25A31"/>
    <w:rsid w:val="00D27DAD"/>
    <w:rsid w:val="00D27FDD"/>
    <w:rsid w:val="00D30640"/>
    <w:rsid w:val="00D33959"/>
    <w:rsid w:val="00D34578"/>
    <w:rsid w:val="00D355A6"/>
    <w:rsid w:val="00D36058"/>
    <w:rsid w:val="00D37ADE"/>
    <w:rsid w:val="00D41ECE"/>
    <w:rsid w:val="00D42E82"/>
    <w:rsid w:val="00D43FB6"/>
    <w:rsid w:val="00D45966"/>
    <w:rsid w:val="00D50744"/>
    <w:rsid w:val="00D5186D"/>
    <w:rsid w:val="00D519A4"/>
    <w:rsid w:val="00D527BD"/>
    <w:rsid w:val="00D52F05"/>
    <w:rsid w:val="00D53656"/>
    <w:rsid w:val="00D550D9"/>
    <w:rsid w:val="00D558B0"/>
    <w:rsid w:val="00D56158"/>
    <w:rsid w:val="00D566A4"/>
    <w:rsid w:val="00D56E1F"/>
    <w:rsid w:val="00D60CE5"/>
    <w:rsid w:val="00D60E41"/>
    <w:rsid w:val="00D62570"/>
    <w:rsid w:val="00D632C9"/>
    <w:rsid w:val="00D63AD6"/>
    <w:rsid w:val="00D64FBB"/>
    <w:rsid w:val="00D66C3A"/>
    <w:rsid w:val="00D67026"/>
    <w:rsid w:val="00D6761C"/>
    <w:rsid w:val="00D67FFA"/>
    <w:rsid w:val="00D70FF8"/>
    <w:rsid w:val="00D71273"/>
    <w:rsid w:val="00D71FDD"/>
    <w:rsid w:val="00D72537"/>
    <w:rsid w:val="00D75241"/>
    <w:rsid w:val="00D765D4"/>
    <w:rsid w:val="00D77892"/>
    <w:rsid w:val="00D77FB7"/>
    <w:rsid w:val="00D80D3C"/>
    <w:rsid w:val="00D80F40"/>
    <w:rsid w:val="00D81771"/>
    <w:rsid w:val="00D819DC"/>
    <w:rsid w:val="00D81F3D"/>
    <w:rsid w:val="00D82203"/>
    <w:rsid w:val="00D833B9"/>
    <w:rsid w:val="00D866AD"/>
    <w:rsid w:val="00D8761B"/>
    <w:rsid w:val="00D9018C"/>
    <w:rsid w:val="00D90DFF"/>
    <w:rsid w:val="00D91633"/>
    <w:rsid w:val="00D92332"/>
    <w:rsid w:val="00D94593"/>
    <w:rsid w:val="00D94D12"/>
    <w:rsid w:val="00D9533D"/>
    <w:rsid w:val="00D95BF3"/>
    <w:rsid w:val="00D95C91"/>
    <w:rsid w:val="00D96FC1"/>
    <w:rsid w:val="00DA0E70"/>
    <w:rsid w:val="00DA1404"/>
    <w:rsid w:val="00DA1E28"/>
    <w:rsid w:val="00DA29E7"/>
    <w:rsid w:val="00DA301F"/>
    <w:rsid w:val="00DA688B"/>
    <w:rsid w:val="00DA7058"/>
    <w:rsid w:val="00DA7A7B"/>
    <w:rsid w:val="00DB4536"/>
    <w:rsid w:val="00DB4552"/>
    <w:rsid w:val="00DB49AF"/>
    <w:rsid w:val="00DB5A50"/>
    <w:rsid w:val="00DB5AAC"/>
    <w:rsid w:val="00DB5C58"/>
    <w:rsid w:val="00DB5EB6"/>
    <w:rsid w:val="00DB676D"/>
    <w:rsid w:val="00DB6937"/>
    <w:rsid w:val="00DB79DC"/>
    <w:rsid w:val="00DD0E6B"/>
    <w:rsid w:val="00DD1017"/>
    <w:rsid w:val="00DD3F10"/>
    <w:rsid w:val="00DD5F13"/>
    <w:rsid w:val="00DE0E1A"/>
    <w:rsid w:val="00DE1134"/>
    <w:rsid w:val="00DE20E6"/>
    <w:rsid w:val="00DE24E5"/>
    <w:rsid w:val="00DE3E75"/>
    <w:rsid w:val="00DE442C"/>
    <w:rsid w:val="00DE5C24"/>
    <w:rsid w:val="00DE77B9"/>
    <w:rsid w:val="00DF0739"/>
    <w:rsid w:val="00DF79D5"/>
    <w:rsid w:val="00DF7DF2"/>
    <w:rsid w:val="00E037C2"/>
    <w:rsid w:val="00E03D10"/>
    <w:rsid w:val="00E07059"/>
    <w:rsid w:val="00E07D18"/>
    <w:rsid w:val="00E10800"/>
    <w:rsid w:val="00E14B3E"/>
    <w:rsid w:val="00E14D2C"/>
    <w:rsid w:val="00E22EC9"/>
    <w:rsid w:val="00E23AC6"/>
    <w:rsid w:val="00E24FF6"/>
    <w:rsid w:val="00E250F7"/>
    <w:rsid w:val="00E27C17"/>
    <w:rsid w:val="00E34232"/>
    <w:rsid w:val="00E34456"/>
    <w:rsid w:val="00E36171"/>
    <w:rsid w:val="00E3688C"/>
    <w:rsid w:val="00E41A56"/>
    <w:rsid w:val="00E44203"/>
    <w:rsid w:val="00E45033"/>
    <w:rsid w:val="00E46358"/>
    <w:rsid w:val="00E46FF2"/>
    <w:rsid w:val="00E5391D"/>
    <w:rsid w:val="00E53EA0"/>
    <w:rsid w:val="00E570FC"/>
    <w:rsid w:val="00E5749F"/>
    <w:rsid w:val="00E60076"/>
    <w:rsid w:val="00E60719"/>
    <w:rsid w:val="00E63206"/>
    <w:rsid w:val="00E63236"/>
    <w:rsid w:val="00E641B9"/>
    <w:rsid w:val="00E650BB"/>
    <w:rsid w:val="00E67873"/>
    <w:rsid w:val="00E71300"/>
    <w:rsid w:val="00E71BBF"/>
    <w:rsid w:val="00E72AB4"/>
    <w:rsid w:val="00E745E6"/>
    <w:rsid w:val="00E74CA5"/>
    <w:rsid w:val="00E755CC"/>
    <w:rsid w:val="00E823CE"/>
    <w:rsid w:val="00E82A47"/>
    <w:rsid w:val="00E833CF"/>
    <w:rsid w:val="00E86811"/>
    <w:rsid w:val="00E8698A"/>
    <w:rsid w:val="00E86A7D"/>
    <w:rsid w:val="00E8763C"/>
    <w:rsid w:val="00E93593"/>
    <w:rsid w:val="00E947BC"/>
    <w:rsid w:val="00E95ABD"/>
    <w:rsid w:val="00E9777E"/>
    <w:rsid w:val="00E977A9"/>
    <w:rsid w:val="00E979D4"/>
    <w:rsid w:val="00EA1831"/>
    <w:rsid w:val="00EA2F6F"/>
    <w:rsid w:val="00EA3082"/>
    <w:rsid w:val="00EA3B10"/>
    <w:rsid w:val="00EA643E"/>
    <w:rsid w:val="00EA6BE3"/>
    <w:rsid w:val="00EB0AAB"/>
    <w:rsid w:val="00EB16CC"/>
    <w:rsid w:val="00EB1862"/>
    <w:rsid w:val="00EB19EC"/>
    <w:rsid w:val="00EB267B"/>
    <w:rsid w:val="00EB31ED"/>
    <w:rsid w:val="00EB45E3"/>
    <w:rsid w:val="00EB5055"/>
    <w:rsid w:val="00EB6418"/>
    <w:rsid w:val="00EB774B"/>
    <w:rsid w:val="00EB7C9B"/>
    <w:rsid w:val="00EB7F78"/>
    <w:rsid w:val="00EC0685"/>
    <w:rsid w:val="00EC164C"/>
    <w:rsid w:val="00EC2EE3"/>
    <w:rsid w:val="00EC534E"/>
    <w:rsid w:val="00ED05C6"/>
    <w:rsid w:val="00ED12AE"/>
    <w:rsid w:val="00ED2258"/>
    <w:rsid w:val="00ED2776"/>
    <w:rsid w:val="00ED34FC"/>
    <w:rsid w:val="00ED42FC"/>
    <w:rsid w:val="00ED49A3"/>
    <w:rsid w:val="00ED60BD"/>
    <w:rsid w:val="00ED7CBD"/>
    <w:rsid w:val="00EE09BD"/>
    <w:rsid w:val="00EE351B"/>
    <w:rsid w:val="00EE3C3A"/>
    <w:rsid w:val="00EE48A9"/>
    <w:rsid w:val="00EE51E7"/>
    <w:rsid w:val="00EE70C3"/>
    <w:rsid w:val="00EF2721"/>
    <w:rsid w:val="00EF6B0F"/>
    <w:rsid w:val="00EF7AD3"/>
    <w:rsid w:val="00F029AC"/>
    <w:rsid w:val="00F02A79"/>
    <w:rsid w:val="00F03F4E"/>
    <w:rsid w:val="00F05B6C"/>
    <w:rsid w:val="00F0731D"/>
    <w:rsid w:val="00F07759"/>
    <w:rsid w:val="00F07ABD"/>
    <w:rsid w:val="00F10574"/>
    <w:rsid w:val="00F10996"/>
    <w:rsid w:val="00F11524"/>
    <w:rsid w:val="00F133E5"/>
    <w:rsid w:val="00F137E1"/>
    <w:rsid w:val="00F20242"/>
    <w:rsid w:val="00F21226"/>
    <w:rsid w:val="00F221AA"/>
    <w:rsid w:val="00F24DE9"/>
    <w:rsid w:val="00F25B4D"/>
    <w:rsid w:val="00F26BAE"/>
    <w:rsid w:val="00F26C53"/>
    <w:rsid w:val="00F30916"/>
    <w:rsid w:val="00F31797"/>
    <w:rsid w:val="00F32DCA"/>
    <w:rsid w:val="00F34A4A"/>
    <w:rsid w:val="00F35E7E"/>
    <w:rsid w:val="00F36D37"/>
    <w:rsid w:val="00F40194"/>
    <w:rsid w:val="00F443B7"/>
    <w:rsid w:val="00F45724"/>
    <w:rsid w:val="00F47639"/>
    <w:rsid w:val="00F50D49"/>
    <w:rsid w:val="00F52E28"/>
    <w:rsid w:val="00F5383E"/>
    <w:rsid w:val="00F53F6E"/>
    <w:rsid w:val="00F55776"/>
    <w:rsid w:val="00F55782"/>
    <w:rsid w:val="00F5629B"/>
    <w:rsid w:val="00F57C6A"/>
    <w:rsid w:val="00F6116D"/>
    <w:rsid w:val="00F63386"/>
    <w:rsid w:val="00F635FB"/>
    <w:rsid w:val="00F63614"/>
    <w:rsid w:val="00F63715"/>
    <w:rsid w:val="00F64BED"/>
    <w:rsid w:val="00F65361"/>
    <w:rsid w:val="00F65E8D"/>
    <w:rsid w:val="00F666ED"/>
    <w:rsid w:val="00F66D4F"/>
    <w:rsid w:val="00F67D28"/>
    <w:rsid w:val="00F70C04"/>
    <w:rsid w:val="00F71731"/>
    <w:rsid w:val="00F718E4"/>
    <w:rsid w:val="00F71FB5"/>
    <w:rsid w:val="00F7233F"/>
    <w:rsid w:val="00F72A60"/>
    <w:rsid w:val="00F80DAE"/>
    <w:rsid w:val="00F8142C"/>
    <w:rsid w:val="00F8221C"/>
    <w:rsid w:val="00F8268A"/>
    <w:rsid w:val="00F86BB6"/>
    <w:rsid w:val="00F9080C"/>
    <w:rsid w:val="00F90F54"/>
    <w:rsid w:val="00F93808"/>
    <w:rsid w:val="00F95921"/>
    <w:rsid w:val="00F9632B"/>
    <w:rsid w:val="00F9693D"/>
    <w:rsid w:val="00FA0A44"/>
    <w:rsid w:val="00FA1FF5"/>
    <w:rsid w:val="00FA2661"/>
    <w:rsid w:val="00FA353A"/>
    <w:rsid w:val="00FA387B"/>
    <w:rsid w:val="00FA4717"/>
    <w:rsid w:val="00FA7454"/>
    <w:rsid w:val="00FB04BF"/>
    <w:rsid w:val="00FB0DEB"/>
    <w:rsid w:val="00FB3160"/>
    <w:rsid w:val="00FB5564"/>
    <w:rsid w:val="00FC0980"/>
    <w:rsid w:val="00FC0BAB"/>
    <w:rsid w:val="00FC2C83"/>
    <w:rsid w:val="00FC450B"/>
    <w:rsid w:val="00FC584E"/>
    <w:rsid w:val="00FC617B"/>
    <w:rsid w:val="00FC623F"/>
    <w:rsid w:val="00FC7C9F"/>
    <w:rsid w:val="00FC7DD1"/>
    <w:rsid w:val="00FD1011"/>
    <w:rsid w:val="00FD1BEC"/>
    <w:rsid w:val="00FD21E1"/>
    <w:rsid w:val="00FD3919"/>
    <w:rsid w:val="00FD3972"/>
    <w:rsid w:val="00FD53F5"/>
    <w:rsid w:val="00FD5BCF"/>
    <w:rsid w:val="00FD6880"/>
    <w:rsid w:val="00FD70E1"/>
    <w:rsid w:val="00FD75C6"/>
    <w:rsid w:val="00FE003F"/>
    <w:rsid w:val="00FE24BB"/>
    <w:rsid w:val="00FE27B6"/>
    <w:rsid w:val="00FE5B38"/>
    <w:rsid w:val="00FF08C8"/>
    <w:rsid w:val="00FF213E"/>
    <w:rsid w:val="00FF28AC"/>
    <w:rsid w:val="00FF440A"/>
    <w:rsid w:val="00FF47DA"/>
    <w:rsid w:val="00FF53F4"/>
    <w:rsid w:val="00FF57E2"/>
    <w:rsid w:val="00FF68C0"/>
    <w:rsid w:val="00FF78BD"/>
    <w:rsid w:val="0191B88A"/>
    <w:rsid w:val="033B623C"/>
    <w:rsid w:val="04DF8848"/>
    <w:rsid w:val="0532AA22"/>
    <w:rsid w:val="064DEB9A"/>
    <w:rsid w:val="067D460C"/>
    <w:rsid w:val="06BDEA4B"/>
    <w:rsid w:val="06E4C6A3"/>
    <w:rsid w:val="0786E373"/>
    <w:rsid w:val="07901A2B"/>
    <w:rsid w:val="08A2C5E0"/>
    <w:rsid w:val="08C806E2"/>
    <w:rsid w:val="0930E361"/>
    <w:rsid w:val="0B1B5254"/>
    <w:rsid w:val="0DED2B2D"/>
    <w:rsid w:val="0E2B5E7B"/>
    <w:rsid w:val="0E2C156F"/>
    <w:rsid w:val="0E78A37F"/>
    <w:rsid w:val="0EC0640B"/>
    <w:rsid w:val="0F2E029F"/>
    <w:rsid w:val="102EE9A4"/>
    <w:rsid w:val="10C93B1D"/>
    <w:rsid w:val="1102F0EE"/>
    <w:rsid w:val="115D4865"/>
    <w:rsid w:val="1163CCED"/>
    <w:rsid w:val="12B0847B"/>
    <w:rsid w:val="130A71EE"/>
    <w:rsid w:val="14173E5E"/>
    <w:rsid w:val="15A9E404"/>
    <w:rsid w:val="16089CC2"/>
    <w:rsid w:val="17C7D500"/>
    <w:rsid w:val="19E04A65"/>
    <w:rsid w:val="1A136CC9"/>
    <w:rsid w:val="1A32F87A"/>
    <w:rsid w:val="1AE89B41"/>
    <w:rsid w:val="1B3547CB"/>
    <w:rsid w:val="1B48EA65"/>
    <w:rsid w:val="1C488A4E"/>
    <w:rsid w:val="1C95B95D"/>
    <w:rsid w:val="1E449180"/>
    <w:rsid w:val="1E6083EF"/>
    <w:rsid w:val="1E66530B"/>
    <w:rsid w:val="21018B80"/>
    <w:rsid w:val="21B981B5"/>
    <w:rsid w:val="23AB73DF"/>
    <w:rsid w:val="23AFED45"/>
    <w:rsid w:val="23DA2046"/>
    <w:rsid w:val="23E4162F"/>
    <w:rsid w:val="23EF6F77"/>
    <w:rsid w:val="24EE5D99"/>
    <w:rsid w:val="255C239E"/>
    <w:rsid w:val="26B2C59E"/>
    <w:rsid w:val="26B58DB4"/>
    <w:rsid w:val="27100537"/>
    <w:rsid w:val="277146AB"/>
    <w:rsid w:val="2806D4E7"/>
    <w:rsid w:val="291EED25"/>
    <w:rsid w:val="2A03B33F"/>
    <w:rsid w:val="2AD776DB"/>
    <w:rsid w:val="2BC8B22D"/>
    <w:rsid w:val="2C503E21"/>
    <w:rsid w:val="2C559DA6"/>
    <w:rsid w:val="2CAB8A93"/>
    <w:rsid w:val="2D4FE27A"/>
    <w:rsid w:val="2D60588C"/>
    <w:rsid w:val="2E472DF5"/>
    <w:rsid w:val="2E8C9529"/>
    <w:rsid w:val="2EB2B5F4"/>
    <w:rsid w:val="2F881DDA"/>
    <w:rsid w:val="2F9768FF"/>
    <w:rsid w:val="300B42BE"/>
    <w:rsid w:val="30161921"/>
    <w:rsid w:val="30405887"/>
    <w:rsid w:val="31930DE6"/>
    <w:rsid w:val="31CE16DF"/>
    <w:rsid w:val="31F47D45"/>
    <w:rsid w:val="3201FC79"/>
    <w:rsid w:val="323E1E8D"/>
    <w:rsid w:val="3281904A"/>
    <w:rsid w:val="330DB3A0"/>
    <w:rsid w:val="3382E0B8"/>
    <w:rsid w:val="35D5A54B"/>
    <w:rsid w:val="36BCF19F"/>
    <w:rsid w:val="37E23A01"/>
    <w:rsid w:val="38ACA10A"/>
    <w:rsid w:val="39892747"/>
    <w:rsid w:val="39CB512A"/>
    <w:rsid w:val="39D4F24C"/>
    <w:rsid w:val="3D4F187D"/>
    <w:rsid w:val="3EE39BE9"/>
    <w:rsid w:val="3F243821"/>
    <w:rsid w:val="406C4B6E"/>
    <w:rsid w:val="40BC84DB"/>
    <w:rsid w:val="423043C8"/>
    <w:rsid w:val="42D68A02"/>
    <w:rsid w:val="430CD818"/>
    <w:rsid w:val="483B2715"/>
    <w:rsid w:val="485E6671"/>
    <w:rsid w:val="49710929"/>
    <w:rsid w:val="4B95D84F"/>
    <w:rsid w:val="4BD6A19A"/>
    <w:rsid w:val="4C035003"/>
    <w:rsid w:val="4D0CAF3B"/>
    <w:rsid w:val="4DA2C34C"/>
    <w:rsid w:val="4EF00129"/>
    <w:rsid w:val="4FAB64FB"/>
    <w:rsid w:val="5031B355"/>
    <w:rsid w:val="506BA332"/>
    <w:rsid w:val="51615C09"/>
    <w:rsid w:val="525DF9AF"/>
    <w:rsid w:val="528BCE96"/>
    <w:rsid w:val="52BA1053"/>
    <w:rsid w:val="52D8FA50"/>
    <w:rsid w:val="533E6B8A"/>
    <w:rsid w:val="54EC0D35"/>
    <w:rsid w:val="54F92720"/>
    <w:rsid w:val="550C1A2A"/>
    <w:rsid w:val="55FCA469"/>
    <w:rsid w:val="56161C7D"/>
    <w:rsid w:val="5759372F"/>
    <w:rsid w:val="57BE37BF"/>
    <w:rsid w:val="58450A7D"/>
    <w:rsid w:val="58973281"/>
    <w:rsid w:val="5B7FF2DD"/>
    <w:rsid w:val="5D9CF361"/>
    <w:rsid w:val="5E591B9E"/>
    <w:rsid w:val="5EB7BADA"/>
    <w:rsid w:val="5EF65F5D"/>
    <w:rsid w:val="5FD7245D"/>
    <w:rsid w:val="60229101"/>
    <w:rsid w:val="60AE08D5"/>
    <w:rsid w:val="61D43568"/>
    <w:rsid w:val="628AABEF"/>
    <w:rsid w:val="632BC678"/>
    <w:rsid w:val="6474BFA1"/>
    <w:rsid w:val="64ABD086"/>
    <w:rsid w:val="64DC0DC9"/>
    <w:rsid w:val="64DC6E42"/>
    <w:rsid w:val="651C87A5"/>
    <w:rsid w:val="6524AA56"/>
    <w:rsid w:val="6619818B"/>
    <w:rsid w:val="66D6F76F"/>
    <w:rsid w:val="68F10B50"/>
    <w:rsid w:val="6917E5D4"/>
    <w:rsid w:val="692FD48F"/>
    <w:rsid w:val="69C0C547"/>
    <w:rsid w:val="69FA96ED"/>
    <w:rsid w:val="6A6FA075"/>
    <w:rsid w:val="6B4AF0E9"/>
    <w:rsid w:val="6B74ABE1"/>
    <w:rsid w:val="6CC79ECE"/>
    <w:rsid w:val="6D0458FA"/>
    <w:rsid w:val="6D7CFB73"/>
    <w:rsid w:val="6DFF8073"/>
    <w:rsid w:val="6E8E6BC8"/>
    <w:rsid w:val="6EEE2DC5"/>
    <w:rsid w:val="6F32FD85"/>
    <w:rsid w:val="70344DC5"/>
    <w:rsid w:val="70FB5F2B"/>
    <w:rsid w:val="713D7DD1"/>
    <w:rsid w:val="714A8E2B"/>
    <w:rsid w:val="73A58A1C"/>
    <w:rsid w:val="76A3E304"/>
    <w:rsid w:val="76C1C2C0"/>
    <w:rsid w:val="772D932D"/>
    <w:rsid w:val="774125AB"/>
    <w:rsid w:val="7937FF6B"/>
    <w:rsid w:val="793A73C1"/>
    <w:rsid w:val="799EFC66"/>
    <w:rsid w:val="79C8E146"/>
    <w:rsid w:val="7A4D3332"/>
    <w:rsid w:val="7AAEC859"/>
    <w:rsid w:val="7B9EF0E1"/>
    <w:rsid w:val="7C3E54CA"/>
    <w:rsid w:val="7D9EEDBE"/>
    <w:rsid w:val="7E6B0DCD"/>
    <w:rsid w:val="7EA33B1A"/>
    <w:rsid w:val="7EE3DA8D"/>
    <w:rsid w:val="7F3E7F81"/>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A4B765"/>
  <w15:docId w15:val="{9C173EB2-9A7B-4C3C-B19C-25485850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77F91"/>
  </w:style>
  <w:style w:type="paragraph" w:styleId="Kop1">
    <w:name w:val="heading 1"/>
    <w:basedOn w:val="Standaard"/>
    <w:next w:val="Standaard"/>
    <w:link w:val="Kop1Char"/>
    <w:uiPriority w:val="9"/>
    <w:qFormat/>
    <w:rsid w:val="00DE77B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Kop2">
    <w:name w:val="heading 2"/>
    <w:basedOn w:val="Standaard"/>
    <w:next w:val="Standaard"/>
    <w:link w:val="Kop2Char"/>
    <w:uiPriority w:val="9"/>
    <w:semiHidden/>
    <w:unhideWhenUsed/>
    <w:qFormat/>
    <w:rsid w:val="009F267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uiPriority w:val="9"/>
    <w:semiHidden/>
    <w:unhideWhenUsed/>
    <w:qFormat/>
    <w:rsid w:val="00235161"/>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Kop4">
    <w:name w:val="heading 4"/>
    <w:basedOn w:val="Standaard"/>
    <w:next w:val="Standaard"/>
    <w:link w:val="Kop4Char"/>
    <w:uiPriority w:val="9"/>
    <w:semiHidden/>
    <w:unhideWhenUsed/>
    <w:qFormat/>
    <w:rsid w:val="0067342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uiPriority w:val="99"/>
    <w:rsid w:val="00B3435C"/>
    <w:rPr>
      <w:color w:val="0000FF"/>
      <w:u w:val="single"/>
    </w:rPr>
  </w:style>
  <w:style w:type="paragraph" w:customStyle="1" w:styleId="grotetitel">
    <w:name w:val="grote titel"/>
    <w:basedOn w:val="Standaard"/>
    <w:link w:val="grotetitelChar"/>
    <w:qFormat/>
    <w:rsid w:val="00EB5055"/>
    <w:pPr>
      <w:shd w:val="clear" w:color="auto" w:fill="00B050"/>
      <w:spacing w:before="240" w:after="240" w:line="480" w:lineRule="auto"/>
      <w:outlineLvl w:val="1"/>
    </w:pPr>
    <w:rPr>
      <w:rFonts w:ascii="Arial" w:hAnsi="Arial" w:cs="Arial"/>
      <w:b/>
      <w:color w:val="FFFFFF" w:themeColor="background1"/>
      <w:lang w:val="nl-NL"/>
    </w:rPr>
  </w:style>
  <w:style w:type="paragraph" w:customStyle="1" w:styleId="kleinetitel">
    <w:name w:val="kleine titel"/>
    <w:basedOn w:val="Standaard"/>
    <w:link w:val="kleinetitelChar"/>
    <w:qFormat/>
    <w:rsid w:val="00EB5055"/>
    <w:pPr>
      <w:outlineLvl w:val="2"/>
    </w:pPr>
    <w:rPr>
      <w:rFonts w:ascii="Arial" w:hAnsi="Arial" w:cs="Arial"/>
      <w:b/>
      <w:color w:val="3A4891"/>
    </w:rPr>
  </w:style>
  <w:style w:type="character" w:customStyle="1" w:styleId="grotetitelChar">
    <w:name w:val="grote titel Char"/>
    <w:basedOn w:val="Standaardalinea-lettertype"/>
    <w:link w:val="grotetitel"/>
    <w:rsid w:val="00EB5055"/>
    <w:rPr>
      <w:rFonts w:ascii="Arial" w:hAnsi="Arial" w:cs="Arial"/>
      <w:b/>
      <w:color w:val="FFFFFF" w:themeColor="background1"/>
      <w:shd w:val="clear" w:color="auto" w:fill="00B050"/>
      <w:lang w:val="nl-NL"/>
    </w:rPr>
  </w:style>
  <w:style w:type="character" w:customStyle="1" w:styleId="kleinetitelChar">
    <w:name w:val="kleine titel Char"/>
    <w:basedOn w:val="Standaardalinea-lettertype"/>
    <w:link w:val="kleinetitel"/>
    <w:rsid w:val="00EB5055"/>
    <w:rPr>
      <w:rFonts w:ascii="Arial" w:hAnsi="Arial" w:cs="Arial"/>
      <w:b/>
      <w:color w:val="3A4891"/>
    </w:rPr>
  </w:style>
  <w:style w:type="paragraph" w:styleId="Koptekst">
    <w:name w:val="header"/>
    <w:basedOn w:val="Standaard"/>
    <w:link w:val="KoptekstChar"/>
    <w:uiPriority w:val="99"/>
    <w:unhideWhenUsed/>
    <w:rsid w:val="00B3435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3435C"/>
  </w:style>
  <w:style w:type="paragraph" w:styleId="Voettekst">
    <w:name w:val="footer"/>
    <w:basedOn w:val="Standaard"/>
    <w:link w:val="VoettekstChar"/>
    <w:uiPriority w:val="99"/>
    <w:unhideWhenUsed/>
    <w:rsid w:val="00B3435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3435C"/>
  </w:style>
  <w:style w:type="paragraph" w:styleId="Lijstalinea">
    <w:name w:val="List Paragraph"/>
    <w:aliases w:val="Bulleted Lijst"/>
    <w:basedOn w:val="Standaard"/>
    <w:link w:val="LijstalineaChar"/>
    <w:uiPriority w:val="34"/>
    <w:qFormat/>
    <w:rsid w:val="001F4AF2"/>
    <w:pPr>
      <w:ind w:left="720"/>
      <w:contextualSpacing/>
    </w:pPr>
  </w:style>
  <w:style w:type="table" w:styleId="Tabelraster">
    <w:name w:val="Table Grid"/>
    <w:basedOn w:val="Standaardtabel"/>
    <w:uiPriority w:val="59"/>
    <w:rsid w:val="00A83F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unhideWhenUsed/>
    <w:rsid w:val="0081088B"/>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1088B"/>
    <w:rPr>
      <w:rFonts w:ascii="Tahoma" w:hAnsi="Tahoma" w:cs="Tahoma"/>
      <w:sz w:val="16"/>
      <w:szCs w:val="16"/>
    </w:rPr>
  </w:style>
  <w:style w:type="character" w:customStyle="1" w:styleId="Kop3Char">
    <w:name w:val="Kop 3 Char"/>
    <w:basedOn w:val="Standaardalinea-lettertype"/>
    <w:link w:val="Kop3"/>
    <w:uiPriority w:val="9"/>
    <w:semiHidden/>
    <w:rsid w:val="00235161"/>
    <w:rPr>
      <w:rFonts w:asciiTheme="majorHAnsi" w:eastAsiaTheme="majorEastAsia" w:hAnsiTheme="majorHAnsi" w:cstheme="majorBidi"/>
      <w:color w:val="243F60" w:themeColor="accent1" w:themeShade="7F"/>
      <w:sz w:val="24"/>
      <w:szCs w:val="24"/>
    </w:rPr>
  </w:style>
  <w:style w:type="character" w:styleId="Onopgelostemelding">
    <w:name w:val="Unresolved Mention"/>
    <w:basedOn w:val="Standaardalinea-lettertype"/>
    <w:uiPriority w:val="99"/>
    <w:semiHidden/>
    <w:unhideWhenUsed/>
    <w:rsid w:val="00AA25BC"/>
    <w:rPr>
      <w:color w:val="605E5C"/>
      <w:shd w:val="clear" w:color="auto" w:fill="E1DFDD"/>
    </w:rPr>
  </w:style>
  <w:style w:type="paragraph" w:styleId="Geenafstand">
    <w:name w:val="No Spacing"/>
    <w:uiPriority w:val="1"/>
    <w:qFormat/>
    <w:rsid w:val="005632E9"/>
    <w:pPr>
      <w:spacing w:after="0" w:line="240" w:lineRule="auto"/>
    </w:pPr>
    <w:rPr>
      <w:rFonts w:ascii="Calibri" w:eastAsiaTheme="minorEastAsia" w:hAnsi="Calibri"/>
      <w:sz w:val="20"/>
      <w:szCs w:val="24"/>
      <w:lang w:val="nl-NL" w:eastAsia="nl-NL"/>
    </w:rPr>
  </w:style>
  <w:style w:type="character" w:styleId="Verwijzingopmerking">
    <w:name w:val="annotation reference"/>
    <w:basedOn w:val="Standaardalinea-lettertype"/>
    <w:uiPriority w:val="99"/>
    <w:semiHidden/>
    <w:unhideWhenUsed/>
    <w:rsid w:val="00A52172"/>
    <w:rPr>
      <w:sz w:val="16"/>
      <w:szCs w:val="16"/>
    </w:rPr>
  </w:style>
  <w:style w:type="paragraph" w:styleId="Tekstopmerking">
    <w:name w:val="annotation text"/>
    <w:basedOn w:val="Standaard"/>
    <w:link w:val="TekstopmerkingChar"/>
    <w:uiPriority w:val="99"/>
    <w:unhideWhenUsed/>
    <w:rsid w:val="00A52172"/>
    <w:pPr>
      <w:spacing w:line="240" w:lineRule="auto"/>
    </w:pPr>
    <w:rPr>
      <w:sz w:val="20"/>
      <w:szCs w:val="20"/>
    </w:rPr>
  </w:style>
  <w:style w:type="character" w:customStyle="1" w:styleId="TekstopmerkingChar">
    <w:name w:val="Tekst opmerking Char"/>
    <w:basedOn w:val="Standaardalinea-lettertype"/>
    <w:link w:val="Tekstopmerking"/>
    <w:uiPriority w:val="99"/>
    <w:rsid w:val="00A52172"/>
    <w:rPr>
      <w:sz w:val="20"/>
      <w:szCs w:val="20"/>
    </w:rPr>
  </w:style>
  <w:style w:type="paragraph" w:styleId="Onderwerpvanopmerking">
    <w:name w:val="annotation subject"/>
    <w:basedOn w:val="Tekstopmerking"/>
    <w:next w:val="Tekstopmerking"/>
    <w:link w:val="OnderwerpvanopmerkingChar"/>
    <w:uiPriority w:val="99"/>
    <w:semiHidden/>
    <w:unhideWhenUsed/>
    <w:rsid w:val="00A52172"/>
    <w:rPr>
      <w:b/>
      <w:bCs/>
    </w:rPr>
  </w:style>
  <w:style w:type="character" w:customStyle="1" w:styleId="OnderwerpvanopmerkingChar">
    <w:name w:val="Onderwerp van opmerking Char"/>
    <w:basedOn w:val="TekstopmerkingChar"/>
    <w:link w:val="Onderwerpvanopmerking"/>
    <w:uiPriority w:val="99"/>
    <w:semiHidden/>
    <w:rsid w:val="00A52172"/>
    <w:rPr>
      <w:b/>
      <w:bCs/>
      <w:sz w:val="20"/>
      <w:szCs w:val="20"/>
    </w:rPr>
  </w:style>
  <w:style w:type="paragraph" w:styleId="Revisie">
    <w:name w:val="Revision"/>
    <w:hidden/>
    <w:uiPriority w:val="99"/>
    <w:semiHidden/>
    <w:rsid w:val="00D03D20"/>
    <w:pPr>
      <w:spacing w:after="0" w:line="240" w:lineRule="auto"/>
    </w:pPr>
  </w:style>
  <w:style w:type="character" w:customStyle="1" w:styleId="LijstalineaChar">
    <w:name w:val="Lijstalinea Char"/>
    <w:aliases w:val="Bulleted Lijst Char"/>
    <w:basedOn w:val="Standaardalinea-lettertype"/>
    <w:link w:val="Lijstalinea"/>
    <w:uiPriority w:val="34"/>
    <w:locked/>
    <w:rsid w:val="00CB68B9"/>
  </w:style>
  <w:style w:type="character" w:customStyle="1" w:styleId="Kop2Char">
    <w:name w:val="Kop 2 Char"/>
    <w:basedOn w:val="Standaardalinea-lettertype"/>
    <w:link w:val="Kop2"/>
    <w:uiPriority w:val="9"/>
    <w:semiHidden/>
    <w:rsid w:val="009F267A"/>
    <w:rPr>
      <w:rFonts w:asciiTheme="majorHAnsi" w:eastAsiaTheme="majorEastAsia" w:hAnsiTheme="majorHAnsi" w:cstheme="majorBidi"/>
      <w:color w:val="365F91" w:themeColor="accent1" w:themeShade="BF"/>
      <w:sz w:val="26"/>
      <w:szCs w:val="26"/>
    </w:rPr>
  </w:style>
  <w:style w:type="character" w:customStyle="1" w:styleId="Kop4Char">
    <w:name w:val="Kop 4 Char"/>
    <w:basedOn w:val="Standaardalinea-lettertype"/>
    <w:link w:val="Kop4"/>
    <w:uiPriority w:val="9"/>
    <w:semiHidden/>
    <w:rsid w:val="00673428"/>
    <w:rPr>
      <w:rFonts w:asciiTheme="majorHAnsi" w:eastAsiaTheme="majorEastAsia" w:hAnsiTheme="majorHAnsi" w:cstheme="majorBidi"/>
      <w:i/>
      <w:iCs/>
      <w:color w:val="365F91" w:themeColor="accent1" w:themeShade="BF"/>
    </w:rPr>
  </w:style>
  <w:style w:type="paragraph" w:styleId="Normaalweb">
    <w:name w:val="Normal (Web)"/>
    <w:basedOn w:val="Standaard"/>
    <w:uiPriority w:val="99"/>
    <w:semiHidden/>
    <w:unhideWhenUsed/>
    <w:rsid w:val="00AB1D87"/>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styleId="Zwaar">
    <w:name w:val="Strong"/>
    <w:basedOn w:val="Standaardalinea-lettertype"/>
    <w:uiPriority w:val="22"/>
    <w:qFormat/>
    <w:rsid w:val="00AB1D87"/>
    <w:rPr>
      <w:b/>
      <w:bCs/>
    </w:rPr>
  </w:style>
  <w:style w:type="character" w:customStyle="1" w:styleId="Kop1Char">
    <w:name w:val="Kop 1 Char"/>
    <w:basedOn w:val="Standaardalinea-lettertype"/>
    <w:link w:val="Kop1"/>
    <w:uiPriority w:val="9"/>
    <w:rsid w:val="00DE77B9"/>
    <w:rPr>
      <w:rFonts w:asciiTheme="majorHAnsi" w:eastAsiaTheme="majorEastAsia" w:hAnsiTheme="majorHAnsi" w:cstheme="majorBidi"/>
      <w:color w:val="365F91" w:themeColor="accent1" w:themeShade="BF"/>
      <w:sz w:val="32"/>
      <w:szCs w:val="32"/>
    </w:rPr>
  </w:style>
  <w:style w:type="paragraph" w:customStyle="1" w:styleId="groeneVLAIOhoofdstuk">
    <w:name w:val="groene VLAIO hoofdstuk"/>
    <w:basedOn w:val="Kop1"/>
    <w:link w:val="groeneVLAIOhoofdstukChar"/>
    <w:autoRedefine/>
    <w:qFormat/>
    <w:rsid w:val="00EB5055"/>
  </w:style>
  <w:style w:type="character" w:customStyle="1" w:styleId="groeneVLAIOhoofdstukChar">
    <w:name w:val="groene VLAIO hoofdstuk Char"/>
    <w:basedOn w:val="grotetitelChar"/>
    <w:link w:val="groeneVLAIOhoofdstuk"/>
    <w:rsid w:val="00EB5055"/>
    <w:rPr>
      <w:rFonts w:asciiTheme="majorHAnsi" w:eastAsiaTheme="majorEastAsia" w:hAnsiTheme="majorHAnsi" w:cstheme="majorBidi"/>
      <w:b w:val="0"/>
      <w:color w:val="365F91" w:themeColor="accent1" w:themeShade="BF"/>
      <w:sz w:val="32"/>
      <w:szCs w:val="32"/>
      <w:shd w:val="clear" w:color="auto" w:fill="00B050"/>
      <w:lang w:val="nl-NL"/>
    </w:rPr>
  </w:style>
  <w:style w:type="paragraph" w:styleId="Bijschrift">
    <w:name w:val="caption"/>
    <w:basedOn w:val="Standaard"/>
    <w:next w:val="Standaard"/>
    <w:uiPriority w:val="35"/>
    <w:unhideWhenUsed/>
    <w:qFormat/>
    <w:rsid w:val="00177C24"/>
    <w:pPr>
      <w:spacing w:line="240" w:lineRule="auto"/>
    </w:pPr>
    <w:rPr>
      <w:i/>
      <w:iCs/>
      <w:color w:val="1F497D" w:themeColor="text2"/>
      <w:sz w:val="18"/>
      <w:szCs w:val="18"/>
    </w:rPr>
  </w:style>
  <w:style w:type="character" w:styleId="GevolgdeHyperlink">
    <w:name w:val="FollowedHyperlink"/>
    <w:basedOn w:val="Standaardalinea-lettertype"/>
    <w:uiPriority w:val="99"/>
    <w:semiHidden/>
    <w:unhideWhenUsed/>
    <w:rsid w:val="00ED34FC"/>
    <w:rPr>
      <w:color w:val="800080" w:themeColor="followedHyperlink"/>
      <w:u w:val="single"/>
    </w:rPr>
  </w:style>
  <w:style w:type="character" w:styleId="Vermelding">
    <w:name w:val="Mention"/>
    <w:basedOn w:val="Standaardalinea-lettertype"/>
    <w:uiPriority w:val="99"/>
    <w:unhideWhenUsed/>
    <w:rsid w:val="006236DC"/>
    <w:rPr>
      <w:color w:val="2B579A"/>
      <w:shd w:val="clear" w:color="auto" w:fill="E1DFDD"/>
    </w:rPr>
  </w:style>
  <w:style w:type="paragraph" w:styleId="Voetnoottekst">
    <w:name w:val="footnote text"/>
    <w:basedOn w:val="Standaard"/>
    <w:link w:val="VoetnoottekstChar"/>
    <w:uiPriority w:val="99"/>
    <w:semiHidden/>
    <w:unhideWhenUsed/>
    <w:rsid w:val="003562F8"/>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3562F8"/>
    <w:rPr>
      <w:sz w:val="20"/>
      <w:szCs w:val="20"/>
    </w:rPr>
  </w:style>
  <w:style w:type="character" w:styleId="Voetnootmarkering">
    <w:name w:val="footnote reference"/>
    <w:basedOn w:val="Standaardalinea-lettertype"/>
    <w:uiPriority w:val="99"/>
    <w:semiHidden/>
    <w:unhideWhenUsed/>
    <w:rsid w:val="003562F8"/>
    <w:rPr>
      <w:vertAlign w:val="superscript"/>
    </w:rPr>
  </w:style>
  <w:style w:type="paragraph" w:customStyle="1" w:styleId="msonormal0">
    <w:name w:val="msonormal"/>
    <w:basedOn w:val="Standaard"/>
    <w:rsid w:val="009B52B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customStyle="1" w:styleId="paragraph">
    <w:name w:val="paragraph"/>
    <w:basedOn w:val="Standaard"/>
    <w:rsid w:val="009B52B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wacimagecontainer">
    <w:name w:val="wacimagecontainer"/>
    <w:basedOn w:val="Standaardalinea-lettertype"/>
    <w:rsid w:val="009B52B1"/>
  </w:style>
  <w:style w:type="character" w:customStyle="1" w:styleId="textrun">
    <w:name w:val="textrun"/>
    <w:basedOn w:val="Standaardalinea-lettertype"/>
    <w:rsid w:val="009B52B1"/>
  </w:style>
  <w:style w:type="character" w:customStyle="1" w:styleId="normaltextrun">
    <w:name w:val="normaltextrun"/>
    <w:basedOn w:val="Standaardalinea-lettertype"/>
    <w:rsid w:val="009B52B1"/>
  </w:style>
  <w:style w:type="character" w:customStyle="1" w:styleId="eop">
    <w:name w:val="eop"/>
    <w:basedOn w:val="Standaardalinea-lettertype"/>
    <w:rsid w:val="009B52B1"/>
  </w:style>
  <w:style w:type="paragraph" w:customStyle="1" w:styleId="outlineelement">
    <w:name w:val="outlineelement"/>
    <w:basedOn w:val="Standaard"/>
    <w:rsid w:val="009B52B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ontentcontrolboundarysink">
    <w:name w:val="contentcontrolboundarysink"/>
    <w:basedOn w:val="Standaardalinea-lettertype"/>
    <w:rsid w:val="009B52B1"/>
  </w:style>
  <w:style w:type="character" w:customStyle="1" w:styleId="contentcontrol">
    <w:name w:val="contentcontrol"/>
    <w:basedOn w:val="Standaardalinea-lettertype"/>
    <w:rsid w:val="009B52B1"/>
  </w:style>
  <w:style w:type="character" w:customStyle="1" w:styleId="trackedchange">
    <w:name w:val="trackedchange"/>
    <w:basedOn w:val="Standaardalinea-lettertype"/>
    <w:rsid w:val="009B52B1"/>
  </w:style>
  <w:style w:type="character" w:customStyle="1" w:styleId="pagebreakblob">
    <w:name w:val="pagebreakblob"/>
    <w:basedOn w:val="Standaardalinea-lettertype"/>
    <w:rsid w:val="009B52B1"/>
  </w:style>
  <w:style w:type="character" w:customStyle="1" w:styleId="pagebreaktextspan">
    <w:name w:val="pagebreaktextspan"/>
    <w:basedOn w:val="Standaardalinea-lettertype"/>
    <w:rsid w:val="009B52B1"/>
  </w:style>
  <w:style w:type="character" w:customStyle="1" w:styleId="pagebreakborderspan">
    <w:name w:val="pagebreakborderspan"/>
    <w:basedOn w:val="Standaardalinea-lettertype"/>
    <w:rsid w:val="009B52B1"/>
  </w:style>
  <w:style w:type="character" w:customStyle="1" w:styleId="superscript">
    <w:name w:val="superscript"/>
    <w:basedOn w:val="Standaardalinea-lettertype"/>
    <w:rsid w:val="009B52B1"/>
  </w:style>
  <w:style w:type="character" w:customStyle="1" w:styleId="linebreakblob">
    <w:name w:val="linebreakblob"/>
    <w:basedOn w:val="Standaardalinea-lettertype"/>
    <w:rsid w:val="009B52B1"/>
  </w:style>
  <w:style w:type="character" w:customStyle="1" w:styleId="scxw200871007">
    <w:name w:val="scxw200871007"/>
    <w:basedOn w:val="Standaardalinea-lettertype"/>
    <w:rsid w:val="009B52B1"/>
  </w:style>
  <w:style w:type="character" w:customStyle="1" w:styleId="tabrun">
    <w:name w:val="tabrun"/>
    <w:basedOn w:val="Standaardalinea-lettertype"/>
    <w:rsid w:val="009B52B1"/>
  </w:style>
  <w:style w:type="character" w:customStyle="1" w:styleId="tabchar">
    <w:name w:val="tabchar"/>
    <w:basedOn w:val="Standaardalinea-lettertype"/>
    <w:rsid w:val="009B52B1"/>
  </w:style>
  <w:style w:type="character" w:styleId="Nadruk">
    <w:name w:val="Emphasis"/>
    <w:basedOn w:val="Standaardalinea-lettertype"/>
    <w:uiPriority w:val="20"/>
    <w:qFormat/>
    <w:rsid w:val="00171B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0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igipolis.sharepoint.com/teams/SW-PR-Werftoezicht-TeamNuts_Onderhoud/_layouts/15/Doc.aspx?sourcedoc=%7BB20658E0-F274-4C2F-97F6-3A0D15FD6F01%7D&amp;file=city_of_things_2025_formulier_DEF_vooraanmelding%20_Nutsvoorzieningen_%20Full%20verion%20met%20challenges.docx&amp;action=default&amp;mobileredirect=true" TargetMode="External"/><Relationship Id="rId26" Type="http://schemas.openxmlformats.org/officeDocument/2006/relationships/hyperlink" Target="https://www.gva.be/regio/antwerpen/regio-antwerpen/antwerpen/748-inbreuken-in-drie-weken-nieuw-team-dat-nutsbedrijven-controleert-in-antwerpen-stelt-vast-hoe-slecht-werken-worden-uitgevoerd/36805336.html" TargetMode="External"/><Relationship Id="rId39" Type="http://schemas.openxmlformats.org/officeDocument/2006/relationships/hyperlink" Target="https://www.esri.nl/nl-nl/producten/arcgis-field-maps/overview" TargetMode="External"/><Relationship Id="rId21" Type="http://schemas.openxmlformats.org/officeDocument/2006/relationships/hyperlink" Target="https://digipolis.sharepoint.com/teams/SW-PR-Werftoezicht-TeamNuts_Onderhoud/_layouts/15/Doc.aspx?sourcedoc=%7BB20658E0-F274-4C2F-97F6-3A0D15FD6F01%7D&amp;file=city_of_things_2025_formulier_DEF_vooraanmelding%20_Nutsvoorzieningen_%20Full%20verion%20met%20challenges.docx&amp;action=default&amp;mobileredirect=true" TargetMode="External"/><Relationship Id="rId34" Type="http://schemas.openxmlformats.org/officeDocument/2006/relationships/image" Target="media/image7.png"/><Relationship Id="rId42" Type="http://schemas.openxmlformats.org/officeDocument/2006/relationships/image" Target="media/image13.png"/><Relationship Id="rId47" Type="http://schemas.openxmlformats.org/officeDocument/2006/relationships/hyperlink" Target="https://www.digipolis.be/"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image" Target="media/image2.png"/><Relationship Id="rId11" Type="http://schemas.openxmlformats.org/officeDocument/2006/relationships/hyperlink" Target="mailto:michel.gerits@antwerpen.be" TargetMode="External"/><Relationship Id="rId24" Type="http://schemas.openxmlformats.org/officeDocument/2006/relationships/hyperlink" Target="../../CoT%20Subsidie%20Digitale%20Nuts/Volgens%20handleiding%20CoT"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1.png"/><Relationship Id="rId45" Type="http://schemas.openxmlformats.org/officeDocument/2006/relationships/hyperlink" Target="https://www.vvsg.be/kalender" TargetMode="External"/><Relationship Id="rId53" Type="http://schemas.microsoft.com/office/2011/relationships/people" Target="peop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digipolis.sharepoint.com/teams/SW-PR-Werftoezicht-TeamNuts_Onderhoud/_layouts/15/Doc.aspx?sourcedoc=%7BB20658E0-F274-4C2F-97F6-3A0D15FD6F01%7D&amp;file=city_of_things_2025_formulier_DEF_vooraanmelding%20_Nutsvoorzieningen_%20Full%20verion%20met%20challenges.docx&amp;action=default&amp;mobileredirect=true" TargetMode="External"/><Relationship Id="rId31" Type="http://schemas.openxmlformats.org/officeDocument/2006/relationships/image" Target="media/image4.png"/><Relationship Id="rId44" Type="http://schemas.openxmlformats.org/officeDocument/2006/relationships/hyperlink" Target="https://www.publicprocurement.be/"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mailto:Michel.gerits@antwerpen.be" TargetMode="External"/><Relationship Id="rId27" Type="http://schemas.openxmlformats.org/officeDocument/2006/relationships/hyperlink" Target="https://app.nieuwsblad.be/cnt/dmf20250523_96646680" TargetMode="External"/><Relationship Id="rId30" Type="http://schemas.openxmlformats.org/officeDocument/2006/relationships/image" Target="media/image3.svg"/><Relationship Id="rId35" Type="http://schemas.openxmlformats.org/officeDocument/2006/relationships/image" Target="media/image8.png"/><Relationship Id="rId43" Type="http://schemas.openxmlformats.org/officeDocument/2006/relationships/hyperlink" Target="https://www.vvsg.be/kennisitem" TargetMode="External"/><Relationship Id="rId48" Type="http://schemas.openxmlformats.org/officeDocument/2006/relationships/hyperlink" Target="https://www.antwerpen.be/" TargetMode="External"/><Relationship Id="rId8" Type="http://schemas.openxmlformats.org/officeDocument/2006/relationships/webSettings" Target="webSettings.xml"/><Relationship Id="rId51"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hyperlink" Target="mailto:annik.schouteden@antwerpen.be" TargetMode="External"/><Relationship Id="rId17" Type="http://schemas.microsoft.com/office/2018/08/relationships/commentsExtensible" Target="commentsExtensible.xml"/><Relationship Id="rId25" Type="http://schemas.openxmlformats.org/officeDocument/2006/relationships/hyperlink" Target="https://www.hln.be/wingene/vlaams-par-le-ments-lid-brecht-war-nez-cd-v-wil-stren-ge-re-aan-pak-voor-rommelige-nutswerken~a6908933/)" TargetMode="External"/><Relationship Id="rId33" Type="http://schemas.openxmlformats.org/officeDocument/2006/relationships/image" Target="media/image6.png"/><Relationship Id="rId38" Type="http://schemas.openxmlformats.org/officeDocument/2006/relationships/hyperlink" Target="https://m3.material.io/" TargetMode="External"/><Relationship Id="rId46" Type="http://schemas.openxmlformats.org/officeDocument/2006/relationships/hyperlink" Target="https://www.vlaio.be/nl/projecten/city-of-things" TargetMode="External"/><Relationship Id="rId20" Type="http://schemas.openxmlformats.org/officeDocument/2006/relationships/hyperlink" Target="https://digipolis.sharepoint.com/teams/SW-PR-Werftoezicht-TeamNuts_Onderhoud/_layouts/15/Doc.aspx?sourcedoc=%7BB20658E0-F274-4C2F-97F6-3A0D15FD6F01%7D&amp;file=city_of_things_2025_formulier_DEF_vooraanmelding%20_Nutsvoorzieningen_%20Full%20verion%20met%20challenges.docx&amp;action=default&amp;mobileredirect=true" TargetMode="External"/><Relationship Id="rId41" Type="http://schemas.openxmlformats.org/officeDocument/2006/relationships/image" Target="media/image12.sv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yperlink" Target="../../CoT%20Subsidie%20Digitale%20Nuts/Volgens%20handleiding%20CoT" TargetMode="External"/><Relationship Id="rId28" Type="http://schemas.openxmlformats.org/officeDocument/2006/relationships/hyperlink" Target="https://pers.antwerpen.be/stad-keurt-plan-goed-om-hinder-door-nutswerken-aan-te-pakken" TargetMode="External"/><Relationship Id="rId36" Type="http://schemas.openxmlformats.org/officeDocument/2006/relationships/image" Target="media/image9.pn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hyperlink" Target="http://www.vlaio.b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0D6086CB7E154FB89DB43509186267" ma:contentTypeVersion="15" ma:contentTypeDescription="Een nieuw document maken." ma:contentTypeScope="" ma:versionID="48fee1f5eb0b9dde91d822534521835e">
  <xsd:schema xmlns:xsd="http://www.w3.org/2001/XMLSchema" xmlns:xs="http://www.w3.org/2001/XMLSchema" xmlns:p="http://schemas.microsoft.com/office/2006/metadata/properties" xmlns:ns2="dd27f848-06c9-4b48-9078-dd2be8c6686c" xmlns:ns3="390ed11a-4aed-44a2-95f0-8eb196c0fbf8" targetNamespace="http://schemas.microsoft.com/office/2006/metadata/properties" ma:root="true" ma:fieldsID="bb5b9e008289bb7e943bdd673f576b40" ns2:_="" ns3:_="">
    <xsd:import namespace="dd27f848-06c9-4b48-9078-dd2be8c6686c"/>
    <xsd:import namespace="390ed11a-4aed-44a2-95f0-8eb196c0fb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MediaServiceObjectDetectorVersions" minOccurs="0"/>
                <xsd:element ref="ns3:MediaServiceSearchProperties" minOccurs="0"/>
                <xsd:element ref="ns3:DieterVanMeens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27f848-06c9-4b48-9078-dd2be8c6686c"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0ed11a-4aed-44a2-95f0-8eb196c0fbf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fbf98b99-9d14-4bb7-a80a-a68d0d5b2d35"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DieterVanMeensel" ma:index="22" nillable="true" ma:displayName="Dieter Van Meensel" ma:description="afmeting 3.65x2.85= 10.40m²" ma:format="Dropdown" ma:internalName="DieterVanMeense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0ed11a-4aed-44a2-95f0-8eb196c0fbf8">
      <Terms xmlns="http://schemas.microsoft.com/office/infopath/2007/PartnerControls"/>
    </lcf76f155ced4ddcb4097134ff3c332f>
    <DieterVanMeensel xmlns="390ed11a-4aed-44a2-95f0-8eb196c0fb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6532D-D010-4B6C-BA3F-2B1F2A2DB2AE}"/>
</file>

<file path=customXml/itemProps2.xml><?xml version="1.0" encoding="utf-8"?>
<ds:datastoreItem xmlns:ds="http://schemas.openxmlformats.org/officeDocument/2006/customXml" ds:itemID="{81EDFA97-B675-462E-B0B9-EA4E54441F2B}">
  <ds:schemaRefs>
    <ds:schemaRef ds:uri="http://schemas.microsoft.com/office/2006/metadata/properties"/>
    <ds:schemaRef ds:uri="http://schemas.microsoft.com/office/infopath/2007/PartnerControls"/>
    <ds:schemaRef ds:uri="390ed11a-4aed-44a2-95f0-8eb196c0fbf8"/>
  </ds:schemaRefs>
</ds:datastoreItem>
</file>

<file path=customXml/itemProps3.xml><?xml version="1.0" encoding="utf-8"?>
<ds:datastoreItem xmlns:ds="http://schemas.openxmlformats.org/officeDocument/2006/customXml" ds:itemID="{25D898FA-DC71-4816-ABDE-D838A88C8127}">
  <ds:schemaRefs>
    <ds:schemaRef ds:uri="http://schemas.microsoft.com/sharepoint/v3/contenttype/forms"/>
  </ds:schemaRefs>
</ds:datastoreItem>
</file>

<file path=customXml/itemProps4.xml><?xml version="1.0" encoding="utf-8"?>
<ds:datastoreItem xmlns:ds="http://schemas.openxmlformats.org/officeDocument/2006/customXml" ds:itemID="{56D7DA09-DB9B-4C92-A328-B29C986C0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65</Pages>
  <Words>23229</Words>
  <Characters>127765</Characters>
  <Application>Microsoft Office Word</Application>
  <DocSecurity>0</DocSecurity>
  <Lines>1064</Lines>
  <Paragraphs>301</Paragraphs>
  <ScaleCrop>false</ScaleCrop>
  <HeadingPairs>
    <vt:vector size="2" baseType="variant">
      <vt:variant>
        <vt:lpstr>Titel</vt:lpstr>
      </vt:variant>
      <vt:variant>
        <vt:i4>1</vt:i4>
      </vt:variant>
    </vt:vector>
  </HeadingPairs>
  <TitlesOfParts>
    <vt:vector size="1" baseType="lpstr">
      <vt:lpstr/>
    </vt:vector>
  </TitlesOfParts>
  <Company>Vlaamse Overheid</Company>
  <LinksUpToDate>false</LinksUpToDate>
  <CharactersWithSpaces>150693</CharactersWithSpaces>
  <SharedDoc>false</SharedDoc>
  <HLinks>
    <vt:vector size="132" baseType="variant">
      <vt:variant>
        <vt:i4>852044</vt:i4>
      </vt:variant>
      <vt:variant>
        <vt:i4>48</vt:i4>
      </vt:variant>
      <vt:variant>
        <vt:i4>0</vt:i4>
      </vt:variant>
      <vt:variant>
        <vt:i4>5</vt:i4>
      </vt:variant>
      <vt:variant>
        <vt:lpwstr>https://www.antwerpen.be/</vt:lpwstr>
      </vt:variant>
      <vt:variant>
        <vt:lpwstr/>
      </vt:variant>
      <vt:variant>
        <vt:i4>327758</vt:i4>
      </vt:variant>
      <vt:variant>
        <vt:i4>45</vt:i4>
      </vt:variant>
      <vt:variant>
        <vt:i4>0</vt:i4>
      </vt:variant>
      <vt:variant>
        <vt:i4>5</vt:i4>
      </vt:variant>
      <vt:variant>
        <vt:lpwstr>https://www.digipolis.be/</vt:lpwstr>
      </vt:variant>
      <vt:variant>
        <vt:lpwstr/>
      </vt:variant>
      <vt:variant>
        <vt:i4>5308511</vt:i4>
      </vt:variant>
      <vt:variant>
        <vt:i4>42</vt:i4>
      </vt:variant>
      <vt:variant>
        <vt:i4>0</vt:i4>
      </vt:variant>
      <vt:variant>
        <vt:i4>5</vt:i4>
      </vt:variant>
      <vt:variant>
        <vt:lpwstr>https://www.vlaio.be/nl/projecten/city-of-things</vt:lpwstr>
      </vt:variant>
      <vt:variant>
        <vt:lpwstr/>
      </vt:variant>
      <vt:variant>
        <vt:i4>393218</vt:i4>
      </vt:variant>
      <vt:variant>
        <vt:i4>39</vt:i4>
      </vt:variant>
      <vt:variant>
        <vt:i4>0</vt:i4>
      </vt:variant>
      <vt:variant>
        <vt:i4>5</vt:i4>
      </vt:variant>
      <vt:variant>
        <vt:lpwstr>https://www.vvsg.be/kalender</vt:lpwstr>
      </vt:variant>
      <vt:variant>
        <vt:lpwstr/>
      </vt:variant>
      <vt:variant>
        <vt:i4>1638471</vt:i4>
      </vt:variant>
      <vt:variant>
        <vt:i4>36</vt:i4>
      </vt:variant>
      <vt:variant>
        <vt:i4>0</vt:i4>
      </vt:variant>
      <vt:variant>
        <vt:i4>5</vt:i4>
      </vt:variant>
      <vt:variant>
        <vt:lpwstr>https://www.publicprocurement.be/</vt:lpwstr>
      </vt:variant>
      <vt:variant>
        <vt:lpwstr/>
      </vt:variant>
      <vt:variant>
        <vt:i4>7667822</vt:i4>
      </vt:variant>
      <vt:variant>
        <vt:i4>33</vt:i4>
      </vt:variant>
      <vt:variant>
        <vt:i4>0</vt:i4>
      </vt:variant>
      <vt:variant>
        <vt:i4>5</vt:i4>
      </vt:variant>
      <vt:variant>
        <vt:lpwstr>https://www.vvsg.be/kennisitem</vt:lpwstr>
      </vt:variant>
      <vt:variant>
        <vt:lpwstr/>
      </vt:variant>
      <vt:variant>
        <vt:i4>2621487</vt:i4>
      </vt:variant>
      <vt:variant>
        <vt:i4>30</vt:i4>
      </vt:variant>
      <vt:variant>
        <vt:i4>0</vt:i4>
      </vt:variant>
      <vt:variant>
        <vt:i4>5</vt:i4>
      </vt:variant>
      <vt:variant>
        <vt:lpwstr>https://www.esri.nl/nl-nl/producten/arcgis-field-maps/overview</vt:lpwstr>
      </vt:variant>
      <vt:variant>
        <vt:lpwstr/>
      </vt:variant>
      <vt:variant>
        <vt:i4>4325392</vt:i4>
      </vt:variant>
      <vt:variant>
        <vt:i4>27</vt:i4>
      </vt:variant>
      <vt:variant>
        <vt:i4>0</vt:i4>
      </vt:variant>
      <vt:variant>
        <vt:i4>5</vt:i4>
      </vt:variant>
      <vt:variant>
        <vt:lpwstr>https://developer.apple.com/design/human-interface-guidelines</vt:lpwstr>
      </vt:variant>
      <vt:variant>
        <vt:lpwstr/>
      </vt:variant>
      <vt:variant>
        <vt:i4>6881387</vt:i4>
      </vt:variant>
      <vt:variant>
        <vt:i4>24</vt:i4>
      </vt:variant>
      <vt:variant>
        <vt:i4>0</vt:i4>
      </vt:variant>
      <vt:variant>
        <vt:i4>5</vt:i4>
      </vt:variant>
      <vt:variant>
        <vt:lpwstr>https://m3.material.io/</vt:lpwstr>
      </vt:variant>
      <vt:variant>
        <vt:lpwstr/>
      </vt:variant>
      <vt:variant>
        <vt:i4>1376273</vt:i4>
      </vt:variant>
      <vt:variant>
        <vt:i4>18</vt:i4>
      </vt:variant>
      <vt:variant>
        <vt:i4>0</vt:i4>
      </vt:variant>
      <vt:variant>
        <vt:i4>5</vt:i4>
      </vt:variant>
      <vt:variant>
        <vt:lpwstr>https://www.hln.be/binnenland/bijna-11-miljard-euro-nodig-om-infrastructuur-in-vlaanderen-op-peil-te-houden~a6372f5d/</vt:lpwstr>
      </vt:variant>
      <vt:variant>
        <vt:lpwstr/>
      </vt:variant>
      <vt:variant>
        <vt:i4>2162747</vt:i4>
      </vt:variant>
      <vt:variant>
        <vt:i4>15</vt:i4>
      </vt:variant>
      <vt:variant>
        <vt:i4>0</vt:i4>
      </vt:variant>
      <vt:variant>
        <vt:i4>5</vt:i4>
      </vt:variant>
      <vt:variant>
        <vt:lpwstr>https://kw.be/nieuws/verkeer-en-mobiliteit/wegenwerken/verzakkingen-in-passendale-worden-hersteld-maar-pas-na-herhaaldelijk-aandringen-er-is-een-grote-nood-in-onze-regio/</vt:lpwstr>
      </vt:variant>
      <vt:variant>
        <vt:lpwstr/>
      </vt:variant>
      <vt:variant>
        <vt:i4>1048690</vt:i4>
      </vt:variant>
      <vt:variant>
        <vt:i4>12</vt:i4>
      </vt:variant>
      <vt:variant>
        <vt:i4>0</vt:i4>
      </vt:variant>
      <vt:variant>
        <vt:i4>5</vt:i4>
      </vt:variant>
      <vt:variant>
        <vt:lpwstr>https://app.nieuwsblad.be/cnt/dmf20250523_96646680</vt:lpwstr>
      </vt:variant>
      <vt:variant>
        <vt:lpwstr/>
      </vt:variant>
      <vt:variant>
        <vt:i4>2097199</vt:i4>
      </vt:variant>
      <vt:variant>
        <vt:i4>9</vt:i4>
      </vt:variant>
      <vt:variant>
        <vt:i4>0</vt:i4>
      </vt:variant>
      <vt:variant>
        <vt:i4>5</vt:i4>
      </vt:variant>
      <vt:variant>
        <vt:lpwstr>https://www.gva.be/regio/antwerpen/regio-antwerpen/antwerpen/748-inbreuken-in-drie-weken-nieuw-team-dat-nutsbedrijven-controleert-in-antwerpen-stelt-vast-hoe-slecht-werken-worden-uitgevoerd/36805336.html</vt:lpwstr>
      </vt:variant>
      <vt:variant>
        <vt:lpwstr/>
      </vt:variant>
      <vt:variant>
        <vt:i4>6357047</vt:i4>
      </vt:variant>
      <vt:variant>
        <vt:i4>6</vt:i4>
      </vt:variant>
      <vt:variant>
        <vt:i4>0</vt:i4>
      </vt:variant>
      <vt:variant>
        <vt:i4>5</vt:i4>
      </vt:variant>
      <vt:variant>
        <vt:lpwstr>https://www.hln.be/wingene/vlaams-par-le-ments-lid-brecht-war-nez-cd-v-wil-stren-ge-re-aan-pak-voor-rommelige-nutswerken~a6908933/)</vt:lpwstr>
      </vt:variant>
      <vt:variant>
        <vt:lpwstr/>
      </vt:variant>
      <vt:variant>
        <vt:i4>7143453</vt:i4>
      </vt:variant>
      <vt:variant>
        <vt:i4>3</vt:i4>
      </vt:variant>
      <vt:variant>
        <vt:i4>0</vt:i4>
      </vt:variant>
      <vt:variant>
        <vt:i4>5</vt:i4>
      </vt:variant>
      <vt:variant>
        <vt:lpwstr>mailto:annik.schouteden@antwerpen.be</vt:lpwstr>
      </vt:variant>
      <vt:variant>
        <vt:lpwstr/>
      </vt:variant>
      <vt:variant>
        <vt:i4>5505062</vt:i4>
      </vt:variant>
      <vt:variant>
        <vt:i4>0</vt:i4>
      </vt:variant>
      <vt:variant>
        <vt:i4>0</vt:i4>
      </vt:variant>
      <vt:variant>
        <vt:i4>5</vt:i4>
      </vt:variant>
      <vt:variant>
        <vt:lpwstr>mailto:michel.gerits@antwerpen.be</vt:lpwstr>
      </vt:variant>
      <vt:variant>
        <vt:lpwstr/>
      </vt:variant>
      <vt:variant>
        <vt:i4>3866725</vt:i4>
      </vt:variant>
      <vt:variant>
        <vt:i4>15</vt:i4>
      </vt:variant>
      <vt:variant>
        <vt:i4>0</vt:i4>
      </vt:variant>
      <vt:variant>
        <vt:i4>5</vt:i4>
      </vt:variant>
      <vt:variant>
        <vt:lpwstr>https://digipolis-my.sharepoint.com/:x:/r/personal/michel_gerits_antwerpen_be/Documents/financiele_opdeling_werkpakketten_digitale nuts.xlsx?d=w362ea72b7f3942b0b95227e8d4c3d412&amp;csf=1&amp;web=1&amp;e=3EiZqc</vt:lpwstr>
      </vt:variant>
      <vt:variant>
        <vt:lpwstr/>
      </vt:variant>
      <vt:variant>
        <vt:i4>5505062</vt:i4>
      </vt:variant>
      <vt:variant>
        <vt:i4>12</vt:i4>
      </vt:variant>
      <vt:variant>
        <vt:i4>0</vt:i4>
      </vt:variant>
      <vt:variant>
        <vt:i4>5</vt:i4>
      </vt:variant>
      <vt:variant>
        <vt:lpwstr>mailto:Michel.Gerits@antwerpen.be</vt:lpwstr>
      </vt:variant>
      <vt:variant>
        <vt:lpwstr/>
      </vt:variant>
      <vt:variant>
        <vt:i4>3866709</vt:i4>
      </vt:variant>
      <vt:variant>
        <vt:i4>9</vt:i4>
      </vt:variant>
      <vt:variant>
        <vt:i4>0</vt:i4>
      </vt:variant>
      <vt:variant>
        <vt:i4>5</vt:i4>
      </vt:variant>
      <vt:variant>
        <vt:lpwstr>mailto:Carine.VanRoyen@antwerpen.be</vt:lpwstr>
      </vt:variant>
      <vt:variant>
        <vt:lpwstr/>
      </vt:variant>
      <vt:variant>
        <vt:i4>5505062</vt:i4>
      </vt:variant>
      <vt:variant>
        <vt:i4>6</vt:i4>
      </vt:variant>
      <vt:variant>
        <vt:i4>0</vt:i4>
      </vt:variant>
      <vt:variant>
        <vt:i4>5</vt:i4>
      </vt:variant>
      <vt:variant>
        <vt:lpwstr>mailto:Michel.Gerits@antwerpen.be</vt:lpwstr>
      </vt:variant>
      <vt:variant>
        <vt:lpwstr/>
      </vt:variant>
      <vt:variant>
        <vt:i4>3866709</vt:i4>
      </vt:variant>
      <vt:variant>
        <vt:i4>3</vt:i4>
      </vt:variant>
      <vt:variant>
        <vt:i4>0</vt:i4>
      </vt:variant>
      <vt:variant>
        <vt:i4>5</vt:i4>
      </vt:variant>
      <vt:variant>
        <vt:lpwstr>mailto:Carine.VanRoyen@antwerpen.be</vt:lpwstr>
      </vt:variant>
      <vt:variant>
        <vt:lpwstr/>
      </vt:variant>
      <vt:variant>
        <vt:i4>5505062</vt:i4>
      </vt:variant>
      <vt:variant>
        <vt:i4>0</vt:i4>
      </vt:variant>
      <vt:variant>
        <vt:i4>0</vt:i4>
      </vt:variant>
      <vt:variant>
        <vt:i4>5</vt:i4>
      </vt:variant>
      <vt:variant>
        <vt:lpwstr>mailto:Michel.Gerits@antwerpen.be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dc:creator>
  <cp:keywords/>
  <cp:lastModifiedBy>Michel Gerits</cp:lastModifiedBy>
  <cp:revision>42</cp:revision>
  <dcterms:created xsi:type="dcterms:W3CDTF">2025-10-04T10:09:00Z</dcterms:created>
  <dcterms:modified xsi:type="dcterms:W3CDTF">2026-02-18T09:17:00Z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WerkingMM">
    <vt:lpwstr/>
  </property>
  <property fmtid="{D5CDD505-2E9C-101B-9397-08002B2CF9AE}" pid="4" name="ContentTypeId">
    <vt:lpwstr>0x0101008D0D6086CB7E154FB89DB43509186267</vt:lpwstr>
  </property>
  <property fmtid="{D5CDD505-2E9C-101B-9397-08002B2CF9AE}" pid="5" name="docLang">
    <vt:lpwstr>nl</vt:lpwstr>
  </property>
</Properties>
</file>